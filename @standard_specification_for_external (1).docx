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36C3557A" w:rsidP="70A11C1A" w:rsidRDefault="70A11C1A" w14:paraId="183CD120" w14:textId="33072CBE">
      <w:pPr>
        <w:pStyle w:val="Title"/>
      </w:pPr>
      <w:r>
        <w:t>Pervasive Positioning Standard for Fingerprint-based and Proximity-based Systems</w:t>
      </w:r>
    </w:p>
    <w:p w:rsidR="36C3557A" w:rsidRDefault="36C3557A" w14:paraId="12C48111" w14:textId="4BD1AC16">
      <w:r>
        <w:br w:type="page"/>
      </w:r>
    </w:p>
    <w:p w:rsidR="41CB9ADE" w:rsidP="41CB9ADE" w:rsidRDefault="5193B620" w14:paraId="07469B80" w14:textId="535DB117">
      <w:pPr>
        <w:pStyle w:val="Heading1"/>
        <w:tabs>
          <w:tab w:val="right" w:leader="dot" w:pos="9360"/>
        </w:tabs>
        <w:rPr>
          <w:rFonts w:ascii="Calibri Light" w:hAnsi="Calibri Light"/>
        </w:rPr>
      </w:pPr>
      <w:bookmarkStart w:name="_Toc1029905687" w:id="0"/>
      <w:r w:rsidRPr="5193B620">
        <w:rPr>
          <w:rFonts w:ascii="Calibri Light" w:hAnsi="Calibri Light"/>
        </w:rPr>
        <w:lastRenderedPageBreak/>
        <w:t>Contents</w:t>
      </w:r>
      <w:bookmarkEnd w:id="0"/>
    </w:p>
    <w:p w:rsidR="41CB9ADE" w:rsidP="41CB9ADE" w:rsidRDefault="007E6B29" w14:paraId="75CAA61B" w14:textId="4FCE97B1">
      <w:pPr>
        <w:pStyle w:val="TOC1"/>
        <w:tabs>
          <w:tab w:val="right" w:leader="dot" w:pos="9360"/>
        </w:tabs>
      </w:pPr>
      <w:r>
        <w:fldChar w:fldCharType="begin"/>
      </w:r>
      <w:r w:rsidR="005B74CE">
        <w:instrText>TOC \o \z \u \h</w:instrText>
      </w:r>
      <w:r>
        <w:fldChar w:fldCharType="separate"/>
      </w:r>
      <w:hyperlink w:anchor="_Toc1029905687">
        <w:r w:rsidRPr="5193B620" w:rsidR="5193B620">
          <w:rPr>
            <w:rStyle w:val="Hyperlink"/>
          </w:rPr>
          <w:t>Contents</w:t>
        </w:r>
        <w:r w:rsidR="005B74CE">
          <w:tab/>
        </w:r>
        <w:r w:rsidR="005B74CE">
          <w:fldChar w:fldCharType="begin"/>
        </w:r>
        <w:r w:rsidR="005B74CE">
          <w:instrText>PAGEREF _Toc1029905687 \h</w:instrText>
        </w:r>
        <w:r w:rsidR="005B74CE">
          <w:fldChar w:fldCharType="separate"/>
        </w:r>
        <w:r w:rsidRPr="5193B620" w:rsidR="5193B620">
          <w:rPr>
            <w:rStyle w:val="Hyperlink"/>
          </w:rPr>
          <w:t>1</w:t>
        </w:r>
        <w:r w:rsidR="005B74CE">
          <w:rPr>
            <w:rStyle w:val="Hyperlink"/>
          </w:rPr>
          <w:fldChar w:fldCharType="end"/>
        </w:r>
      </w:hyperlink>
    </w:p>
    <w:p w:rsidR="41CB9ADE" w:rsidP="41CB9ADE" w:rsidRDefault="00136DB7" w14:paraId="28561FF9" w14:textId="16411359">
      <w:pPr>
        <w:pStyle w:val="TOC1"/>
        <w:tabs>
          <w:tab w:val="right" w:leader="dot" w:pos="9360"/>
        </w:tabs>
      </w:pPr>
      <w:hyperlink w:anchor="_Toc1463534163">
        <w:r w:rsidRPr="5193B620" w:rsidR="5193B620">
          <w:rPr>
            <w:rStyle w:val="Hyperlink"/>
          </w:rPr>
          <w:t>Abstract</w:t>
        </w:r>
        <w:r w:rsidR="007E6B29">
          <w:tab/>
        </w:r>
        <w:r w:rsidR="007E6B29">
          <w:fldChar w:fldCharType="begin"/>
        </w:r>
        <w:r w:rsidR="007E6B29">
          <w:instrText>PAGEREF _Toc1463534163 \h</w:instrText>
        </w:r>
        <w:r w:rsidR="007E6B29">
          <w:fldChar w:fldCharType="separate"/>
        </w:r>
        <w:r w:rsidRPr="5193B620" w:rsidR="5193B620">
          <w:rPr>
            <w:rStyle w:val="Hyperlink"/>
          </w:rPr>
          <w:t>3</w:t>
        </w:r>
        <w:r w:rsidR="007E6B29">
          <w:rPr>
            <w:rStyle w:val="Hyperlink"/>
          </w:rPr>
          <w:fldChar w:fldCharType="end"/>
        </w:r>
      </w:hyperlink>
    </w:p>
    <w:p w:rsidR="41CB9ADE" w:rsidP="41CB9ADE" w:rsidRDefault="00136DB7" w14:paraId="2776A4FB" w14:textId="5E855A72">
      <w:pPr>
        <w:pStyle w:val="TOC1"/>
        <w:tabs>
          <w:tab w:val="right" w:leader="dot" w:pos="9360"/>
        </w:tabs>
      </w:pPr>
      <w:hyperlink w:anchor="_Toc1297389958">
        <w:r w:rsidRPr="5193B620" w:rsidR="5193B620">
          <w:rPr>
            <w:rStyle w:val="Hyperlink"/>
          </w:rPr>
          <w:t>Introduction</w:t>
        </w:r>
        <w:r w:rsidR="007E6B29">
          <w:tab/>
        </w:r>
        <w:r w:rsidR="007E6B29">
          <w:fldChar w:fldCharType="begin"/>
        </w:r>
        <w:r w:rsidR="007E6B29">
          <w:instrText>PAGEREF _Toc1297389958 \h</w:instrText>
        </w:r>
        <w:r w:rsidR="007E6B29">
          <w:fldChar w:fldCharType="separate"/>
        </w:r>
        <w:r w:rsidRPr="5193B620" w:rsidR="5193B620">
          <w:rPr>
            <w:rStyle w:val="Hyperlink"/>
          </w:rPr>
          <w:t>4</w:t>
        </w:r>
        <w:r w:rsidR="007E6B29">
          <w:rPr>
            <w:rStyle w:val="Hyperlink"/>
          </w:rPr>
          <w:fldChar w:fldCharType="end"/>
        </w:r>
      </w:hyperlink>
    </w:p>
    <w:p w:rsidR="41CB9ADE" w:rsidP="41CB9ADE" w:rsidRDefault="00136DB7" w14:paraId="17BB038D" w14:textId="5DE0DC3F">
      <w:pPr>
        <w:pStyle w:val="TOC1"/>
        <w:tabs>
          <w:tab w:val="right" w:leader="dot" w:pos="9360"/>
        </w:tabs>
      </w:pPr>
      <w:hyperlink w:anchor="_Toc297072569">
        <w:r w:rsidRPr="5193B620" w:rsidR="5193B620">
          <w:rPr>
            <w:rStyle w:val="Hyperlink"/>
          </w:rPr>
          <w:t>1    Scope</w:t>
        </w:r>
        <w:r w:rsidR="007E6B29">
          <w:tab/>
        </w:r>
        <w:r w:rsidR="007E6B29">
          <w:fldChar w:fldCharType="begin"/>
        </w:r>
        <w:r w:rsidR="007E6B29">
          <w:instrText>PAGEREF _Toc297072569 \h</w:instrText>
        </w:r>
        <w:r w:rsidR="007E6B29">
          <w:fldChar w:fldCharType="separate"/>
        </w:r>
        <w:r w:rsidRPr="5193B620" w:rsidR="5193B620">
          <w:rPr>
            <w:rStyle w:val="Hyperlink"/>
          </w:rPr>
          <w:t>5</w:t>
        </w:r>
        <w:r w:rsidR="007E6B29">
          <w:rPr>
            <w:rStyle w:val="Hyperlink"/>
          </w:rPr>
          <w:fldChar w:fldCharType="end"/>
        </w:r>
      </w:hyperlink>
    </w:p>
    <w:p w:rsidR="41CB9ADE" w:rsidP="41CB9ADE" w:rsidRDefault="00136DB7" w14:paraId="61C68A0F" w14:textId="64F898CF">
      <w:pPr>
        <w:pStyle w:val="TOC1"/>
        <w:tabs>
          <w:tab w:val="right" w:leader="dot" w:pos="9360"/>
        </w:tabs>
      </w:pPr>
      <w:hyperlink w:anchor="_Toc1501701879">
        <w:r w:rsidRPr="5193B620" w:rsidR="5193B620">
          <w:rPr>
            <w:rStyle w:val="Hyperlink"/>
          </w:rPr>
          <w:t>2    Terminologies</w:t>
        </w:r>
        <w:r w:rsidR="007E6B29">
          <w:tab/>
        </w:r>
        <w:r w:rsidR="007E6B29">
          <w:fldChar w:fldCharType="begin"/>
        </w:r>
        <w:r w:rsidR="007E6B29">
          <w:instrText>PAGEREF _Toc1501701879 \h</w:instrText>
        </w:r>
        <w:r w:rsidR="007E6B29">
          <w:fldChar w:fldCharType="separate"/>
        </w:r>
        <w:r w:rsidRPr="5193B620" w:rsidR="5193B620">
          <w:rPr>
            <w:rStyle w:val="Hyperlink"/>
          </w:rPr>
          <w:t>6</w:t>
        </w:r>
        <w:r w:rsidR="007E6B29">
          <w:rPr>
            <w:rStyle w:val="Hyperlink"/>
          </w:rPr>
          <w:fldChar w:fldCharType="end"/>
        </w:r>
      </w:hyperlink>
    </w:p>
    <w:p w:rsidR="41CB9ADE" w:rsidP="41CB9ADE" w:rsidRDefault="00136DB7" w14:paraId="5276D8A5" w14:textId="41651FBE">
      <w:pPr>
        <w:pStyle w:val="TOC1"/>
        <w:tabs>
          <w:tab w:val="right" w:leader="dot" w:pos="9360"/>
        </w:tabs>
      </w:pPr>
      <w:hyperlink w:anchor="_Toc1202588946">
        <w:r w:rsidRPr="5193B620" w:rsidR="5193B620">
          <w:rPr>
            <w:rStyle w:val="Hyperlink"/>
          </w:rPr>
          <w:t>3    Conventions</w:t>
        </w:r>
        <w:r w:rsidR="007E6B29">
          <w:tab/>
        </w:r>
        <w:r w:rsidR="007E6B29">
          <w:fldChar w:fldCharType="begin"/>
        </w:r>
        <w:r w:rsidR="007E6B29">
          <w:instrText>PAGEREF _Toc1202588946 \h</w:instrText>
        </w:r>
        <w:r w:rsidR="007E6B29">
          <w:fldChar w:fldCharType="separate"/>
        </w:r>
        <w:r w:rsidRPr="5193B620" w:rsidR="5193B620">
          <w:rPr>
            <w:rStyle w:val="Hyperlink"/>
          </w:rPr>
          <w:t>7</w:t>
        </w:r>
        <w:r w:rsidR="007E6B29">
          <w:rPr>
            <w:rStyle w:val="Hyperlink"/>
          </w:rPr>
          <w:fldChar w:fldCharType="end"/>
        </w:r>
      </w:hyperlink>
    </w:p>
    <w:p w:rsidR="41CB9ADE" w:rsidP="41CB9ADE" w:rsidRDefault="00136DB7" w14:paraId="24B55E2B" w14:textId="33E54281">
      <w:pPr>
        <w:pStyle w:val="TOC1"/>
        <w:tabs>
          <w:tab w:val="right" w:leader="dot" w:pos="9360"/>
        </w:tabs>
      </w:pPr>
      <w:hyperlink w:anchor="_Toc1786248150">
        <w:r w:rsidRPr="5193B620" w:rsidR="5193B620">
          <w:rPr>
            <w:rStyle w:val="Hyperlink"/>
          </w:rPr>
          <w:t>4    Motivation</w:t>
        </w:r>
        <w:r w:rsidR="007E6B29">
          <w:tab/>
        </w:r>
        <w:r w:rsidR="007E6B29">
          <w:fldChar w:fldCharType="begin"/>
        </w:r>
        <w:r w:rsidR="007E6B29">
          <w:instrText>PAGEREF _Toc1786248150 \h</w:instrText>
        </w:r>
        <w:r w:rsidR="007E6B29">
          <w:fldChar w:fldCharType="separate"/>
        </w:r>
        <w:r w:rsidRPr="5193B620" w:rsidR="5193B620">
          <w:rPr>
            <w:rStyle w:val="Hyperlink"/>
          </w:rPr>
          <w:t>7</w:t>
        </w:r>
        <w:r w:rsidR="007E6B29">
          <w:rPr>
            <w:rStyle w:val="Hyperlink"/>
          </w:rPr>
          <w:fldChar w:fldCharType="end"/>
        </w:r>
      </w:hyperlink>
    </w:p>
    <w:p w:rsidR="41CB9ADE" w:rsidP="57957492" w:rsidRDefault="00136DB7" w14:paraId="36997253" w14:textId="1502B284">
      <w:pPr>
        <w:pStyle w:val="TOC1"/>
        <w:tabs>
          <w:tab w:val="right" w:leader="dot" w:pos="9360"/>
        </w:tabs>
      </w:pPr>
      <w:hyperlink w:anchor="_Toc431353049">
        <w:r w:rsidRPr="5193B620" w:rsidR="5193B620">
          <w:rPr>
            <w:rStyle w:val="Hyperlink"/>
          </w:rPr>
          <w:t>5   Designs and Approaches</w:t>
        </w:r>
        <w:r w:rsidR="007E6B29">
          <w:tab/>
        </w:r>
        <w:r w:rsidR="007E6B29">
          <w:fldChar w:fldCharType="begin"/>
        </w:r>
        <w:r w:rsidR="007E6B29">
          <w:instrText>PAGEREF _Toc431353049 \h</w:instrText>
        </w:r>
        <w:r w:rsidR="007E6B29">
          <w:fldChar w:fldCharType="separate"/>
        </w:r>
        <w:r w:rsidRPr="5193B620" w:rsidR="5193B620">
          <w:rPr>
            <w:rStyle w:val="Hyperlink"/>
          </w:rPr>
          <w:t>8</w:t>
        </w:r>
        <w:r w:rsidR="007E6B29">
          <w:rPr>
            <w:rStyle w:val="Hyperlink"/>
          </w:rPr>
          <w:fldChar w:fldCharType="end"/>
        </w:r>
      </w:hyperlink>
    </w:p>
    <w:p w:rsidR="41CB9ADE" w:rsidP="57957492" w:rsidRDefault="00136DB7" w14:paraId="6E6EE8FE" w14:textId="01BC8B94">
      <w:pPr>
        <w:pStyle w:val="TOC2"/>
        <w:tabs>
          <w:tab w:val="right" w:leader="dot" w:pos="9360"/>
        </w:tabs>
      </w:pPr>
      <w:hyperlink w:anchor="_Toc1873268912">
        <w:r w:rsidRPr="5193B620" w:rsidR="5193B620">
          <w:rPr>
            <w:rStyle w:val="Hyperlink"/>
          </w:rPr>
          <w:t>5.1    Operation Modes and Communication Protocols</w:t>
        </w:r>
        <w:r w:rsidR="007E6B29">
          <w:tab/>
        </w:r>
        <w:r w:rsidR="007E6B29">
          <w:fldChar w:fldCharType="begin"/>
        </w:r>
        <w:r w:rsidR="007E6B29">
          <w:instrText>PAGEREF _Toc1873268912 \h</w:instrText>
        </w:r>
        <w:r w:rsidR="007E6B29">
          <w:fldChar w:fldCharType="separate"/>
        </w:r>
        <w:r w:rsidRPr="5193B620" w:rsidR="5193B620">
          <w:rPr>
            <w:rStyle w:val="Hyperlink"/>
          </w:rPr>
          <w:t>8</w:t>
        </w:r>
        <w:r w:rsidR="007E6B29">
          <w:rPr>
            <w:rStyle w:val="Hyperlink"/>
          </w:rPr>
          <w:fldChar w:fldCharType="end"/>
        </w:r>
      </w:hyperlink>
    </w:p>
    <w:p w:rsidR="41CB9ADE" w:rsidP="41CB9ADE" w:rsidRDefault="00136DB7" w14:paraId="578932D3" w14:textId="6BD535E5">
      <w:pPr>
        <w:pStyle w:val="TOC2"/>
        <w:tabs>
          <w:tab w:val="right" w:leader="dot" w:pos="9360"/>
        </w:tabs>
      </w:pPr>
      <w:hyperlink w:anchor="_Toc804741647">
        <w:r w:rsidRPr="5193B620" w:rsidR="5193B620">
          <w:rPr>
            <w:rStyle w:val="Hyperlink"/>
          </w:rPr>
          <w:t>5.2    Site Signal Data Organization, Retrieval and Format</w:t>
        </w:r>
        <w:r w:rsidR="007E6B29">
          <w:tab/>
        </w:r>
        <w:r w:rsidR="007E6B29">
          <w:fldChar w:fldCharType="begin"/>
        </w:r>
        <w:r w:rsidR="007E6B29">
          <w:instrText>PAGEREF _Toc804741647 \h</w:instrText>
        </w:r>
        <w:r w:rsidR="007E6B29">
          <w:fldChar w:fldCharType="separate"/>
        </w:r>
        <w:r w:rsidRPr="5193B620" w:rsidR="5193B620">
          <w:rPr>
            <w:rStyle w:val="Hyperlink"/>
          </w:rPr>
          <w:t>15</w:t>
        </w:r>
        <w:r w:rsidR="007E6B29">
          <w:rPr>
            <w:rStyle w:val="Hyperlink"/>
          </w:rPr>
          <w:fldChar w:fldCharType="end"/>
        </w:r>
      </w:hyperlink>
    </w:p>
    <w:p w:rsidR="41CB9ADE" w:rsidP="41CB9ADE" w:rsidRDefault="00136DB7" w14:paraId="4481BA33" w14:textId="26486DDE">
      <w:pPr>
        <w:pStyle w:val="TOC2"/>
        <w:tabs>
          <w:tab w:val="right" w:leader="dot" w:pos="9360"/>
        </w:tabs>
      </w:pPr>
      <w:hyperlink w:anchor="_Toc685474554">
        <w:r w:rsidRPr="5193B620" w:rsidR="5193B620">
          <w:rPr>
            <w:rStyle w:val="Hyperlink"/>
          </w:rPr>
          <w:t>5.3    Map Data Organization, Retrieval</w:t>
        </w:r>
        <w:r w:rsidR="007E6B29">
          <w:tab/>
        </w:r>
        <w:r w:rsidR="007E6B29">
          <w:fldChar w:fldCharType="begin"/>
        </w:r>
        <w:r w:rsidR="007E6B29">
          <w:instrText>PAGEREF _Toc685474554 \h</w:instrText>
        </w:r>
        <w:r w:rsidR="007E6B29">
          <w:fldChar w:fldCharType="separate"/>
        </w:r>
        <w:r w:rsidRPr="5193B620" w:rsidR="5193B620">
          <w:rPr>
            <w:rStyle w:val="Hyperlink"/>
          </w:rPr>
          <w:t>17</w:t>
        </w:r>
        <w:r w:rsidR="007E6B29">
          <w:rPr>
            <w:rStyle w:val="Hyperlink"/>
          </w:rPr>
          <w:fldChar w:fldCharType="end"/>
        </w:r>
      </w:hyperlink>
    </w:p>
    <w:p w:rsidR="41CB9ADE" w:rsidP="57957492" w:rsidRDefault="00136DB7" w14:paraId="13927892" w14:textId="08955DEB">
      <w:pPr>
        <w:pStyle w:val="TOC1"/>
        <w:tabs>
          <w:tab w:val="right" w:leader="dot" w:pos="9360"/>
        </w:tabs>
      </w:pPr>
      <w:hyperlink w:anchor="_Toc247433835">
        <w:r w:rsidRPr="5193B620" w:rsidR="5193B620">
          <w:rPr>
            <w:rStyle w:val="Hyperlink"/>
          </w:rPr>
          <w:t>6    Data Structures and Formats</w:t>
        </w:r>
        <w:r w:rsidR="007E6B29">
          <w:tab/>
        </w:r>
        <w:r w:rsidR="007E6B29">
          <w:fldChar w:fldCharType="begin"/>
        </w:r>
        <w:r w:rsidR="007E6B29">
          <w:instrText>PAGEREF _Toc247433835 \h</w:instrText>
        </w:r>
        <w:r w:rsidR="007E6B29">
          <w:fldChar w:fldCharType="separate"/>
        </w:r>
        <w:r w:rsidRPr="5193B620" w:rsidR="5193B620">
          <w:rPr>
            <w:rStyle w:val="Hyperlink"/>
          </w:rPr>
          <w:t>19</w:t>
        </w:r>
        <w:r w:rsidR="007E6B29">
          <w:rPr>
            <w:rStyle w:val="Hyperlink"/>
          </w:rPr>
          <w:fldChar w:fldCharType="end"/>
        </w:r>
      </w:hyperlink>
    </w:p>
    <w:p w:rsidR="41CB9ADE" w:rsidP="57957492" w:rsidRDefault="00136DB7" w14:paraId="60A9E2FE" w14:textId="48B22CFF">
      <w:pPr>
        <w:pStyle w:val="TOC2"/>
        <w:tabs>
          <w:tab w:val="right" w:leader="dot" w:pos="9360"/>
        </w:tabs>
      </w:pPr>
      <w:hyperlink w:anchor="_Toc317162502">
        <w:r w:rsidRPr="5193B620" w:rsidR="5193B620">
          <w:rPr>
            <w:rStyle w:val="Hyperlink"/>
          </w:rPr>
          <w:t>6.1    Site Signal Data</w:t>
        </w:r>
        <w:r w:rsidR="007E6B29">
          <w:tab/>
        </w:r>
        <w:r w:rsidR="007E6B29">
          <w:fldChar w:fldCharType="begin"/>
        </w:r>
        <w:r w:rsidR="007E6B29">
          <w:instrText>PAGEREF _Toc317162502 \h</w:instrText>
        </w:r>
        <w:r w:rsidR="007E6B29">
          <w:fldChar w:fldCharType="separate"/>
        </w:r>
        <w:r w:rsidRPr="5193B620" w:rsidR="5193B620">
          <w:rPr>
            <w:rStyle w:val="Hyperlink"/>
          </w:rPr>
          <w:t>20</w:t>
        </w:r>
        <w:r w:rsidR="007E6B29">
          <w:rPr>
            <w:rStyle w:val="Hyperlink"/>
          </w:rPr>
          <w:fldChar w:fldCharType="end"/>
        </w:r>
      </w:hyperlink>
    </w:p>
    <w:p w:rsidR="41CB9ADE" w:rsidP="41CB9ADE" w:rsidRDefault="00136DB7" w14:paraId="4D80ADED" w14:textId="6208B87B">
      <w:pPr>
        <w:pStyle w:val="TOC2"/>
        <w:tabs>
          <w:tab w:val="right" w:leader="dot" w:pos="9360"/>
        </w:tabs>
      </w:pPr>
      <w:hyperlink w:anchor="_Toc1019290769">
        <w:r w:rsidRPr="5193B620" w:rsidR="5193B620">
          <w:rPr>
            <w:rStyle w:val="Hyperlink"/>
          </w:rPr>
          <w:t>6.2    Map Data</w:t>
        </w:r>
        <w:r w:rsidR="007E6B29">
          <w:tab/>
        </w:r>
        <w:r w:rsidR="007E6B29">
          <w:fldChar w:fldCharType="begin"/>
        </w:r>
        <w:r w:rsidR="007E6B29">
          <w:instrText>PAGEREF _Toc1019290769 \h</w:instrText>
        </w:r>
        <w:r w:rsidR="007E6B29">
          <w:fldChar w:fldCharType="separate"/>
        </w:r>
        <w:r w:rsidRPr="5193B620" w:rsidR="5193B620">
          <w:rPr>
            <w:rStyle w:val="Hyperlink"/>
          </w:rPr>
          <w:t>21</w:t>
        </w:r>
        <w:r w:rsidR="007E6B29">
          <w:rPr>
            <w:rStyle w:val="Hyperlink"/>
          </w:rPr>
          <w:fldChar w:fldCharType="end"/>
        </w:r>
      </w:hyperlink>
    </w:p>
    <w:p w:rsidR="41CB9ADE" w:rsidP="70A11C1A" w:rsidRDefault="00136DB7" w14:paraId="3EDC9285" w14:textId="738087E3">
      <w:pPr>
        <w:pStyle w:val="TOC1"/>
        <w:tabs>
          <w:tab w:val="right" w:leader="dot" w:pos="9360"/>
        </w:tabs>
      </w:pPr>
      <w:hyperlink w:anchor="_Toc2036671744">
        <w:r w:rsidRPr="5193B620" w:rsidR="5193B620">
          <w:rPr>
            <w:rStyle w:val="Hyperlink"/>
          </w:rPr>
          <w:t>7    SDK API Specifications for Mobile Application Developers</w:t>
        </w:r>
        <w:r w:rsidR="007E6B29">
          <w:tab/>
        </w:r>
        <w:r w:rsidR="007E6B29">
          <w:fldChar w:fldCharType="begin"/>
        </w:r>
        <w:r w:rsidR="007E6B29">
          <w:instrText>PAGEREF _Toc2036671744 \h</w:instrText>
        </w:r>
        <w:r w:rsidR="007E6B29">
          <w:fldChar w:fldCharType="separate"/>
        </w:r>
        <w:r w:rsidRPr="5193B620" w:rsidR="5193B620">
          <w:rPr>
            <w:rStyle w:val="Hyperlink"/>
          </w:rPr>
          <w:t>23</w:t>
        </w:r>
        <w:r w:rsidR="007E6B29">
          <w:rPr>
            <w:rStyle w:val="Hyperlink"/>
          </w:rPr>
          <w:fldChar w:fldCharType="end"/>
        </w:r>
      </w:hyperlink>
    </w:p>
    <w:p w:rsidR="41CB9ADE" w:rsidP="70A11C1A" w:rsidRDefault="00136DB7" w14:paraId="26023569" w14:textId="6C0D8A3E">
      <w:pPr>
        <w:pStyle w:val="TOC2"/>
        <w:tabs>
          <w:tab w:val="right" w:leader="dot" w:pos="9360"/>
        </w:tabs>
      </w:pPr>
      <w:hyperlink w:anchor="_Toc2127352384">
        <w:r w:rsidRPr="5193B620" w:rsidR="5193B620">
          <w:rPr>
            <w:rStyle w:val="Hyperlink"/>
          </w:rPr>
          <w:t>7.1    Guideline for Implementing Pervasive Positioning</w:t>
        </w:r>
        <w:r w:rsidR="007E6B29">
          <w:tab/>
        </w:r>
        <w:r w:rsidR="007E6B29">
          <w:fldChar w:fldCharType="begin"/>
        </w:r>
        <w:r w:rsidR="007E6B29">
          <w:instrText>PAGEREF _Toc2127352384 \h</w:instrText>
        </w:r>
        <w:r w:rsidR="007E6B29">
          <w:fldChar w:fldCharType="separate"/>
        </w:r>
        <w:r w:rsidRPr="5193B620" w:rsidR="5193B620">
          <w:rPr>
            <w:rStyle w:val="Hyperlink"/>
          </w:rPr>
          <w:t>23</w:t>
        </w:r>
        <w:r w:rsidR="007E6B29">
          <w:rPr>
            <w:rStyle w:val="Hyperlink"/>
          </w:rPr>
          <w:fldChar w:fldCharType="end"/>
        </w:r>
      </w:hyperlink>
    </w:p>
    <w:p w:rsidR="41CB9ADE" w:rsidP="57957492" w:rsidRDefault="00136DB7" w14:paraId="243B7D3F" w14:textId="0B001C31">
      <w:pPr>
        <w:pStyle w:val="TOC2"/>
        <w:tabs>
          <w:tab w:val="right" w:leader="dot" w:pos="9360"/>
        </w:tabs>
      </w:pPr>
      <w:hyperlink w:anchor="_Toc1824413063">
        <w:r w:rsidRPr="5193B620" w:rsidR="5193B620">
          <w:rPr>
            <w:rStyle w:val="Hyperlink"/>
          </w:rPr>
          <w:t>7.2    Detailed Specifications</w:t>
        </w:r>
        <w:r w:rsidR="007E6B29">
          <w:tab/>
        </w:r>
        <w:r w:rsidR="007E6B29">
          <w:fldChar w:fldCharType="begin"/>
        </w:r>
        <w:r w:rsidR="007E6B29">
          <w:instrText>PAGEREF _Toc1824413063 \h</w:instrText>
        </w:r>
        <w:r w:rsidR="007E6B29">
          <w:fldChar w:fldCharType="separate"/>
        </w:r>
        <w:r w:rsidRPr="5193B620" w:rsidR="5193B620">
          <w:rPr>
            <w:rStyle w:val="Hyperlink"/>
          </w:rPr>
          <w:t>26</w:t>
        </w:r>
        <w:r w:rsidR="007E6B29">
          <w:rPr>
            <w:rStyle w:val="Hyperlink"/>
          </w:rPr>
          <w:fldChar w:fldCharType="end"/>
        </w:r>
      </w:hyperlink>
    </w:p>
    <w:p w:rsidR="41CB9ADE" w:rsidP="70A11C1A" w:rsidRDefault="00136DB7" w14:paraId="73189C2D" w14:textId="5FC4E62E">
      <w:pPr>
        <w:pStyle w:val="TOC2"/>
        <w:tabs>
          <w:tab w:val="right" w:leader="dot" w:pos="9360"/>
        </w:tabs>
      </w:pPr>
      <w:hyperlink w:anchor="_Toc743051007">
        <w:r w:rsidRPr="5193B620" w:rsidR="5193B620">
          <w:rPr>
            <w:rStyle w:val="Hyperlink"/>
          </w:rPr>
          <w:t>7.2.1    Data Classes</w:t>
        </w:r>
        <w:r w:rsidR="007E6B29">
          <w:tab/>
        </w:r>
        <w:r w:rsidR="007E6B29">
          <w:fldChar w:fldCharType="begin"/>
        </w:r>
        <w:r w:rsidR="007E6B29">
          <w:instrText>PAGEREF _Toc743051007 \h</w:instrText>
        </w:r>
        <w:r w:rsidR="007E6B29">
          <w:fldChar w:fldCharType="separate"/>
        </w:r>
        <w:r w:rsidRPr="5193B620" w:rsidR="5193B620">
          <w:rPr>
            <w:rStyle w:val="Hyperlink"/>
          </w:rPr>
          <w:t>26</w:t>
        </w:r>
        <w:r w:rsidR="007E6B29">
          <w:rPr>
            <w:rStyle w:val="Hyperlink"/>
          </w:rPr>
          <w:fldChar w:fldCharType="end"/>
        </w:r>
      </w:hyperlink>
    </w:p>
    <w:p w:rsidR="41CB9ADE" w:rsidP="70A11C1A" w:rsidRDefault="00136DB7" w14:paraId="7B23D3D8" w14:textId="12E7AA01">
      <w:pPr>
        <w:pStyle w:val="TOC2"/>
        <w:tabs>
          <w:tab w:val="right" w:leader="dot" w:pos="9360"/>
        </w:tabs>
      </w:pPr>
      <w:hyperlink w:anchor="_Toc802944575">
        <w:r w:rsidRPr="5193B620" w:rsidR="5193B620">
          <w:rPr>
            <w:rStyle w:val="Hyperlink"/>
          </w:rPr>
          <w:t>7.2.2    API Manager</w:t>
        </w:r>
        <w:r w:rsidR="007E6B29">
          <w:tab/>
        </w:r>
        <w:r w:rsidR="007E6B29">
          <w:fldChar w:fldCharType="begin"/>
        </w:r>
        <w:r w:rsidR="007E6B29">
          <w:instrText>PAGEREF _Toc802944575 \h</w:instrText>
        </w:r>
        <w:r w:rsidR="007E6B29">
          <w:fldChar w:fldCharType="separate"/>
        </w:r>
        <w:r w:rsidRPr="5193B620" w:rsidR="5193B620">
          <w:rPr>
            <w:rStyle w:val="Hyperlink"/>
          </w:rPr>
          <w:t>31</w:t>
        </w:r>
        <w:r w:rsidR="007E6B29">
          <w:rPr>
            <w:rStyle w:val="Hyperlink"/>
          </w:rPr>
          <w:fldChar w:fldCharType="end"/>
        </w:r>
      </w:hyperlink>
    </w:p>
    <w:p w:rsidR="41CB9ADE" w:rsidP="70A11C1A" w:rsidRDefault="00136DB7" w14:paraId="02470651" w14:textId="506B0842">
      <w:pPr>
        <w:pStyle w:val="TOC2"/>
        <w:tabs>
          <w:tab w:val="right" w:leader="dot" w:pos="9360"/>
        </w:tabs>
      </w:pPr>
      <w:hyperlink w:anchor="_Toc1276189887">
        <w:r w:rsidRPr="5193B620" w:rsidR="5193B620">
          <w:rPr>
            <w:rStyle w:val="Hyperlink"/>
          </w:rPr>
          <w:t>7.2.3    Localization Assistant</w:t>
        </w:r>
        <w:r w:rsidR="007E6B29">
          <w:tab/>
        </w:r>
        <w:r w:rsidR="007E6B29">
          <w:fldChar w:fldCharType="begin"/>
        </w:r>
        <w:r w:rsidR="007E6B29">
          <w:instrText>PAGEREF _Toc1276189887 \h</w:instrText>
        </w:r>
        <w:r w:rsidR="007E6B29">
          <w:fldChar w:fldCharType="separate"/>
        </w:r>
        <w:r w:rsidRPr="5193B620" w:rsidR="5193B620">
          <w:rPr>
            <w:rStyle w:val="Hyperlink"/>
          </w:rPr>
          <w:t>40</w:t>
        </w:r>
        <w:r w:rsidR="007E6B29">
          <w:rPr>
            <w:rStyle w:val="Hyperlink"/>
          </w:rPr>
          <w:fldChar w:fldCharType="end"/>
        </w:r>
      </w:hyperlink>
    </w:p>
    <w:p w:rsidR="70A11C1A" w:rsidP="70A11C1A" w:rsidRDefault="00136DB7" w14:paraId="65354386" w14:textId="6E60185C">
      <w:pPr>
        <w:pStyle w:val="TOC1"/>
        <w:tabs>
          <w:tab w:val="right" w:leader="dot" w:pos="9360"/>
        </w:tabs>
      </w:pPr>
      <w:hyperlink w:anchor="_Toc1124237393">
        <w:r w:rsidRPr="5193B620" w:rsidR="5193B620">
          <w:rPr>
            <w:rStyle w:val="Hyperlink"/>
          </w:rPr>
          <w:t>8    Server API Specifications for Site Owners</w:t>
        </w:r>
        <w:r w:rsidR="007E6B29">
          <w:tab/>
        </w:r>
        <w:r w:rsidR="007E6B29">
          <w:fldChar w:fldCharType="begin"/>
        </w:r>
        <w:r w:rsidR="007E6B29">
          <w:instrText>PAGEREF _Toc1124237393 \h</w:instrText>
        </w:r>
        <w:r w:rsidR="007E6B29">
          <w:fldChar w:fldCharType="separate"/>
        </w:r>
        <w:r w:rsidRPr="5193B620" w:rsidR="5193B620">
          <w:rPr>
            <w:rStyle w:val="Hyperlink"/>
          </w:rPr>
          <w:t>41</w:t>
        </w:r>
        <w:r w:rsidR="007E6B29">
          <w:rPr>
            <w:rStyle w:val="Hyperlink"/>
          </w:rPr>
          <w:fldChar w:fldCharType="end"/>
        </w:r>
      </w:hyperlink>
    </w:p>
    <w:p w:rsidR="70A11C1A" w:rsidP="70A11C1A" w:rsidRDefault="00136DB7" w14:paraId="676A0B68" w14:textId="5B3DB851">
      <w:pPr>
        <w:pStyle w:val="TOC2"/>
        <w:tabs>
          <w:tab w:val="right" w:leader="dot" w:pos="9360"/>
        </w:tabs>
      </w:pPr>
      <w:hyperlink w:anchor="_Toc913301941">
        <w:r w:rsidRPr="5193B620" w:rsidR="5193B620">
          <w:rPr>
            <w:rStyle w:val="Hyperlink"/>
          </w:rPr>
          <w:t>8.1 API URL</w:t>
        </w:r>
        <w:r w:rsidR="007E6B29">
          <w:tab/>
        </w:r>
        <w:r w:rsidR="007E6B29">
          <w:fldChar w:fldCharType="begin"/>
        </w:r>
        <w:r w:rsidR="007E6B29">
          <w:instrText>PAGEREF _Toc913301941 \h</w:instrText>
        </w:r>
        <w:r w:rsidR="007E6B29">
          <w:fldChar w:fldCharType="separate"/>
        </w:r>
        <w:r w:rsidRPr="5193B620" w:rsidR="5193B620">
          <w:rPr>
            <w:rStyle w:val="Hyperlink"/>
          </w:rPr>
          <w:t>41</w:t>
        </w:r>
        <w:r w:rsidR="007E6B29">
          <w:rPr>
            <w:rStyle w:val="Hyperlink"/>
          </w:rPr>
          <w:fldChar w:fldCharType="end"/>
        </w:r>
      </w:hyperlink>
    </w:p>
    <w:p w:rsidR="70A11C1A" w:rsidP="70A11C1A" w:rsidRDefault="00136DB7" w14:paraId="00AEC1BB" w14:textId="0C1586AE">
      <w:pPr>
        <w:pStyle w:val="TOC2"/>
        <w:tabs>
          <w:tab w:val="right" w:leader="dot" w:pos="9360"/>
        </w:tabs>
      </w:pPr>
      <w:hyperlink w:anchor="_Toc947509106">
        <w:r w:rsidRPr="5193B620" w:rsidR="5193B620">
          <w:rPr>
            <w:rStyle w:val="Hyperlink"/>
          </w:rPr>
          <w:t>8.2 Mode 0 – APIs for Downloading Site Signals</w:t>
        </w:r>
        <w:r w:rsidR="007E6B29">
          <w:tab/>
        </w:r>
        <w:r w:rsidR="007E6B29">
          <w:fldChar w:fldCharType="begin"/>
        </w:r>
        <w:r w:rsidR="007E6B29">
          <w:instrText>PAGEREF _Toc947509106 \h</w:instrText>
        </w:r>
        <w:r w:rsidR="007E6B29">
          <w:fldChar w:fldCharType="separate"/>
        </w:r>
        <w:r w:rsidRPr="5193B620" w:rsidR="5193B620">
          <w:rPr>
            <w:rStyle w:val="Hyperlink"/>
          </w:rPr>
          <w:t>42</w:t>
        </w:r>
        <w:r w:rsidR="007E6B29">
          <w:rPr>
            <w:rStyle w:val="Hyperlink"/>
          </w:rPr>
          <w:fldChar w:fldCharType="end"/>
        </w:r>
      </w:hyperlink>
    </w:p>
    <w:p w:rsidR="70A11C1A" w:rsidP="70A11C1A" w:rsidRDefault="00136DB7" w14:paraId="4B74DB59" w14:textId="508BE95A">
      <w:pPr>
        <w:pStyle w:val="TOC2"/>
        <w:tabs>
          <w:tab w:val="right" w:leader="dot" w:pos="9360"/>
        </w:tabs>
      </w:pPr>
      <w:hyperlink w:anchor="_Toc1455765170">
        <w:r w:rsidRPr="5193B620" w:rsidR="5193B620">
          <w:rPr>
            <w:rStyle w:val="Hyperlink"/>
          </w:rPr>
          <w:t>8.3 Mode 1 – APIs for Computing Locations</w:t>
        </w:r>
        <w:r w:rsidR="007E6B29">
          <w:tab/>
        </w:r>
        <w:r w:rsidR="007E6B29">
          <w:fldChar w:fldCharType="begin"/>
        </w:r>
        <w:r w:rsidR="007E6B29">
          <w:instrText>PAGEREF _Toc1455765170 \h</w:instrText>
        </w:r>
        <w:r w:rsidR="007E6B29">
          <w:fldChar w:fldCharType="separate"/>
        </w:r>
        <w:r w:rsidRPr="5193B620" w:rsidR="5193B620">
          <w:rPr>
            <w:rStyle w:val="Hyperlink"/>
          </w:rPr>
          <w:t>45</w:t>
        </w:r>
        <w:r w:rsidR="007E6B29">
          <w:rPr>
            <w:rStyle w:val="Hyperlink"/>
          </w:rPr>
          <w:fldChar w:fldCharType="end"/>
        </w:r>
      </w:hyperlink>
    </w:p>
    <w:p w:rsidR="70A11C1A" w:rsidP="70A11C1A" w:rsidRDefault="00136DB7" w14:paraId="3B39E655" w14:textId="23FACF7E">
      <w:pPr>
        <w:pStyle w:val="TOC1"/>
        <w:tabs>
          <w:tab w:val="right" w:leader="dot" w:pos="9360"/>
        </w:tabs>
      </w:pPr>
      <w:hyperlink w:anchor="_Toc561198591">
        <w:r w:rsidRPr="5193B620" w:rsidR="5193B620">
          <w:rPr>
            <w:rStyle w:val="Hyperlink"/>
          </w:rPr>
          <w:t>9    Site Signal and Map Data Validation for Site Owners</w:t>
        </w:r>
        <w:r w:rsidR="007E6B29">
          <w:tab/>
        </w:r>
        <w:r w:rsidR="007E6B29">
          <w:fldChar w:fldCharType="begin"/>
        </w:r>
        <w:r w:rsidR="007E6B29">
          <w:instrText>PAGEREF _Toc561198591 \h</w:instrText>
        </w:r>
        <w:r w:rsidR="007E6B29">
          <w:fldChar w:fldCharType="separate"/>
        </w:r>
        <w:r w:rsidRPr="5193B620" w:rsidR="5193B620">
          <w:rPr>
            <w:rStyle w:val="Hyperlink"/>
          </w:rPr>
          <w:t>46</w:t>
        </w:r>
        <w:r w:rsidR="007E6B29">
          <w:rPr>
            <w:rStyle w:val="Hyperlink"/>
          </w:rPr>
          <w:fldChar w:fldCharType="end"/>
        </w:r>
      </w:hyperlink>
    </w:p>
    <w:p w:rsidR="70A11C1A" w:rsidP="70A11C1A" w:rsidRDefault="00136DB7" w14:paraId="76921685" w14:textId="4B2B0C7E">
      <w:pPr>
        <w:pStyle w:val="TOC2"/>
        <w:tabs>
          <w:tab w:val="right" w:leader="dot" w:pos="9360"/>
        </w:tabs>
      </w:pPr>
      <w:hyperlink w:anchor="_Toc1117160310">
        <w:r w:rsidRPr="5193B620" w:rsidR="5193B620">
          <w:rPr>
            <w:rStyle w:val="Hyperlink"/>
          </w:rPr>
          <w:t>9.1 Data package structure -- file system tree</w:t>
        </w:r>
        <w:r w:rsidR="007E6B29">
          <w:tab/>
        </w:r>
        <w:r w:rsidR="007E6B29">
          <w:fldChar w:fldCharType="begin"/>
        </w:r>
        <w:r w:rsidR="007E6B29">
          <w:instrText>PAGEREF _Toc1117160310 \h</w:instrText>
        </w:r>
        <w:r w:rsidR="007E6B29">
          <w:fldChar w:fldCharType="separate"/>
        </w:r>
        <w:r w:rsidRPr="5193B620" w:rsidR="5193B620">
          <w:rPr>
            <w:rStyle w:val="Hyperlink"/>
          </w:rPr>
          <w:t>46</w:t>
        </w:r>
        <w:r w:rsidR="007E6B29">
          <w:rPr>
            <w:rStyle w:val="Hyperlink"/>
          </w:rPr>
          <w:fldChar w:fldCharType="end"/>
        </w:r>
      </w:hyperlink>
    </w:p>
    <w:p w:rsidR="70A11C1A" w:rsidP="70A11C1A" w:rsidRDefault="00136DB7" w14:paraId="75E10EC2" w14:textId="2E9D67B6">
      <w:pPr>
        <w:pStyle w:val="TOC2"/>
        <w:tabs>
          <w:tab w:val="right" w:leader="dot" w:pos="9360"/>
        </w:tabs>
      </w:pPr>
      <w:hyperlink w:anchor="_Toc148213853">
        <w:r w:rsidRPr="5193B620" w:rsidR="5193B620">
          <w:rPr>
            <w:rStyle w:val="Hyperlink"/>
          </w:rPr>
          <w:t>9.2  Data file specification</w:t>
        </w:r>
        <w:r w:rsidR="007E6B29">
          <w:tab/>
        </w:r>
        <w:r w:rsidR="007E6B29">
          <w:fldChar w:fldCharType="begin"/>
        </w:r>
        <w:r w:rsidR="007E6B29">
          <w:instrText>PAGEREF _Toc148213853 \h</w:instrText>
        </w:r>
        <w:r w:rsidR="007E6B29">
          <w:fldChar w:fldCharType="separate"/>
        </w:r>
        <w:r w:rsidRPr="5193B620" w:rsidR="5193B620">
          <w:rPr>
            <w:rStyle w:val="Hyperlink"/>
          </w:rPr>
          <w:t>47</w:t>
        </w:r>
        <w:r w:rsidR="007E6B29">
          <w:rPr>
            <w:rStyle w:val="Hyperlink"/>
          </w:rPr>
          <w:fldChar w:fldCharType="end"/>
        </w:r>
      </w:hyperlink>
    </w:p>
    <w:p w:rsidR="70A11C1A" w:rsidP="70A11C1A" w:rsidRDefault="00136DB7" w14:paraId="09BB24E0" w14:textId="644B9F7A">
      <w:pPr>
        <w:pStyle w:val="TOC1"/>
        <w:tabs>
          <w:tab w:val="right" w:leader="dot" w:pos="9360"/>
        </w:tabs>
      </w:pPr>
      <w:hyperlink w:anchor="_Toc1819104604">
        <w:r w:rsidRPr="5193B620" w:rsidR="5193B620">
          <w:rPr>
            <w:rStyle w:val="Hyperlink"/>
          </w:rPr>
          <w:t>10    User Journey Examples</w:t>
        </w:r>
        <w:r w:rsidR="007E6B29">
          <w:tab/>
        </w:r>
        <w:r w:rsidR="007E6B29">
          <w:fldChar w:fldCharType="begin"/>
        </w:r>
        <w:r w:rsidR="007E6B29">
          <w:instrText>PAGEREF _Toc1819104604 \h</w:instrText>
        </w:r>
        <w:r w:rsidR="007E6B29">
          <w:fldChar w:fldCharType="separate"/>
        </w:r>
        <w:r w:rsidRPr="5193B620" w:rsidR="5193B620">
          <w:rPr>
            <w:rStyle w:val="Hyperlink"/>
          </w:rPr>
          <w:t>53</w:t>
        </w:r>
        <w:r w:rsidR="007E6B29">
          <w:rPr>
            <w:rStyle w:val="Hyperlink"/>
          </w:rPr>
          <w:fldChar w:fldCharType="end"/>
        </w:r>
      </w:hyperlink>
    </w:p>
    <w:p w:rsidR="70A11C1A" w:rsidP="70A11C1A" w:rsidRDefault="00136DB7" w14:paraId="302729A6" w14:textId="78E4BAFF">
      <w:pPr>
        <w:pStyle w:val="TOC2"/>
        <w:tabs>
          <w:tab w:val="right" w:leader="dot" w:pos="9360"/>
        </w:tabs>
      </w:pPr>
      <w:hyperlink w:anchor="_Toc1008807291">
        <w:r w:rsidRPr="5193B620" w:rsidR="5193B620">
          <w:rPr>
            <w:rStyle w:val="Hyperlink"/>
          </w:rPr>
          <w:t>10.1 Setting</w:t>
        </w:r>
        <w:r w:rsidR="007E6B29">
          <w:tab/>
        </w:r>
        <w:r w:rsidR="007E6B29">
          <w:fldChar w:fldCharType="begin"/>
        </w:r>
        <w:r w:rsidR="007E6B29">
          <w:instrText>PAGEREF _Toc1008807291 \h</w:instrText>
        </w:r>
        <w:r w:rsidR="007E6B29">
          <w:fldChar w:fldCharType="separate"/>
        </w:r>
        <w:r w:rsidRPr="5193B620" w:rsidR="5193B620">
          <w:rPr>
            <w:rStyle w:val="Hyperlink"/>
          </w:rPr>
          <w:t>53</w:t>
        </w:r>
        <w:r w:rsidR="007E6B29">
          <w:rPr>
            <w:rStyle w:val="Hyperlink"/>
          </w:rPr>
          <w:fldChar w:fldCharType="end"/>
        </w:r>
      </w:hyperlink>
    </w:p>
    <w:p w:rsidR="70A11C1A" w:rsidP="70A11C1A" w:rsidRDefault="00136DB7" w14:paraId="15F7CECC" w14:textId="2D349EB0">
      <w:pPr>
        <w:pStyle w:val="TOC2"/>
        <w:tabs>
          <w:tab w:val="right" w:leader="dot" w:pos="9360"/>
        </w:tabs>
      </w:pPr>
      <w:hyperlink w:anchor="_Toc2070951700">
        <w:r w:rsidRPr="5193B620" w:rsidR="5193B620">
          <w:rPr>
            <w:rStyle w:val="Hyperlink"/>
          </w:rPr>
          <w:t>10.2 Operation Mode</w:t>
        </w:r>
        <w:r w:rsidR="007E6B29">
          <w:tab/>
        </w:r>
        <w:r w:rsidR="007E6B29">
          <w:fldChar w:fldCharType="begin"/>
        </w:r>
        <w:r w:rsidR="007E6B29">
          <w:instrText>PAGEREF _Toc2070951700 \h</w:instrText>
        </w:r>
        <w:r w:rsidR="007E6B29">
          <w:fldChar w:fldCharType="separate"/>
        </w:r>
        <w:r w:rsidRPr="5193B620" w:rsidR="5193B620">
          <w:rPr>
            <w:rStyle w:val="Hyperlink"/>
          </w:rPr>
          <w:t>54</w:t>
        </w:r>
        <w:r w:rsidR="007E6B29">
          <w:rPr>
            <w:rStyle w:val="Hyperlink"/>
          </w:rPr>
          <w:fldChar w:fldCharType="end"/>
        </w:r>
      </w:hyperlink>
    </w:p>
    <w:p w:rsidR="70A11C1A" w:rsidP="70A11C1A" w:rsidRDefault="00136DB7" w14:paraId="49B73FD5" w14:textId="0DB15809">
      <w:pPr>
        <w:pStyle w:val="TOC2"/>
        <w:tabs>
          <w:tab w:val="right" w:leader="dot" w:pos="9360"/>
        </w:tabs>
      </w:pPr>
      <w:hyperlink w:anchor="_Toc1351749891">
        <w:r w:rsidRPr="5193B620" w:rsidR="5193B620">
          <w:rPr>
            <w:rStyle w:val="Hyperlink"/>
          </w:rPr>
          <w:t>10.3 Switching Floor and Mode</w:t>
        </w:r>
        <w:r w:rsidR="007E6B29">
          <w:tab/>
        </w:r>
        <w:r w:rsidR="007E6B29">
          <w:fldChar w:fldCharType="begin"/>
        </w:r>
        <w:r w:rsidR="007E6B29">
          <w:instrText>PAGEREF _Toc1351749891 \h</w:instrText>
        </w:r>
        <w:r w:rsidR="007E6B29">
          <w:fldChar w:fldCharType="separate"/>
        </w:r>
        <w:r w:rsidRPr="5193B620" w:rsidR="5193B620">
          <w:rPr>
            <w:rStyle w:val="Hyperlink"/>
          </w:rPr>
          <w:t>61</w:t>
        </w:r>
        <w:r w:rsidR="007E6B29">
          <w:rPr>
            <w:rStyle w:val="Hyperlink"/>
          </w:rPr>
          <w:fldChar w:fldCharType="end"/>
        </w:r>
      </w:hyperlink>
    </w:p>
    <w:p w:rsidR="70A11C1A" w:rsidP="70A11C1A" w:rsidRDefault="00136DB7" w14:paraId="1E2503FA" w14:textId="6CCF2893">
      <w:pPr>
        <w:pStyle w:val="TOC2"/>
        <w:tabs>
          <w:tab w:val="right" w:leader="dot" w:pos="9360"/>
        </w:tabs>
      </w:pPr>
      <w:hyperlink w:anchor="_Toc1615123761">
        <w:r w:rsidRPr="5193B620" w:rsidR="5193B620">
          <w:rPr>
            <w:rStyle w:val="Hyperlink"/>
          </w:rPr>
          <w:t>10.4 Outdoor Localization</w:t>
        </w:r>
        <w:r w:rsidR="007E6B29">
          <w:tab/>
        </w:r>
        <w:r w:rsidR="007E6B29">
          <w:fldChar w:fldCharType="begin"/>
        </w:r>
        <w:r w:rsidR="007E6B29">
          <w:instrText>PAGEREF _Toc1615123761 \h</w:instrText>
        </w:r>
        <w:r w:rsidR="007E6B29">
          <w:fldChar w:fldCharType="separate"/>
        </w:r>
        <w:r w:rsidRPr="5193B620" w:rsidR="5193B620">
          <w:rPr>
            <w:rStyle w:val="Hyperlink"/>
          </w:rPr>
          <w:t>62</w:t>
        </w:r>
        <w:r w:rsidR="007E6B29">
          <w:rPr>
            <w:rStyle w:val="Hyperlink"/>
          </w:rPr>
          <w:fldChar w:fldCharType="end"/>
        </w:r>
      </w:hyperlink>
    </w:p>
    <w:p w:rsidR="70A11C1A" w:rsidP="70A11C1A" w:rsidRDefault="00136DB7" w14:paraId="3577189A" w14:textId="1BC6BEFA">
      <w:pPr>
        <w:pStyle w:val="TOC2"/>
        <w:tabs>
          <w:tab w:val="right" w:leader="dot" w:pos="9360"/>
        </w:tabs>
      </w:pPr>
      <w:hyperlink w:anchor="_Toc371987289">
        <w:r w:rsidRPr="5193B620" w:rsidR="5193B620">
          <w:rPr>
            <w:rStyle w:val="Hyperlink"/>
          </w:rPr>
          <w:t>10.5 In-Outdoor Transition</w:t>
        </w:r>
        <w:r w:rsidR="007E6B29">
          <w:tab/>
        </w:r>
        <w:r w:rsidR="007E6B29">
          <w:fldChar w:fldCharType="begin"/>
        </w:r>
        <w:r w:rsidR="007E6B29">
          <w:instrText>PAGEREF _Toc371987289 \h</w:instrText>
        </w:r>
        <w:r w:rsidR="007E6B29">
          <w:fldChar w:fldCharType="separate"/>
        </w:r>
        <w:r w:rsidRPr="5193B620" w:rsidR="5193B620">
          <w:rPr>
            <w:rStyle w:val="Hyperlink"/>
          </w:rPr>
          <w:t>62</w:t>
        </w:r>
        <w:r w:rsidR="007E6B29">
          <w:rPr>
            <w:rStyle w:val="Hyperlink"/>
          </w:rPr>
          <w:fldChar w:fldCharType="end"/>
        </w:r>
      </w:hyperlink>
    </w:p>
    <w:p w:rsidR="38FF0FA3" w:rsidP="38FF0FA3" w:rsidRDefault="00136DB7" w14:paraId="79C175E6" w14:textId="09826BA2">
      <w:pPr>
        <w:pStyle w:val="TOC1"/>
        <w:tabs>
          <w:tab w:val="right" w:leader="dot" w:pos="9360"/>
        </w:tabs>
      </w:pPr>
      <w:hyperlink w:anchor="_Toc508372026">
        <w:r w:rsidRPr="5193B620" w:rsidR="5193B620">
          <w:rPr>
            <w:rStyle w:val="Hyperlink"/>
          </w:rPr>
          <w:t>Bibliography</w:t>
        </w:r>
        <w:r w:rsidR="007E6B29">
          <w:tab/>
        </w:r>
        <w:r w:rsidR="007E6B29">
          <w:fldChar w:fldCharType="begin"/>
        </w:r>
        <w:r w:rsidR="007E6B29">
          <w:instrText>PAGEREF _Toc508372026 \h</w:instrText>
        </w:r>
        <w:r w:rsidR="007E6B29">
          <w:fldChar w:fldCharType="separate"/>
        </w:r>
        <w:r w:rsidRPr="5193B620" w:rsidR="5193B620">
          <w:rPr>
            <w:rStyle w:val="Hyperlink"/>
          </w:rPr>
          <w:t>62</w:t>
        </w:r>
        <w:r w:rsidR="007E6B29">
          <w:rPr>
            <w:rStyle w:val="Hyperlink"/>
          </w:rPr>
          <w:fldChar w:fldCharType="end"/>
        </w:r>
      </w:hyperlink>
    </w:p>
    <w:p w:rsidR="38FF0FA3" w:rsidP="38FF0FA3" w:rsidRDefault="00136DB7" w14:paraId="17DCF5BA" w14:textId="3D8925EF">
      <w:pPr>
        <w:pStyle w:val="TOC1"/>
        <w:tabs>
          <w:tab w:val="right" w:leader="dot" w:pos="9360"/>
        </w:tabs>
      </w:pPr>
      <w:hyperlink w:anchor="_Toc184016504">
        <w:r w:rsidRPr="5193B620" w:rsidR="5193B620">
          <w:rPr>
            <w:rStyle w:val="Hyperlink"/>
          </w:rPr>
          <w:t>Revision History</w:t>
        </w:r>
        <w:r w:rsidR="007E6B29">
          <w:tab/>
        </w:r>
        <w:r w:rsidR="007E6B29">
          <w:fldChar w:fldCharType="begin"/>
        </w:r>
        <w:r w:rsidR="007E6B29">
          <w:instrText>PAGEREF _Toc184016504 \h</w:instrText>
        </w:r>
        <w:r w:rsidR="007E6B29">
          <w:fldChar w:fldCharType="separate"/>
        </w:r>
        <w:r w:rsidRPr="5193B620" w:rsidR="5193B620">
          <w:rPr>
            <w:rStyle w:val="Hyperlink"/>
          </w:rPr>
          <w:t>63</w:t>
        </w:r>
        <w:r w:rsidR="007E6B29">
          <w:rPr>
            <w:rStyle w:val="Hyperlink"/>
          </w:rPr>
          <w:fldChar w:fldCharType="end"/>
        </w:r>
      </w:hyperlink>
      <w:r w:rsidR="007E6B29">
        <w:fldChar w:fldCharType="end"/>
      </w:r>
    </w:p>
    <w:p w:rsidR="41CB9ADE" w:rsidRDefault="41CB9ADE" w14:paraId="4F41FF54" w14:textId="36A539CA">
      <w:r>
        <w:br w:type="page"/>
      </w:r>
    </w:p>
    <w:p w:rsidR="41CB9ADE" w:rsidP="41CB9ADE" w:rsidRDefault="5193B620" w14:paraId="1D528C95" w14:textId="74C79589">
      <w:pPr>
        <w:pStyle w:val="Heading1"/>
        <w:rPr>
          <w:rFonts w:ascii="Calibri Light" w:hAnsi="Calibri Light"/>
        </w:rPr>
      </w:pPr>
      <w:bookmarkStart w:name="_Toc1463534163" w:id="1"/>
      <w:r w:rsidRPr="5193B620">
        <w:rPr>
          <w:rFonts w:ascii="Calibri Light" w:hAnsi="Calibri Light"/>
        </w:rPr>
        <w:lastRenderedPageBreak/>
        <w:t>Abstract</w:t>
      </w:r>
      <w:bookmarkEnd w:id="1"/>
    </w:p>
    <w:p w:rsidR="7AF25277" w:rsidP="0D9814B4" w:rsidRDefault="70A11C1A" w14:paraId="74E4F4C6" w14:textId="73D5D918">
      <w:r>
        <w:t xml:space="preserve">Pervasive positioning is to locate an object anywhere seamlessly on a country scale. Current positioning technologies are mature enough to support both indoor and outdoor environments, using site signal survey and indoor localization algorithms for indoor and GNSS for outdoor. Pervasive positioning can be realized provided that application </w:t>
      </w:r>
      <w:bookmarkStart w:name="_Int_EjeY2DlR" w:id="2"/>
      <w:proofErr w:type="gramStart"/>
      <w:r>
        <w:t>requests</w:t>
      </w:r>
      <w:bookmarkEnd w:id="2"/>
      <w:proofErr w:type="gramEnd"/>
      <w:r>
        <w:t xml:space="preserve"> location services from the correct parties using the correct formats. Pervasive Positioning Standard aims to bridge every party together. This standard specifies a set of communication protocols, data organization and format definitions for site signals, and data organization for maps using existing map standards. With this standard, existing location-based service (LBS) applications are able to operate anywhere in Hong Kong including their original supporting zone, and many novel LBS applications can be developed.</w:t>
      </w:r>
    </w:p>
    <w:p w:rsidR="41CB9ADE" w:rsidP="01898B8E" w:rsidRDefault="41CB9ADE" w14:paraId="64805988" w14:textId="2583DB5A">
      <w:r>
        <w:br w:type="page"/>
      </w:r>
    </w:p>
    <w:p w:rsidR="41CB9ADE" w:rsidP="01898B8E" w:rsidRDefault="5193B620" w14:paraId="1727FC4B" w14:textId="77E7E645">
      <w:pPr>
        <w:pStyle w:val="Heading1"/>
      </w:pPr>
      <w:bookmarkStart w:name="_Toc1297389958" w:id="3"/>
      <w:r>
        <w:lastRenderedPageBreak/>
        <w:t>Introduction</w:t>
      </w:r>
      <w:bookmarkEnd w:id="3"/>
    </w:p>
    <w:p w:rsidR="41CB9ADE" w:rsidP="01898B8E" w:rsidRDefault="5193B620" w14:paraId="72A9CA65" w14:textId="29871546">
      <w:r w:rsidR="5BF00052">
        <w:rPr/>
        <w:t>The goal of the Pervasive Positioning Standard is to enable any applications to locate their users anywhere so as to provide LBS potentially on a country scale. It is important to be able to locate users in both outdoor and indoor environments. In outdoor open areas, localization can be done with GNSS using satellite signals. In outdoor and indoor enclosed environments, we carry out site surveys and use the site signals to locate users. However, there are no agreed formats of site signals, so applications cannot share their site signals with others easily to enlarge their supported zone. In addition, pervasive positioning on a country scale requires the management of a huge size of site signal and map data. This standard aims to provide comm,unication protocols, data formats, and organization required for an application to locate a user anywhere efficiently.</w:t>
      </w:r>
    </w:p>
    <w:p w:rsidR="41CB9ADE" w:rsidP="01898B8E" w:rsidRDefault="01898B8E" w14:paraId="02BF23D8" w14:textId="587111E5">
      <w:r>
        <w:t>This standard consists of three components: 1) A set of communication protocols, 2) data organization and format definitions for site signals, and 3) data organization for maps using existing map standards.</w:t>
      </w:r>
    </w:p>
    <w:p w:rsidR="41CB9ADE" w:rsidP="01898B8E" w:rsidRDefault="38FF0FA3" w14:paraId="45C0E99B" w14:textId="231F7DF5">
      <w:r>
        <w:t xml:space="preserve">Pervasive Positioning Standard embraces existing standards, if possible, to avoid repeating definitions. The standards that are covered are: IMDF, </w:t>
      </w:r>
      <w:proofErr w:type="spellStart"/>
      <w:r>
        <w:t>IndoorGML</w:t>
      </w:r>
      <w:proofErr w:type="spellEnd"/>
      <w:r>
        <w:t>, and a few image formats (JPEG, PNG, and GIF).</w:t>
      </w:r>
    </w:p>
    <w:p w:rsidR="41CB9ADE" w:rsidP="01898B8E" w:rsidRDefault="41CB9ADE" w14:paraId="7AC61A6E" w14:textId="1B971FDA">
      <w:r>
        <w:br w:type="page"/>
      </w:r>
    </w:p>
    <w:p w:rsidR="41CB9ADE" w:rsidP="41CB9ADE" w:rsidRDefault="5193B620" w14:paraId="0203C3E2" w14:textId="1312735D">
      <w:pPr>
        <w:pStyle w:val="Heading1"/>
        <w:rPr>
          <w:rFonts w:ascii="Calibri Light" w:hAnsi="Calibri Light"/>
        </w:rPr>
      </w:pPr>
      <w:bookmarkStart w:name="_Toc297072569" w:id="4"/>
      <w:r>
        <w:lastRenderedPageBreak/>
        <w:t>1    Scope</w:t>
      </w:r>
      <w:bookmarkEnd w:id="4"/>
    </w:p>
    <w:p w:rsidR="0D9814B4" w:rsidP="0D9814B4" w:rsidRDefault="01898B8E" w14:paraId="5E9C761F" w14:textId="42A5CE2C">
      <w:r>
        <w:t>Pervasive Positioning Standard is a set of communication protocols with data organization designs on site signals and maps. It aims to help LBS applications get locations anywhere by requesting location services from the correct service providers. This standard defines:</w:t>
      </w:r>
    </w:p>
    <w:p w:rsidR="01898B8E" w:rsidP="00700E16" w:rsidRDefault="01898B8E" w14:paraId="67753B9C" w14:textId="673D0278">
      <w:pPr>
        <w:pStyle w:val="ListParagraph"/>
        <w:numPr>
          <w:ilvl w:val="0"/>
          <w:numId w:val="20"/>
        </w:numPr>
        <w:rPr>
          <w:rFonts w:eastAsiaTheme="minorEastAsia"/>
        </w:rPr>
      </w:pPr>
      <w:r>
        <w:t>Communication protocols</w:t>
      </w:r>
    </w:p>
    <w:p w:rsidR="01898B8E" w:rsidP="00700E16" w:rsidRDefault="38FF0FA3" w14:paraId="10C0EB71" w14:textId="0CE939B6">
      <w:pPr>
        <w:pStyle w:val="ListParagraph"/>
        <w:numPr>
          <w:ilvl w:val="1"/>
          <w:numId w:val="20"/>
        </w:numPr>
      </w:pPr>
      <w:r>
        <w:t>SDK APIs for applications to request location service</w:t>
      </w:r>
    </w:p>
    <w:p w:rsidR="01898B8E" w:rsidP="00700E16" w:rsidRDefault="38FF0FA3" w14:paraId="50F60761" w14:textId="7DA7CFDF">
      <w:pPr>
        <w:pStyle w:val="ListParagraph"/>
        <w:numPr>
          <w:ilvl w:val="1"/>
          <w:numId w:val="20"/>
        </w:numPr>
      </w:pPr>
      <w:r>
        <w:t>Web APIs for site owners to host a server for service query</w:t>
      </w:r>
    </w:p>
    <w:p w:rsidR="01898B8E" w:rsidP="00700E16" w:rsidRDefault="01898B8E" w14:paraId="1A2FA5F7" w14:textId="40943AAD">
      <w:pPr>
        <w:pStyle w:val="ListParagraph"/>
        <w:numPr>
          <w:ilvl w:val="0"/>
          <w:numId w:val="20"/>
        </w:numPr>
      </w:pPr>
      <w:r>
        <w:t>Data organization and format definitions for site signals</w:t>
      </w:r>
    </w:p>
    <w:p w:rsidR="01898B8E" w:rsidP="00700E16" w:rsidRDefault="5193B620" w14:paraId="5277F578" w14:textId="5E833159">
      <w:pPr>
        <w:pStyle w:val="ListParagraph"/>
        <w:numPr>
          <w:ilvl w:val="1"/>
          <w:numId w:val="20"/>
        </w:numPr>
      </w:pPr>
      <w:r>
        <w:t>A grid reference system for organizing site signals</w:t>
      </w:r>
    </w:p>
    <w:p w:rsidR="01898B8E" w:rsidP="00700E16" w:rsidRDefault="01898B8E" w14:paraId="0717D769" w14:textId="71945695">
      <w:pPr>
        <w:pStyle w:val="ListParagraph"/>
        <w:numPr>
          <w:ilvl w:val="1"/>
          <w:numId w:val="20"/>
        </w:numPr>
      </w:pPr>
      <w:r>
        <w:t>Format definition of reference point for fingerprint-based system</w:t>
      </w:r>
    </w:p>
    <w:p w:rsidR="01898B8E" w:rsidP="00700E16" w:rsidRDefault="01898B8E" w14:paraId="2D64FDAD" w14:textId="28FF259D">
      <w:pPr>
        <w:pStyle w:val="ListParagraph"/>
        <w:numPr>
          <w:ilvl w:val="1"/>
          <w:numId w:val="20"/>
        </w:numPr>
      </w:pPr>
      <w:r>
        <w:t>Format definition of anchor of proximity-based system</w:t>
      </w:r>
    </w:p>
    <w:p w:rsidR="01898B8E" w:rsidP="00700E16" w:rsidRDefault="01898B8E" w14:paraId="6E385622" w14:textId="620E3152">
      <w:pPr>
        <w:pStyle w:val="ListParagraph"/>
        <w:numPr>
          <w:ilvl w:val="0"/>
          <w:numId w:val="20"/>
        </w:numPr>
      </w:pPr>
      <w:r>
        <w:t>Data organization for maps</w:t>
      </w:r>
    </w:p>
    <w:p w:rsidR="01898B8E" w:rsidP="00700E16" w:rsidRDefault="01898B8E" w14:paraId="03CF6C20" w14:textId="2402A885">
      <w:pPr>
        <w:pStyle w:val="ListParagraph"/>
        <w:numPr>
          <w:ilvl w:val="1"/>
          <w:numId w:val="20"/>
        </w:numPr>
      </w:pPr>
      <w:r>
        <w:t>A multi-layered space model for organizing maps</w:t>
      </w:r>
    </w:p>
    <w:p w:rsidR="01898B8E" w:rsidP="01898B8E" w:rsidRDefault="01898B8E" w14:paraId="1623D436" w14:textId="43C69D00">
      <w:r>
        <w:t>This standard is for fingerprint-based and proximity-based localization only.</w:t>
      </w:r>
    </w:p>
    <w:p w:rsidR="41CB9ADE" w:rsidP="01898B8E" w:rsidRDefault="5193B620" w14:paraId="3662E389" w14:textId="37B3A5FE">
      <w:pPr>
        <w:pStyle w:val="Heading1"/>
      </w:pPr>
      <w:bookmarkStart w:name="_Toc1501701879" w:id="5"/>
      <w:r>
        <w:t xml:space="preserve">2    Terminologies </w:t>
      </w:r>
      <w:bookmarkEnd w:id="5"/>
    </w:p>
    <w:p w:rsidR="01898B8E" w:rsidP="01898B8E" w:rsidRDefault="70A11C1A" w14:paraId="74B71AE2" w14:textId="5673FDDB">
      <w:pPr>
        <w:pStyle w:val="Subtitle"/>
      </w:pPr>
      <w:r w:rsidRPr="70A11C1A">
        <w:t>Data</w:t>
      </w:r>
    </w:p>
    <w:p w:rsidR="01898B8E" w:rsidP="01898B8E" w:rsidRDefault="01898B8E" w14:paraId="226B9D79" w14:textId="759F9356">
      <w:pPr>
        <w:pStyle w:val="subtitle2"/>
      </w:pPr>
      <w:r w:rsidRPr="01898B8E">
        <w:t>Site signal data</w:t>
      </w:r>
    </w:p>
    <w:p w:rsidR="01898B8E" w:rsidP="01898B8E" w:rsidRDefault="01898B8E" w14:paraId="2B18854A" w14:textId="08C25421">
      <w:r>
        <w:t>Site signal data is collected from site survey. It is precomputed data that is used in indoor localization systems, for example, WIFI fingerprint, iBeacon location, etc. This standard is for fingerprint-based and proximity-based localization only.</w:t>
      </w:r>
    </w:p>
    <w:p w:rsidR="01898B8E" w:rsidP="01898B8E" w:rsidRDefault="01898B8E" w14:paraId="5BEE571D" w14:textId="0B9EAC69">
      <w:pPr>
        <w:pStyle w:val="subtitle2"/>
      </w:pPr>
      <w:r w:rsidRPr="01898B8E">
        <w:t>Map data</w:t>
      </w:r>
    </w:p>
    <w:p w:rsidR="01898B8E" w:rsidP="01898B8E" w:rsidRDefault="01898B8E" w14:paraId="5035C650" w14:textId="67435856">
      <w:r>
        <w:t xml:space="preserve">Map data is used to display the environment, for example, a JPEG file, an IMDF archive, etc. This standard only supports image format, IMDF, and </w:t>
      </w:r>
      <w:proofErr w:type="spellStart"/>
      <w:r>
        <w:t>IndoorGML</w:t>
      </w:r>
      <w:proofErr w:type="spellEnd"/>
      <w:r>
        <w:t>.</w:t>
      </w:r>
    </w:p>
    <w:p w:rsidR="01898B8E" w:rsidP="01898B8E" w:rsidRDefault="01898B8E" w14:paraId="585369E6" w14:textId="3C53E174">
      <w:pPr>
        <w:pStyle w:val="subtitle2"/>
      </w:pPr>
      <w:r w:rsidRPr="01898B8E">
        <w:t>Site spatial data</w:t>
      </w:r>
    </w:p>
    <w:p w:rsidR="01898B8E" w:rsidP="01898B8E" w:rsidRDefault="01898B8E" w14:paraId="2F30EA47" w14:textId="15EE9CEC">
      <w:r>
        <w:t>Site signal and map data, collectively called site spatial data.</w:t>
      </w:r>
    </w:p>
    <w:p w:rsidR="01898B8E" w:rsidP="01898B8E" w:rsidRDefault="01898B8E" w14:paraId="043AE0E2" w14:textId="0762E952">
      <w:pPr>
        <w:pStyle w:val="subtitle2"/>
      </w:pPr>
      <w:r w:rsidRPr="01898B8E">
        <w:t>User signal</w:t>
      </w:r>
    </w:p>
    <w:p w:rsidR="01898B8E" w:rsidP="01898B8E" w:rsidRDefault="01898B8E" w14:paraId="28BF2CD2" w14:textId="0D131C62">
      <w:r>
        <w:t>User signals are the surrounding sensor measurements of the user. The format is defined in this standard.</w:t>
      </w:r>
    </w:p>
    <w:p w:rsidR="0D9814B4" w:rsidP="0D9814B4" w:rsidRDefault="70A11C1A" w14:paraId="6B5DFE8E" w14:textId="1C7DE835">
      <w:pPr>
        <w:pStyle w:val="Subtitle"/>
        <w:spacing w:line="360" w:lineRule="auto"/>
      </w:pPr>
      <w:r w:rsidRPr="70A11C1A">
        <w:t>Stakeholders</w:t>
      </w:r>
    </w:p>
    <w:p w:rsidR="0D9814B4" w:rsidP="0D9814B4" w:rsidRDefault="01898B8E" w14:paraId="1262FC56" w14:textId="7D4A4C92">
      <w:pPr>
        <w:pStyle w:val="subtitle2"/>
      </w:pPr>
      <w:r w:rsidRPr="01898B8E">
        <w:t>End users (Applications)</w:t>
      </w:r>
    </w:p>
    <w:p w:rsidR="0D9814B4" w:rsidP="0D9814B4" w:rsidRDefault="01898B8E" w14:paraId="7A6C5030" w14:textId="2D0938ED">
      <w:r>
        <w:t>Applications use this standard to provide pervasive positioning for end users. End users either upload user signals or download site signals according to their preference.</w:t>
      </w:r>
    </w:p>
    <w:p w:rsidR="0D9814B4" w:rsidP="0D9814B4" w:rsidRDefault="0D9814B4" w14:paraId="1D95CE67" w14:textId="0DC63B2D">
      <w:pPr>
        <w:pStyle w:val="subtitle2"/>
      </w:pPr>
      <w:r w:rsidRPr="0D9814B4">
        <w:lastRenderedPageBreak/>
        <w:t>Site owners</w:t>
      </w:r>
    </w:p>
    <w:p w:rsidR="0D9814B4" w:rsidP="0D9814B4" w:rsidRDefault="01898B8E" w14:paraId="5703E382" w14:textId="78D4D55C">
      <w:r>
        <w:t>Site owners are the data holders of the site spatial data in his/ her site(s). They either send site signals to the lookup server or host a server for location service query.</w:t>
      </w:r>
    </w:p>
    <w:p w:rsidR="01898B8E" w:rsidP="01898B8E" w:rsidRDefault="01898B8E" w14:paraId="71552A88" w14:textId="4B6B6D12">
      <w:r>
        <w:t>Site owners must upload map data to the lookup server.</w:t>
      </w:r>
    </w:p>
    <w:p w:rsidR="0D9814B4" w:rsidP="0D9814B4" w:rsidRDefault="01898B8E" w14:paraId="0B5ED2B9" w14:textId="2C56EBBE">
      <w:pPr>
        <w:pStyle w:val="subtitle2"/>
      </w:pPr>
      <w:r w:rsidRPr="01898B8E">
        <w:t>Platform operator (Lookup server)</w:t>
      </w:r>
    </w:p>
    <w:p w:rsidR="0D9814B4" w:rsidP="0D9814B4" w:rsidRDefault="38FF0FA3" w14:paraId="51E59E7E" w14:textId="77BF9DFD">
      <w:r>
        <w:t>Lookup server is the contact point that applications connect for location services such as computing locations and transmitting site spatial data. It stores site signals and maps from site owners.</w:t>
      </w:r>
    </w:p>
    <w:p w:rsidR="01898B8E" w:rsidP="01898B8E" w:rsidRDefault="70A11C1A" w14:paraId="4AD5E4CA" w14:textId="2DE5F319">
      <w:pPr>
        <w:pStyle w:val="Subtitle"/>
      </w:pPr>
      <w:r w:rsidRPr="70A11C1A">
        <w:t>Developers</w:t>
      </w:r>
    </w:p>
    <w:p w:rsidR="01898B8E" w:rsidP="01898B8E" w:rsidRDefault="01898B8E" w14:paraId="5CD8F946" w14:textId="2D353217">
      <w:pPr>
        <w:pStyle w:val="subtitle2"/>
      </w:pPr>
      <w:r w:rsidRPr="01898B8E">
        <w:t>Application developers</w:t>
      </w:r>
    </w:p>
    <w:p w:rsidR="01898B8E" w:rsidP="01898B8E" w:rsidRDefault="01898B8E" w14:paraId="2A64737E" w14:textId="4DB0DD92">
      <w:r>
        <w:t>Application developers who develop the LBS application using this standard to obtain locations.</w:t>
      </w:r>
    </w:p>
    <w:p w:rsidR="01898B8E" w:rsidP="01898B8E" w:rsidRDefault="01898B8E" w14:paraId="2A09BD25" w14:textId="3E54DF33">
      <w:pPr>
        <w:pStyle w:val="subtitle2"/>
      </w:pPr>
      <w:r w:rsidRPr="01898B8E">
        <w:t>Site owner’s developers</w:t>
      </w:r>
    </w:p>
    <w:p w:rsidR="01898B8E" w:rsidP="01898B8E" w:rsidRDefault="38FF0FA3" w14:paraId="533FE591" w14:textId="5CE5CD30">
      <w:r>
        <w:t>Developers who build and set up servers for site owners. According to whether site owners are willing to share site signals, site owners may or may not hire site owner’s developers to set up servers.</w:t>
      </w:r>
    </w:p>
    <w:p w:rsidR="41CB9ADE" w:rsidP="41CB9ADE" w:rsidRDefault="5193B620" w14:paraId="2A8C845C" w14:textId="0FA373D2">
      <w:pPr>
        <w:pStyle w:val="Heading1"/>
        <w:rPr>
          <w:rFonts w:ascii="Calibri Light" w:hAnsi="Calibri Light"/>
        </w:rPr>
      </w:pPr>
      <w:bookmarkStart w:name="_Toc1202588946" w:id="6"/>
      <w:r>
        <w:t>3    Conventions</w:t>
      </w:r>
      <w:bookmarkEnd w:id="6"/>
    </w:p>
    <w:p w:rsidR="0D9814B4" w:rsidP="0D9814B4" w:rsidRDefault="70A11C1A" w14:paraId="1BF77EE0" w14:textId="3F374FE4">
      <w:pPr>
        <w:pStyle w:val="Subtitle"/>
      </w:pPr>
      <w:r w:rsidRPr="70A11C1A">
        <w:t>Symbols and abbreviated terms</w:t>
      </w:r>
    </w:p>
    <w:p w:rsidR="57957492" w:rsidP="57957492" w:rsidRDefault="57957492" w14:paraId="7C1E1937" w14:textId="6167207A">
      <w:pPr>
        <w:rPr>
          <w:rFonts w:ascii="Calibri Light" w:hAnsi="Calibri Light" w:eastAsia="Calibri Light" w:cs="Calibri Light"/>
          <w:color w:val="5A5A5A"/>
          <w:sz w:val="26"/>
          <w:szCs w:val="26"/>
        </w:rPr>
      </w:pPr>
      <w:r>
        <w:t>API</w:t>
      </w:r>
      <w:r>
        <w:tab/>
      </w:r>
      <w:r>
        <w:tab/>
      </w:r>
      <w:r>
        <w:t>Application Programming Interface</w:t>
      </w:r>
    </w:p>
    <w:p w:rsidR="01898B8E" w:rsidP="01898B8E" w:rsidRDefault="01898B8E" w14:paraId="4036086C" w14:textId="7C6050AF">
      <w:proofErr w:type="spellStart"/>
      <w:r>
        <w:t>IndoorGML</w:t>
      </w:r>
      <w:proofErr w:type="spellEnd"/>
      <w:r>
        <w:tab/>
      </w:r>
      <w:r>
        <w:t>Indoor Geographic Markup Language</w:t>
      </w:r>
    </w:p>
    <w:p w:rsidR="01898B8E" w:rsidP="01898B8E" w:rsidRDefault="01898B8E" w14:paraId="12DB737D" w14:textId="4B02B688">
      <w:r>
        <w:t>IMDF</w:t>
      </w:r>
      <w:r>
        <w:tab/>
      </w:r>
      <w:r>
        <w:tab/>
      </w:r>
      <w:r>
        <w:t>Indoor Mapping Data Format</w:t>
      </w:r>
    </w:p>
    <w:p w:rsidR="01898B8E" w:rsidP="01898B8E" w:rsidRDefault="05236978" w14:paraId="77656E80" w14:textId="55A9D6B3">
      <w:r>
        <w:t>JSON</w:t>
      </w:r>
      <w:r w:rsidR="01898B8E">
        <w:tab/>
      </w:r>
      <w:r w:rsidR="01898B8E">
        <w:tab/>
      </w:r>
      <w:r>
        <w:t>JavaScript Object Notation</w:t>
      </w:r>
    </w:p>
    <w:p w:rsidR="05236978" w:rsidP="05236978" w:rsidRDefault="05236978" w14:paraId="47A71860" w14:textId="1687E84B">
      <w:r>
        <w:t>JWT</w:t>
      </w:r>
      <w:r>
        <w:tab/>
      </w:r>
      <w:r>
        <w:tab/>
      </w:r>
      <w:r>
        <w:t>JSON Web Token</w:t>
      </w:r>
    </w:p>
    <w:p w:rsidR="01898B8E" w:rsidP="01898B8E" w:rsidRDefault="01898B8E" w14:paraId="096CA1D6" w14:textId="1F04C48E">
      <w:r>
        <w:t>LBS</w:t>
      </w:r>
      <w:r>
        <w:tab/>
      </w:r>
      <w:r>
        <w:tab/>
      </w:r>
      <w:r>
        <w:t>Location-based Service</w:t>
      </w:r>
    </w:p>
    <w:p w:rsidR="01898B8E" w:rsidP="01898B8E" w:rsidRDefault="01898B8E" w14:paraId="4A8A2FD6" w14:textId="55D439BD">
      <w:r>
        <w:t>MLSM</w:t>
      </w:r>
      <w:r>
        <w:tab/>
      </w:r>
      <w:r>
        <w:tab/>
      </w:r>
      <w:r>
        <w:t>Multi-Layered Space Model</w:t>
      </w:r>
    </w:p>
    <w:p w:rsidR="01898B8E" w:rsidP="01898B8E" w:rsidRDefault="01898B8E" w14:paraId="624CE250" w14:textId="08F94498">
      <w:r>
        <w:t>NRG</w:t>
      </w:r>
      <w:r>
        <w:tab/>
      </w:r>
      <w:r>
        <w:tab/>
      </w:r>
      <w:r>
        <w:t>Node-Relation Graph</w:t>
      </w:r>
    </w:p>
    <w:p w:rsidR="01898B8E" w:rsidP="01898B8E" w:rsidRDefault="57957492" w14:paraId="1EE7BF41" w14:textId="4961EEED">
      <w:r>
        <w:t>n-D</w:t>
      </w:r>
      <w:r w:rsidR="01898B8E">
        <w:tab/>
      </w:r>
      <w:r w:rsidR="01898B8E">
        <w:tab/>
      </w:r>
      <w:r>
        <w:t>n-Dimensional</w:t>
      </w:r>
    </w:p>
    <w:p w:rsidR="57957492" w:rsidP="57957492" w:rsidRDefault="57957492" w14:paraId="5D59DB68" w14:textId="4897C0F9">
      <w:r>
        <w:t>RSSI</w:t>
      </w:r>
      <w:r>
        <w:tab/>
      </w:r>
      <w:r>
        <w:tab/>
      </w:r>
      <w:r>
        <w:t>Received Signal Strength Indication</w:t>
      </w:r>
    </w:p>
    <w:p w:rsidR="57957492" w:rsidP="57957492" w:rsidRDefault="57957492" w14:paraId="360801A8" w14:textId="17CEAD29">
      <w:r>
        <w:t>SDK</w:t>
      </w:r>
      <w:r>
        <w:tab/>
      </w:r>
      <w:r>
        <w:tab/>
      </w:r>
      <w:r>
        <w:t>Software Development Kit</w:t>
      </w:r>
    </w:p>
    <w:p w:rsidR="41CB9ADE" w:rsidP="57957492" w:rsidRDefault="5193B620" w14:paraId="1FFA8B59" w14:textId="4E4FFDBB">
      <w:pPr>
        <w:pStyle w:val="Heading1"/>
        <w:rPr>
          <w:rFonts w:ascii="Calibri Light" w:hAnsi="Calibri Light"/>
          <w:sz w:val="26"/>
          <w:szCs w:val="26"/>
        </w:rPr>
      </w:pPr>
      <w:bookmarkStart w:name="_Toc1786248150" w:id="7"/>
      <w:r>
        <w:t>4    Motivation</w:t>
      </w:r>
      <w:bookmarkEnd w:id="7"/>
    </w:p>
    <w:p w:rsidR="01898B8E" w:rsidP="01898B8E" w:rsidRDefault="57957492" w14:paraId="271FE2D4" w14:textId="41769C85">
      <w:r>
        <w:t xml:space="preserve">Different applications have different methods to locate users in indoor environments, unlike GNSS for outdoor areas. Therefore, site signals are stored in different representations and styles. Let us consider </w:t>
      </w:r>
      <w:r>
        <w:lastRenderedPageBreak/>
        <w:t>when computing locations across two buildings A and B. Suppose building A uses WIFI fingerprints as site signals and JPEG images as maps, while building B uses iBeacon proximity and IMDF files. The current solution is to build two different applications, so that when you need a location, you open application A to locate yourself in building A and application B in building B. This case illustrates the inconvenience and redundancy to get a location pervasively at this moment, and it is far from the concept of pervasive positioning – to locate users in any applications.</w:t>
      </w:r>
    </w:p>
    <w:p w:rsidR="57957492" w:rsidP="57957492" w:rsidRDefault="57957492" w14:paraId="7B011BF4" w14:textId="2948662C">
      <w:r>
        <w:t>But surprisingly, pervasive positioning can be realized with a simple concept: applications contact the right parties using the right formats. Continuing with the example, suppose building A supports edge computation only and building B supports cloud computation only. Contacting the right party means contacting the server for downloading building A’s WIFI fingerprint as well as the server for computing locations in building B. Using the right formats means the data formats involved when contacting, for example, the WIFI fingerprint, user signal, location, etc.</w:t>
      </w:r>
    </w:p>
    <w:p w:rsidR="57957492" w:rsidP="57957492" w:rsidRDefault="57957492" w14:paraId="4571EA78" w14:textId="25CA6357">
      <w:r>
        <w:t>Only two stakeholders, end users (applications) and site owners, involved in the communication cannot ensure that applications contact the right parties. In the first place, which building should be contacted when the application wants a location? Therefore, it is necessary to maintain a platform for retrieving the building location information and other useful data including metadata of site signals, maps that are needed to display the locations to users, etc.</w:t>
      </w:r>
    </w:p>
    <w:p w:rsidR="57957492" w:rsidP="57957492" w:rsidRDefault="57957492" w14:paraId="07108A09" w14:textId="19E60B6B">
      <w:r>
        <w:t>Therefore, in order to bridge every stakeholder together to achieve pervasive positioning, this standard defines a set of communication protocols for applications, site owners and a lookup server (platform) as well as the spatial data formats and organization for running on a country scale.</w:t>
      </w:r>
    </w:p>
    <w:p w:rsidR="41CB9ADE" w:rsidP="41CB9ADE" w:rsidRDefault="5193B620" w14:paraId="59D73DA8" w14:textId="61A253E9">
      <w:pPr>
        <w:pStyle w:val="Heading1"/>
        <w:rPr>
          <w:rFonts w:ascii="Calibri Light" w:hAnsi="Calibri Light"/>
        </w:rPr>
      </w:pPr>
      <w:bookmarkStart w:name="_Toc431353049" w:id="8"/>
      <w:r>
        <w:t>5   Designs and Approaches</w:t>
      </w:r>
      <w:bookmarkEnd w:id="8"/>
    </w:p>
    <w:p w:rsidR="41CB9ADE" w:rsidP="41CB9ADE" w:rsidRDefault="5193B620" w14:paraId="03088F4E" w14:textId="2689DA2C">
      <w:pPr>
        <w:pStyle w:val="Heading2"/>
        <w:rPr>
          <w:rFonts w:ascii="Calibri Light" w:hAnsi="Calibri Light"/>
        </w:rPr>
      </w:pPr>
      <w:bookmarkStart w:name="_Toc1873268912" w:id="9"/>
      <w:r>
        <w:t>5.1    Operation Modes and Communication Protocols</w:t>
      </w:r>
      <w:bookmarkEnd w:id="9"/>
    </w:p>
    <w:p w:rsidR="57957492" w:rsidP="57957492" w:rsidRDefault="70A11C1A" w14:paraId="4953309A" w14:textId="3DDBE6F0">
      <w:pPr>
        <w:pStyle w:val="Subtitle"/>
      </w:pPr>
      <w:r w:rsidRPr="70A11C1A">
        <w:t>Overview</w:t>
      </w:r>
    </w:p>
    <w:p w:rsidR="57957492" w:rsidP="57957492" w:rsidRDefault="70A11C1A" w14:paraId="6470F61B" w14:textId="5BF6D5CF">
      <w:r>
        <w:t>Communication protocols describe the necessary components for applications to acquire locations, that is, what should be done for all stakeholders. The following diagram shows a general workflow of the protocols:</w:t>
      </w:r>
    </w:p>
    <w:p w:rsidR="57957492" w:rsidP="70A11C1A" w:rsidRDefault="57957492" w14:paraId="6B3B5A51" w14:textId="4809D9C7">
      <w:pPr>
        <w:jc w:val="center"/>
      </w:pPr>
      <w:r>
        <w:drawing>
          <wp:inline wp14:editId="2E02AD9A" wp14:anchorId="7E60A94A">
            <wp:extent cx="5695950" cy="3037840"/>
            <wp:effectExtent l="0" t="0" r="0" b="0"/>
            <wp:docPr id="90583151" name="Picture 90583151" title=""/>
            <wp:cNvGraphicFramePr>
              <a:graphicFrameLocks noChangeAspect="1"/>
            </wp:cNvGraphicFramePr>
            <a:graphic>
              <a:graphicData uri="http://schemas.openxmlformats.org/drawingml/2006/picture">
                <pic:pic>
                  <pic:nvPicPr>
                    <pic:cNvPr id="0" name="Picture 90583151"/>
                    <pic:cNvPicPr/>
                  </pic:nvPicPr>
                  <pic:blipFill>
                    <a:blip r:embed="R9679f485d455485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95950" cy="3037840"/>
                    </a:xfrm>
                    <a:prstGeom prst="rect">
                      <a:avLst/>
                    </a:prstGeom>
                  </pic:spPr>
                </pic:pic>
              </a:graphicData>
            </a:graphic>
          </wp:inline>
        </w:drawing>
      </w:r>
    </w:p>
    <w:p w:rsidR="57957492" w:rsidP="70A11C1A" w:rsidRDefault="70A11C1A" w14:paraId="5C98EAFE" w14:textId="001306D3">
      <w:pPr>
        <w:jc w:val="center"/>
      </w:pPr>
      <w:r>
        <w:t>Figure 1. A general workflow of communication protocols</w:t>
      </w:r>
    </w:p>
    <w:p w:rsidR="57957492" w:rsidP="57957492" w:rsidRDefault="57957492" w14:paraId="7668C8B2" w14:textId="3B299C3D">
      <w:r>
        <w:t>Site owners first upload map data and/or site signal data to lookup server. When applications request locations, they contact the lookup server, and the lookup server offers the location service to them, for example, sending nearby site signals to them or redirecting them to site owner’s server.</w:t>
      </w:r>
    </w:p>
    <w:p w:rsidR="57957492" w:rsidP="57957492" w:rsidRDefault="70A11C1A" w14:paraId="7A34E354" w14:textId="2B73C654">
      <w:pPr>
        <w:pStyle w:val="Subtitle"/>
      </w:pPr>
      <w:r w:rsidRPr="70A11C1A">
        <w:t>Four Operation Modes</w:t>
      </w:r>
    </w:p>
    <w:p w:rsidR="57957492" w:rsidP="57957492" w:rsidRDefault="70A11C1A" w14:paraId="50AB7A45" w14:textId="32D1D971">
      <w:r>
        <w:t>End users and site owners may or may not want to share their data, which implies that only one operation mode is not enough. For example, a cloud approach is not applicable if end users do not share their user signals. Therefore, the communication protocols categorize all cases into four operation modes:</w:t>
      </w:r>
    </w:p>
    <w:p w:rsidR="57957492" w:rsidP="70A11C1A" w:rsidRDefault="57957492" w14:paraId="6BA56283" w14:textId="187269CC">
      <w:pPr>
        <w:jc w:val="center"/>
      </w:pPr>
      <w:r>
        <w:rPr>
          <w:noProof/>
        </w:rPr>
        <w:drawing>
          <wp:inline distT="0" distB="0" distL="0" distR="0" wp14:anchorId="5813FEFB" wp14:editId="398DD15D">
            <wp:extent cx="5724525" cy="2456776"/>
            <wp:effectExtent l="0" t="0" r="0" b="0"/>
            <wp:docPr id="1499597029" name="Picture 1499597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4525" cy="2456776"/>
                    </a:xfrm>
                    <a:prstGeom prst="rect">
                      <a:avLst/>
                    </a:prstGeom>
                  </pic:spPr>
                </pic:pic>
              </a:graphicData>
            </a:graphic>
          </wp:inline>
        </w:drawing>
      </w:r>
    </w:p>
    <w:p w:rsidR="57957492" w:rsidP="70A11C1A" w:rsidRDefault="70A11C1A" w14:paraId="640EB3B9" w14:textId="5535FEE3">
      <w:pPr>
        <w:jc w:val="center"/>
      </w:pPr>
      <w:r>
        <w:t>Table 1. Four operation modes for different pairs of applications and site owners</w:t>
      </w:r>
    </w:p>
    <w:p w:rsidR="57957492" w:rsidP="57957492" w:rsidRDefault="70A11C1A" w14:paraId="2D7E7DAB" w14:textId="56F973FB">
      <w:r>
        <w:t xml:space="preserve">Applications may or may not want to share end users’ signal with any servers. This determines whether the operation mode is a cloud approach or an edge approach, since an edge approach must be chosen if </w:t>
      </w:r>
      <w:r>
        <w:lastRenderedPageBreak/>
        <w:t>applications do not share user. Besides, site owners also decide whether or not to share their site signals with the lookup server, determining if it is a centralized approach or a distributed approach. Therefore, depending on the types of applications and site owners, there are four operation modes.</w:t>
      </w:r>
    </w:p>
    <w:p w:rsidR="70A11C1A" w:rsidP="70A11C1A" w:rsidRDefault="70A11C1A" w14:paraId="6815DC28" w14:textId="69B4D95E">
      <w:r>
        <w:t>The first bit of the binary form of the operation mode is whether the site owner is willing to share site signals with the lookup server while the second bit is whether the application is willing to share user signals with any server.</w:t>
      </w:r>
    </w:p>
    <w:p w:rsidR="57957492" w:rsidP="57957492" w:rsidRDefault="38FF0FA3" w14:paraId="725DE624" w14:textId="75F6F55E">
      <w:pPr>
        <w:pStyle w:val="subtitle2"/>
      </w:pPr>
      <w:r w:rsidRPr="38FF0FA3">
        <w:t>Operation mode 0</w:t>
      </w:r>
      <w:r w:rsidRPr="38FF0FA3">
        <w:rPr>
          <w:color w:val="000000" w:themeColor="text1"/>
        </w:rPr>
        <w:t xml:space="preserve"> </w:t>
      </w:r>
      <w:r w:rsidRPr="38FF0FA3">
        <w:t>– Site-supported edge localization</w:t>
      </w:r>
    </w:p>
    <w:p w:rsidR="57957492" w:rsidP="70A11C1A" w:rsidRDefault="57957492" w14:paraId="36723830" w14:textId="02BD2C8B">
      <w:pPr>
        <w:jc w:val="center"/>
      </w:pPr>
      <w:r>
        <w:rPr>
          <w:noProof/>
        </w:rPr>
        <w:drawing>
          <wp:inline distT="0" distB="0" distL="0" distR="0" wp14:anchorId="1CE4EDA7" wp14:editId="37FE7753">
            <wp:extent cx="4572000" cy="3324225"/>
            <wp:effectExtent l="0" t="0" r="0" b="0"/>
            <wp:docPr id="578102081" name="Picture 578102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3324225"/>
                    </a:xfrm>
                    <a:prstGeom prst="rect">
                      <a:avLst/>
                    </a:prstGeom>
                  </pic:spPr>
                </pic:pic>
              </a:graphicData>
            </a:graphic>
          </wp:inline>
        </w:drawing>
      </w:r>
    </w:p>
    <w:p w:rsidR="57957492" w:rsidP="70A11C1A" w:rsidRDefault="70A11C1A" w14:paraId="635DEF7C" w14:textId="036E495C">
      <w:pPr>
        <w:jc w:val="center"/>
        <w:rPr>
          <w:color w:val="000000" w:themeColor="text1"/>
        </w:rPr>
      </w:pPr>
      <w:r>
        <w:t>Figure 2. Operation mode</w:t>
      </w:r>
      <w:r w:rsidRPr="70A11C1A">
        <w:rPr>
          <w:rFonts w:ascii="Arial" w:hAnsi="Arial" w:eastAsia="Arial" w:cs="Arial"/>
          <w:color w:val="202124"/>
        </w:rPr>
        <w:t xml:space="preserve"> 0</w:t>
      </w:r>
    </w:p>
    <w:p w:rsidR="70A11C1A" w:rsidP="38FF0FA3" w:rsidRDefault="38FF0FA3" w14:paraId="43DF981F" w14:textId="040A7336">
      <w:pPr>
        <w:rPr>
          <w:rFonts w:ascii="Arial" w:hAnsi="Arial" w:eastAsia="Arial" w:cs="Arial"/>
          <w:color w:val="202124"/>
        </w:rPr>
      </w:pPr>
      <w:r w:rsidRPr="38FF0FA3">
        <w:rPr>
          <w:color w:val="000000" w:themeColor="text1"/>
        </w:rPr>
        <w:t xml:space="preserve">If the site owner does not share site signals with the lookup server and the application does not share user signals with any parties, they should choose operation mode 0. </w:t>
      </w:r>
      <w:r>
        <w:t>The site owner has to host a server for retrieving location and tell the lookup server his/her server address. Then the lookup server returns the server address upon the application’s request, redirecting it to the site owner’s server. After that, the application requests the site owner’s site signals and computes the location locally.</w:t>
      </w:r>
    </w:p>
    <w:p w:rsidR="70A11C1A" w:rsidP="70A11C1A" w:rsidRDefault="70A11C1A" w14:paraId="52066589" w14:textId="7A786DCC">
      <w:pPr>
        <w:pStyle w:val="subtitle2"/>
      </w:pPr>
      <w:r w:rsidRPr="70A11C1A">
        <w:t>Operation mode 1</w:t>
      </w:r>
      <w:r w:rsidRPr="70A11C1A">
        <w:rPr>
          <w:rFonts w:ascii="Arial" w:hAnsi="Arial" w:eastAsia="Arial" w:cs="Arial"/>
          <w:color w:val="202124"/>
        </w:rPr>
        <w:t xml:space="preserve"> </w:t>
      </w:r>
      <w:r w:rsidRPr="70A11C1A">
        <w:t>– Site server localization</w:t>
      </w:r>
    </w:p>
    <w:p w:rsidR="70A11C1A" w:rsidP="70A11C1A" w:rsidRDefault="70A11C1A" w14:paraId="39C82D94" w14:textId="2EDBBB1F">
      <w:pPr>
        <w:jc w:val="center"/>
      </w:pPr>
      <w:r>
        <w:rPr>
          <w:noProof/>
        </w:rPr>
        <w:lastRenderedPageBreak/>
        <w:drawing>
          <wp:inline distT="0" distB="0" distL="0" distR="0" wp14:anchorId="0DECE96C" wp14:editId="70B1291A">
            <wp:extent cx="4572000" cy="3190875"/>
            <wp:effectExtent l="0" t="0" r="0" b="0"/>
            <wp:docPr id="381842154" name="Picture 381842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3190875"/>
                    </a:xfrm>
                    <a:prstGeom prst="rect">
                      <a:avLst/>
                    </a:prstGeom>
                  </pic:spPr>
                </pic:pic>
              </a:graphicData>
            </a:graphic>
          </wp:inline>
        </w:drawing>
      </w:r>
    </w:p>
    <w:p w:rsidR="70A11C1A" w:rsidP="70A11C1A" w:rsidRDefault="70A11C1A" w14:paraId="183D2761" w14:textId="6FD748C0">
      <w:pPr>
        <w:jc w:val="center"/>
        <w:rPr>
          <w:rFonts w:ascii="Arial" w:hAnsi="Arial" w:eastAsia="Arial" w:cs="Arial"/>
          <w:color w:val="202124"/>
        </w:rPr>
      </w:pPr>
      <w:r>
        <w:t>Figure 3. Operation mode 1</w:t>
      </w:r>
    </w:p>
    <w:p w:rsidR="70A11C1A" w:rsidP="70A11C1A" w:rsidRDefault="70A11C1A" w14:paraId="19A8F285" w14:textId="2FD46976">
      <w:pPr>
        <w:rPr>
          <w:rFonts w:ascii="Arial" w:hAnsi="Arial" w:eastAsia="Arial" w:cs="Arial"/>
          <w:color w:val="202124"/>
        </w:rPr>
      </w:pPr>
      <w:r>
        <w:t xml:space="preserve">If the site owner does not share site signals with any parties but the application shares user signals, they should choose operation mode 1. </w:t>
      </w:r>
      <w:r w:rsidRPr="70A11C1A">
        <w:rPr>
          <w:color w:val="000000" w:themeColor="text1"/>
        </w:rPr>
        <w:t>This mode is similar to mode 0</w:t>
      </w:r>
      <w:r w:rsidRPr="70A11C1A">
        <w:t>, but after the application is redirected, it sends user signals to the site owner’s server and receives the location.</w:t>
      </w:r>
    </w:p>
    <w:p w:rsidR="70A11C1A" w:rsidP="70A11C1A" w:rsidRDefault="70A11C1A" w14:paraId="541F4B5F" w14:textId="1200E208">
      <w:pPr>
        <w:pStyle w:val="subtitle2"/>
      </w:pPr>
      <w:r w:rsidRPr="70A11C1A">
        <w:t>Operation mode 2</w:t>
      </w:r>
      <w:r w:rsidRPr="70A11C1A">
        <w:rPr>
          <w:rFonts w:ascii="Arial" w:hAnsi="Arial" w:eastAsia="Arial" w:cs="Arial"/>
          <w:color w:val="202124"/>
        </w:rPr>
        <w:t xml:space="preserve"> </w:t>
      </w:r>
      <w:r w:rsidRPr="70A11C1A">
        <w:t>– Platform-supported edge localization</w:t>
      </w:r>
    </w:p>
    <w:p w:rsidR="70A11C1A" w:rsidP="70A11C1A" w:rsidRDefault="70A11C1A" w14:paraId="701E4B0F" w14:textId="1A6E67ED">
      <w:pPr>
        <w:jc w:val="center"/>
      </w:pPr>
      <w:r>
        <w:rPr>
          <w:noProof/>
        </w:rPr>
        <w:drawing>
          <wp:inline distT="0" distB="0" distL="0" distR="0" wp14:anchorId="1AA31EB5" wp14:editId="489639D5">
            <wp:extent cx="4572000" cy="3295650"/>
            <wp:effectExtent l="0" t="0" r="0" b="0"/>
            <wp:docPr id="337546109" name="Picture 337546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3295650"/>
                    </a:xfrm>
                    <a:prstGeom prst="rect">
                      <a:avLst/>
                    </a:prstGeom>
                  </pic:spPr>
                </pic:pic>
              </a:graphicData>
            </a:graphic>
          </wp:inline>
        </w:drawing>
      </w:r>
    </w:p>
    <w:p w:rsidR="70A11C1A" w:rsidP="70A11C1A" w:rsidRDefault="70A11C1A" w14:paraId="108EBFF5" w14:textId="19867EE8">
      <w:pPr>
        <w:jc w:val="center"/>
      </w:pPr>
      <w:r>
        <w:lastRenderedPageBreak/>
        <w:t>Figure 4. Operation mode 2</w:t>
      </w:r>
    </w:p>
    <w:p w:rsidR="70A11C1A" w:rsidP="70A11C1A" w:rsidRDefault="38FF0FA3" w14:paraId="76747AC0" w14:textId="5DCC5C20">
      <w:pPr>
        <w:rPr>
          <w:u w:val="single"/>
        </w:rPr>
      </w:pPr>
      <w:r w:rsidR="5BF00052">
        <w:rPr/>
        <w:t xml:space="preserve">If the site owner shares site signals but the application does not share user signals, operation mode 2 is the best choice. In this mode, the site owner uploads his/her site signals to the lookup server. Then the application requests site signals from lookup server </w:t>
      </w:r>
      <w:r w:rsidR="5BF00052">
        <w:rPr/>
        <w:t>and</w:t>
      </w:r>
      <w:r w:rsidR="5BF00052">
        <w:rPr/>
        <w:t xml:space="preserve"> </w:t>
      </w:r>
      <w:proofErr w:type="gramStart"/>
      <w:r w:rsidR="5BF00052">
        <w:rPr/>
        <w:t>computes</w:t>
      </w:r>
      <w:proofErr w:type="gramEnd"/>
      <w:r w:rsidR="5BF00052">
        <w:rPr/>
        <w:t xml:space="preserve"> location locally.</w:t>
      </w:r>
    </w:p>
    <w:p w:rsidR="70A11C1A" w:rsidP="70A11C1A" w:rsidRDefault="70A11C1A" w14:paraId="7E65C2A1" w14:textId="1D1F6229">
      <w:pPr>
        <w:pStyle w:val="subtitle2"/>
      </w:pPr>
      <w:r w:rsidRPr="70A11C1A">
        <w:t>Operation mode 3 – Platform localization</w:t>
      </w:r>
    </w:p>
    <w:p w:rsidR="70A11C1A" w:rsidP="70A11C1A" w:rsidRDefault="70A11C1A" w14:paraId="73345956" w14:textId="7F586A15">
      <w:pPr>
        <w:jc w:val="center"/>
      </w:pPr>
      <w:r>
        <w:rPr>
          <w:noProof/>
        </w:rPr>
        <w:drawing>
          <wp:inline distT="0" distB="0" distL="0" distR="0" wp14:anchorId="4674F4C4" wp14:editId="749CEA54">
            <wp:extent cx="4572000" cy="3257550"/>
            <wp:effectExtent l="0" t="0" r="0" b="0"/>
            <wp:docPr id="515127142" name="Picture 515127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3257550"/>
                    </a:xfrm>
                    <a:prstGeom prst="rect">
                      <a:avLst/>
                    </a:prstGeom>
                  </pic:spPr>
                </pic:pic>
              </a:graphicData>
            </a:graphic>
          </wp:inline>
        </w:drawing>
      </w:r>
    </w:p>
    <w:p w:rsidR="70A11C1A" w:rsidP="70A11C1A" w:rsidRDefault="70A11C1A" w14:paraId="624B18EE" w14:textId="713668E1">
      <w:pPr>
        <w:jc w:val="center"/>
        <w:rPr>
          <w:rFonts w:ascii="Arial" w:hAnsi="Arial" w:eastAsia="Arial" w:cs="Arial"/>
          <w:color w:val="202124"/>
        </w:rPr>
      </w:pPr>
      <w:r>
        <w:t>Figure 2. Operation mode 3</w:t>
      </w:r>
    </w:p>
    <w:p w:rsidR="70A11C1A" w:rsidP="70A11C1A" w:rsidRDefault="38FF0FA3" w14:paraId="05BC4062" w14:textId="62688A32">
      <w:r>
        <w:t>If both the application and the site owner are willing to share their data, operation mode 3</w:t>
      </w:r>
      <w:r w:rsidRPr="38FF0FA3">
        <w:rPr>
          <w:rFonts w:ascii="Arial" w:hAnsi="Arial" w:eastAsia="Arial" w:cs="Arial"/>
          <w:color w:val="202124"/>
        </w:rPr>
        <w:t xml:space="preserve"> </w:t>
      </w:r>
      <w:r>
        <w:t>is the best choice. In this mode, the site owner uploads his/her site signals to the lookup server. Then the lookup server computes the location for the application upon its request.</w:t>
      </w:r>
    </w:p>
    <w:p w:rsidR="57957492" w:rsidP="57957492" w:rsidRDefault="57957492" w14:paraId="64915946" w14:textId="770761AB">
      <w:pPr>
        <w:pStyle w:val="subtitle2"/>
      </w:pPr>
      <w:r w:rsidRPr="57957492">
        <w:t>Whether or not to share data with others</w:t>
      </w:r>
    </w:p>
    <w:p w:rsidR="57957492" w:rsidP="57957492" w:rsidRDefault="57957492" w14:paraId="442E6D8E" w14:textId="53301106">
      <w:r w:rsidRPr="57957492">
        <w:t>For applications, sharing user signals weakens end users’ location privacy and increases the latency since user signals will be uploaded to site owner’s server to compute locations. However, if applications do not share user signals, it must compute the location locally, which increases the device computational and storage requirements.</w:t>
      </w:r>
    </w:p>
    <w:p w:rsidR="57957492" w:rsidP="38FF0FA3" w:rsidRDefault="38FF0FA3" w14:paraId="23A9CDB7" w14:textId="2DA25241">
      <w:pPr>
        <w:rPr>
          <w:rFonts w:ascii="Calibri" w:hAnsi="Calibri" w:eastAsia="Calibri" w:cs="Calibri"/>
          <w:color w:val="000000" w:themeColor="text1"/>
        </w:rPr>
      </w:pPr>
      <w:r w:rsidRPr="38FF0FA3">
        <w:t xml:space="preserve">For site owners, there are three levels of sharing. The first is not to share with any parties. Site owners should choose operation mode 1 </w:t>
      </w:r>
      <w:r w:rsidRPr="38FF0FA3">
        <w:rPr>
          <w:rFonts w:ascii="Calibri" w:hAnsi="Calibri" w:eastAsia="Calibri" w:cs="Calibri"/>
          <w:color w:val="000000" w:themeColor="text1"/>
        </w:rPr>
        <w:t>so as to avoid any data privacy concerns. The second is to share with application only, potentially restricting the number of people accessing their site signals. Then they should choose mode 0</w:t>
      </w:r>
      <w:r w:rsidRPr="38FF0FA3">
        <w:rPr>
          <w:color w:val="000000" w:themeColor="text1"/>
        </w:rPr>
        <w:t>. The third is to share with anyone, choosing mode 2</w:t>
      </w:r>
      <w:r w:rsidRPr="38FF0FA3">
        <w:rPr>
          <w:rFonts w:ascii="Calibri" w:hAnsi="Calibri" w:eastAsia="Calibri" w:cs="Calibri"/>
          <w:color w:val="000000" w:themeColor="text1"/>
        </w:rPr>
        <w:t xml:space="preserve"> or 3.</w:t>
      </w:r>
    </w:p>
    <w:p w:rsidR="57957492" w:rsidP="57957492" w:rsidRDefault="57957492" w14:paraId="2C43B3DF" w14:textId="26CE1B10">
      <w:pPr>
        <w:rPr>
          <w:rFonts w:ascii="Calibri" w:hAnsi="Calibri" w:eastAsia="Calibri" w:cs="Calibri"/>
          <w:color w:val="000000" w:themeColor="text1"/>
        </w:rPr>
      </w:pPr>
      <w:r w:rsidRPr="57957492">
        <w:rPr>
          <w:rFonts w:ascii="Calibri" w:hAnsi="Calibri" w:eastAsia="Calibri" w:cs="Calibri"/>
          <w:color w:val="000000" w:themeColor="text1"/>
        </w:rPr>
        <w:lastRenderedPageBreak/>
        <w:t>However, there is a tradeoff between privacy protection and cost since higher privacy protection means keeping more computation and information on their sides. Applications and site owners should choose the operation mode according to their preferences.</w:t>
      </w:r>
    </w:p>
    <w:p w:rsidR="57957492" w:rsidP="57957492" w:rsidRDefault="70A11C1A" w14:paraId="25336C08" w14:textId="05BD6211">
      <w:pPr>
        <w:pStyle w:val="Subtitle"/>
      </w:pPr>
      <w:r w:rsidRPr="70A11C1A">
        <w:t>Handshaking for Choosing Operation Mode</w:t>
      </w:r>
    </w:p>
    <w:p w:rsidR="57957492" w:rsidP="57957492" w:rsidRDefault="57957492" w14:paraId="2403BA2E" w14:textId="2CB6A637">
      <w:r>
        <w:t>It is important to provide the information needed for applications to choose the operation modes with the nearby building. Different applications may have different searching criteria and considerations. Therefore, a handshaking process is needed between applications and the lookup server to confirm the favored operation mode.</w:t>
      </w:r>
    </w:p>
    <w:p w:rsidR="57957492" w:rsidP="70A11C1A" w:rsidRDefault="57957492" w14:paraId="6EF36CF5" w14:textId="3834A8FF">
      <w:pPr>
        <w:jc w:val="center"/>
      </w:pPr>
      <w:r>
        <w:rPr>
          <w:noProof/>
        </w:rPr>
        <w:drawing>
          <wp:inline distT="0" distB="0" distL="0" distR="0" wp14:anchorId="65FC4F0D" wp14:editId="118B515E">
            <wp:extent cx="4572000" cy="4543425"/>
            <wp:effectExtent l="0" t="0" r="0" b="0"/>
            <wp:docPr id="791678513" name="Picture 791678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4543425"/>
                    </a:xfrm>
                    <a:prstGeom prst="rect">
                      <a:avLst/>
                    </a:prstGeom>
                  </pic:spPr>
                </pic:pic>
              </a:graphicData>
            </a:graphic>
          </wp:inline>
        </w:drawing>
      </w:r>
    </w:p>
    <w:p w:rsidR="57957492" w:rsidP="70A11C1A" w:rsidRDefault="70A11C1A" w14:paraId="707C60B7" w14:textId="5797FBDE">
      <w:pPr>
        <w:jc w:val="center"/>
      </w:pPr>
      <w:r>
        <w:t>Figure 6. Handshaking between applications and the lookup server</w:t>
      </w:r>
    </w:p>
    <w:p w:rsidR="57957492" w:rsidP="57957492" w:rsidRDefault="57957492" w14:paraId="66C734CA" w14:textId="35EDD156">
      <w:r>
        <w:t>The handshaking consists of four steps:</w:t>
      </w:r>
    </w:p>
    <w:p w:rsidR="57957492" w:rsidP="00700E16" w:rsidRDefault="57957492" w14:paraId="2D706692" w14:textId="41087D09">
      <w:pPr>
        <w:pStyle w:val="ListParagraph"/>
        <w:numPr>
          <w:ilvl w:val="0"/>
          <w:numId w:val="19"/>
        </w:numPr>
        <w:rPr>
          <w:rFonts w:eastAsiaTheme="minorEastAsia"/>
        </w:rPr>
      </w:pPr>
      <w:r>
        <w:t>The application specifies a (set of) searching criteria that it is interested in, for example, specifying a circle by a center and a radius, filtering out buildings not having WIFI fingerprints, etc.</w:t>
      </w:r>
    </w:p>
    <w:p w:rsidR="57957492" w:rsidP="00700E16" w:rsidRDefault="57957492" w14:paraId="17BBF206" w14:textId="71BDB19E">
      <w:pPr>
        <w:pStyle w:val="ListParagraph"/>
        <w:numPr>
          <w:ilvl w:val="0"/>
          <w:numId w:val="19"/>
        </w:numPr>
      </w:pPr>
      <w:r>
        <w:lastRenderedPageBreak/>
        <w:t>The lookup server returns building information satisfying the criteria. This information includes everything the application needs to decide whether or not to select the operation mode for this building, for example, the supported operation modes, type of supported site signals, etc.</w:t>
      </w:r>
    </w:p>
    <w:p w:rsidR="57957492" w:rsidP="00700E16" w:rsidRDefault="57957492" w14:paraId="56C917B6" w14:textId="62536483">
      <w:pPr>
        <w:pStyle w:val="ListParagraph"/>
        <w:numPr>
          <w:ilvl w:val="0"/>
          <w:numId w:val="19"/>
        </w:numPr>
      </w:pPr>
      <w:r>
        <w:t>The application returns the selected building(s) and the operation mode(s).</w:t>
      </w:r>
    </w:p>
    <w:p w:rsidR="57957492" w:rsidP="00700E16" w:rsidRDefault="70A11C1A" w14:paraId="3CBCBCBF" w14:textId="769FE2F0">
      <w:pPr>
        <w:pStyle w:val="ListParagraph"/>
        <w:numPr>
          <w:ilvl w:val="0"/>
          <w:numId w:val="19"/>
        </w:numPr>
        <w:rPr>
          <w:rFonts w:eastAsiaTheme="minorEastAsia"/>
          <w:color w:val="202124"/>
        </w:rPr>
      </w:pPr>
      <w:r>
        <w:t>After confirming the operation mode and the building, the lookup server sends the necessary data for operation to the application. For example, the application needs the site owner’s server address to upload user signals for locations in operation mode 1.</w:t>
      </w:r>
    </w:p>
    <w:p w:rsidR="57957492" w:rsidP="57957492" w:rsidRDefault="70A11C1A" w14:paraId="4CEDE48D" w14:textId="1C1E8692">
      <w:pPr>
        <w:pStyle w:val="Subtitle"/>
      </w:pPr>
      <w:r w:rsidRPr="70A11C1A">
        <w:t>Building Switching</w:t>
      </w:r>
    </w:p>
    <w:p w:rsidR="57957492" w:rsidP="57957492" w:rsidRDefault="57957492" w14:paraId="2560DE44" w14:textId="32253D25">
      <w:r>
        <w:t xml:space="preserve">Unlike traditional localization, pervasive positioning supports dynamically changing of the supported area. Therefore, before computing the location, an in-building region detection is carried out to ensure the application is inside the supported region. If the application is outside the supported region, the application needs to download the latest nearby site signals or connect to the site owner’s server of the newly arrived building, which is called building switching. </w:t>
      </w:r>
    </w:p>
    <w:p w:rsidR="57957492" w:rsidP="57957492" w:rsidRDefault="57957492" w14:paraId="23096B20" w14:textId="0FE4A9BF">
      <w:r>
        <w:t>The simplest way is to handshake again with the lookup server to obtain the latest data for operation. Applications are suggested to include the previous building identity in the searching criteria in step one when handshaking, which improves efficiency and accuracy of the newly arrived building.</w:t>
      </w:r>
    </w:p>
    <w:p w:rsidR="57957492" w:rsidP="57957492" w:rsidRDefault="57957492" w14:paraId="15B72893" w14:textId="0EA52917">
      <w:r w:rsidRPr="57957492">
        <w:rPr>
          <w:rFonts w:ascii="Calibri Light" w:hAnsi="Calibri Light" w:eastAsia="Calibri Light" w:cs="Calibri Light"/>
          <w:color w:val="5A5A5A"/>
          <w:sz w:val="26"/>
          <w:szCs w:val="26"/>
        </w:rPr>
        <w:t>Obtaining Map Data</w:t>
      </w:r>
    </w:p>
    <w:p w:rsidR="57957492" w:rsidP="57957492" w:rsidRDefault="57957492" w14:paraId="575B5423" w14:textId="327366DE">
      <w:r>
        <w:t>After computing or receiving the locations, applications need a map to display the location. Since every map data is stored in the lookup server, the application can request the map data from the lookup server using the computed location. Other map retravel methods are introduced in section 5.3.</w:t>
      </w:r>
    </w:p>
    <w:p w:rsidR="57957492" w:rsidP="57957492" w:rsidRDefault="57957492" w14:paraId="074F3D0F" w14:textId="499319BF">
      <w:pPr>
        <w:rPr>
          <w:rFonts w:ascii="Calibri Light" w:hAnsi="Calibri Light" w:eastAsia="Calibri Light" w:cs="Calibri Light"/>
          <w:color w:val="5A5A5A"/>
          <w:sz w:val="26"/>
          <w:szCs w:val="26"/>
        </w:rPr>
      </w:pPr>
      <w:r w:rsidRPr="57957492">
        <w:rPr>
          <w:rFonts w:ascii="Calibri Light" w:hAnsi="Calibri Light" w:eastAsia="Calibri Light" w:cs="Calibri Light"/>
          <w:color w:val="5A5A5A"/>
          <w:sz w:val="26"/>
          <w:szCs w:val="26"/>
        </w:rPr>
        <w:t>Site Owners’ Server</w:t>
      </w:r>
    </w:p>
    <w:p w:rsidR="57957492" w:rsidP="57957492" w:rsidRDefault="70A11C1A" w14:paraId="527C56DB" w14:textId="312A00F7">
      <w:r>
        <w:t>In mode 0 and 1, site owners do not share data with the lookup server so they should host their servers to deal with applications’ requests. M</w:t>
      </w:r>
      <w:r w:rsidRPr="70A11C1A">
        <w:rPr>
          <w:rFonts w:ascii="Calibri" w:hAnsi="Calibri" w:eastAsia="Calibri" w:cs="Calibri"/>
          <w:color w:val="000000" w:themeColor="text1"/>
        </w:rPr>
        <w:t>ode 0</w:t>
      </w:r>
      <w:r w:rsidRPr="70A11C1A">
        <w:rPr>
          <w:rFonts w:ascii="Arial" w:hAnsi="Arial" w:eastAsia="Arial" w:cs="Arial"/>
          <w:color w:val="202124"/>
        </w:rPr>
        <w:t xml:space="preserve"> </w:t>
      </w:r>
      <w:r w:rsidRPr="70A11C1A">
        <w:rPr>
          <w:rFonts w:ascii="Calibri" w:hAnsi="Calibri" w:eastAsia="Calibri" w:cs="Calibri"/>
          <w:color w:val="000000" w:themeColor="text1"/>
        </w:rPr>
        <w:t>site owners</w:t>
      </w:r>
      <w:r>
        <w:t xml:space="preserve"> need to host a server for downloading their site signals while mode 1</w:t>
      </w:r>
      <w:r w:rsidRPr="70A11C1A">
        <w:rPr>
          <w:rFonts w:ascii="Calibri" w:hAnsi="Calibri" w:eastAsia="Calibri" w:cs="Calibri"/>
          <w:color w:val="000000" w:themeColor="text1"/>
        </w:rPr>
        <w:t xml:space="preserve"> site owners need to host a server for computing location</w:t>
      </w:r>
      <w:r>
        <w:t xml:space="preserve">. The server should implement a specific list of APIs following this standard so as to ensure that the application can call the desired APIs in different buildings. The API specifications are in section 8. </w:t>
      </w:r>
    </w:p>
    <w:p w:rsidR="57957492" w:rsidP="57957492" w:rsidRDefault="57957492" w14:paraId="22FC7B89" w14:textId="7031F79C">
      <w:pPr>
        <w:rPr>
          <w:rFonts w:ascii="Calibri Light" w:hAnsi="Calibri Light" w:eastAsia="Calibri Light" w:cs="Calibri Light"/>
          <w:color w:val="5A5A5A"/>
          <w:sz w:val="26"/>
          <w:szCs w:val="26"/>
        </w:rPr>
      </w:pPr>
      <w:r w:rsidRPr="57957492">
        <w:rPr>
          <w:rFonts w:ascii="Calibri Light" w:hAnsi="Calibri Light" w:eastAsia="Calibri Light" w:cs="Calibri Light"/>
          <w:color w:val="5A5A5A"/>
          <w:sz w:val="26"/>
          <w:szCs w:val="26"/>
        </w:rPr>
        <w:t>SDK for Applications</w:t>
      </w:r>
    </w:p>
    <w:p w:rsidR="57957492" w:rsidP="57957492" w:rsidRDefault="57957492" w14:paraId="679EDA0C" w14:textId="4AA5E2A3">
      <w:r>
        <w:t>Applications need to contact many different servers to obtain the location services. If applications need to communicate with different parties via web APIs at a low level, it increases the developer’s workload significantly. To facilitate the development of the application, this standard defines an SDK for retrieving location service to reduce the workload of application developers. Applications can handshake, download the site signals, connect to site owner’s servers, download map data via a set of APIs in the SDK. The SDK guidelines and API specifications are in section 7.</w:t>
      </w:r>
    </w:p>
    <w:p w:rsidR="57957492" w:rsidP="57957492" w:rsidRDefault="70A11C1A" w14:paraId="2832A57F" w14:textId="15548C27">
      <w:pPr>
        <w:pStyle w:val="Subtitle"/>
      </w:pPr>
      <w:r w:rsidRPr="70A11C1A">
        <w:t>A Holistic View of Communication Protocols</w:t>
      </w:r>
    </w:p>
    <w:p w:rsidR="57957492" w:rsidP="70A11C1A" w:rsidRDefault="57957492" w14:paraId="396D2AFE" w14:textId="0B505ADD">
      <w:pPr>
        <w:jc w:val="center"/>
      </w:pPr>
      <w:r>
        <w:drawing>
          <wp:inline wp14:editId="4E1D95AF" wp14:anchorId="4796003E">
            <wp:extent cx="5905500" cy="2374503"/>
            <wp:effectExtent l="0" t="0" r="0" b="0"/>
            <wp:docPr id="339284862" name="Picture 339284862" title=""/>
            <wp:cNvGraphicFramePr>
              <a:graphicFrameLocks noChangeAspect="1"/>
            </wp:cNvGraphicFramePr>
            <a:graphic>
              <a:graphicData uri="http://schemas.openxmlformats.org/drawingml/2006/picture">
                <pic:pic>
                  <pic:nvPicPr>
                    <pic:cNvPr id="0" name="Picture 339284862"/>
                    <pic:cNvPicPr/>
                  </pic:nvPicPr>
                  <pic:blipFill>
                    <a:blip r:embed="R0d49f372f81f47c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05500" cy="2374503"/>
                    </a:xfrm>
                    <a:prstGeom prst="rect">
                      <a:avLst/>
                    </a:prstGeom>
                  </pic:spPr>
                </pic:pic>
              </a:graphicData>
            </a:graphic>
          </wp:inline>
        </w:drawing>
      </w:r>
    </w:p>
    <w:p w:rsidR="57957492" w:rsidP="70A11C1A" w:rsidRDefault="70A11C1A" w14:paraId="784D9651" w14:textId="5DF2D926">
      <w:pPr>
        <w:jc w:val="center"/>
      </w:pPr>
      <w:r>
        <w:t>Figure 7. A holistic view of communication protocols</w:t>
      </w:r>
    </w:p>
    <w:p w:rsidR="57957492" w:rsidP="70A11C1A" w:rsidRDefault="70A11C1A" w14:paraId="76E2E6FE" w14:textId="66B343C9">
      <w:pPr>
        <w:rPr>
          <w:rFonts w:ascii="Calibri" w:hAnsi="Calibri" w:eastAsia="Calibri" w:cs="Calibri"/>
          <w:color w:val="000000" w:themeColor="text1"/>
        </w:rPr>
      </w:pPr>
      <w:r>
        <w:t>Before offering any location service, operation mode 2</w:t>
      </w:r>
      <w:r w:rsidRPr="70A11C1A">
        <w:rPr>
          <w:rFonts w:ascii="Calibri" w:hAnsi="Calibri" w:eastAsia="Calibri" w:cs="Calibri"/>
          <w:color w:val="000000" w:themeColor="text1"/>
        </w:rPr>
        <w:t xml:space="preserve"> and 3 site owners upload their site signals maps to the lookup server, while operation mode 0 and 1</w:t>
      </w:r>
      <w:r w:rsidRPr="70A11C1A">
        <w:rPr>
          <w:rFonts w:ascii="Arial" w:hAnsi="Arial" w:eastAsia="Arial" w:cs="Arial"/>
          <w:color w:val="202124"/>
        </w:rPr>
        <w:t xml:space="preserve"> </w:t>
      </w:r>
      <w:r w:rsidRPr="70A11C1A">
        <w:rPr>
          <w:rFonts w:ascii="Calibri" w:hAnsi="Calibri" w:eastAsia="Calibri" w:cs="Calibri"/>
          <w:color w:val="000000" w:themeColor="text1"/>
        </w:rPr>
        <w:t>site owners only upload maps to the lookup server, following the formats and procedures motioned in later sections. Additional works for mode 0 and 1</w:t>
      </w:r>
      <w:r w:rsidRPr="70A11C1A">
        <w:rPr>
          <w:rFonts w:ascii="Arial" w:hAnsi="Arial" w:eastAsia="Arial" w:cs="Arial"/>
          <w:color w:val="202124"/>
        </w:rPr>
        <w:t xml:space="preserve"> site</w:t>
      </w:r>
      <w:r w:rsidRPr="70A11C1A">
        <w:rPr>
          <w:rFonts w:ascii="Calibri" w:hAnsi="Calibri" w:eastAsia="Calibri" w:cs="Calibri"/>
          <w:color w:val="000000" w:themeColor="text1"/>
        </w:rPr>
        <w:t xml:space="preserve"> owners is that mode 0</w:t>
      </w:r>
      <w:r w:rsidRPr="70A11C1A">
        <w:rPr>
          <w:rFonts w:ascii="Arial" w:hAnsi="Arial" w:eastAsia="Arial" w:cs="Arial"/>
          <w:color w:val="202124"/>
        </w:rPr>
        <w:t xml:space="preserve"> </w:t>
      </w:r>
      <w:r w:rsidRPr="70A11C1A">
        <w:rPr>
          <w:rFonts w:ascii="Calibri" w:hAnsi="Calibri" w:eastAsia="Calibri" w:cs="Calibri"/>
          <w:color w:val="000000" w:themeColor="text1"/>
        </w:rPr>
        <w:t>site owners host a server for querying their site signals and mode 1 site owners host a server for computing location. Then both of them send the server address to the lookup server.</w:t>
      </w:r>
    </w:p>
    <w:p w:rsidR="5BF00052" w:rsidP="5BF00052" w:rsidRDefault="5BF00052" w14:paraId="1C24D43B" w14:textId="4087A5C8">
      <w:pPr>
        <w:rPr>
          <w:rFonts w:ascii="Calibri" w:hAnsi="Calibri" w:eastAsia="Calibri" w:cs="Calibri"/>
          <w:color w:val="000000" w:themeColor="text1" w:themeTint="FF" w:themeShade="FF"/>
        </w:rPr>
      </w:pPr>
      <w:r w:rsidRPr="5BF00052" w:rsidR="5BF00052">
        <w:rPr>
          <w:rFonts w:ascii="Calibri" w:hAnsi="Calibri" w:eastAsia="Calibri" w:cs="Calibri"/>
          <w:color w:val="000000" w:themeColor="text1" w:themeTint="FF" w:themeShade="FF"/>
        </w:rPr>
        <w:t xml:space="preserve">The trigger point of a location service is when an application calls the SDK for location services. The SDK then contacts the lookup server to handshake to confirm data for operation, including the operation mode, the server address for uploading user signals as well as for requesting locations, the server address for downloading site signals, etc. After that, the SDK processes the data and provides the location services to the application. </w:t>
      </w:r>
    </w:p>
    <w:p w:rsidR="5BF00052" w:rsidP="5BF00052" w:rsidRDefault="5BF00052" w14:paraId="662E7790" w14:textId="655FC78D">
      <w:pPr>
        <w:pStyle w:val="Subtitle"/>
        <w:rPr>
          <w:rFonts w:ascii="Calibri Light" w:hAnsi="Calibri Light" w:eastAsia="Calibri Light" w:cs="Calibri Light"/>
          <w:color w:val="5A5A5A"/>
          <w:sz w:val="26"/>
          <w:szCs w:val="26"/>
        </w:rPr>
      </w:pPr>
      <w:r w:rsidRPr="5BF00052" w:rsidR="5BF00052">
        <w:rPr>
          <w:rFonts w:ascii="Calibri Light" w:hAnsi="Calibri Light" w:eastAsia="Calibri Light" w:cs="Calibri Light"/>
          <w:color w:val="5A5A5A"/>
          <w:sz w:val="26"/>
          <w:szCs w:val="26"/>
        </w:rPr>
        <w:t>Application Authentication and Authorization</w:t>
      </w:r>
    </w:p>
    <w:p w:rsidR="5BF00052" w:rsidP="5BF00052" w:rsidRDefault="5BF00052" w14:paraId="28A948B3" w14:textId="17760CC8">
      <w:pPr>
        <w:pStyle w:val="Normal"/>
      </w:pPr>
      <w:r w:rsidR="5BF00052">
        <w:rPr/>
        <w:t>As site owners may not want any application to access their server directly in mode 0 and 1, some authentication techniques are needed to ensure the call is from the standard SDK and the application is authorized. In this standard, JSON Web Token (JWT) [15] is used to provide both the authentication and authorization of each function call to the site owner’s server due to its simplicity and cross-domain functionality. A JWT, issued by the lookup server, is attached in each function call, so site owners can authenticate the user.</w:t>
      </w:r>
    </w:p>
    <w:p w:rsidR="5BF00052" w:rsidP="5BF00052" w:rsidRDefault="5BF00052" w14:paraId="1C6D572E" w14:textId="7CA3EC4E">
      <w:pPr>
        <w:pStyle w:val="Normal"/>
        <w:jc w:val="center"/>
      </w:pPr>
      <w:r>
        <w:drawing>
          <wp:inline wp14:editId="255C9424" wp14:anchorId="765D4B81">
            <wp:extent cx="6153150" cy="1833126"/>
            <wp:effectExtent l="0" t="0" r="0" b="0"/>
            <wp:docPr id="367245513" name="" title=""/>
            <wp:cNvGraphicFramePr>
              <a:graphicFrameLocks noChangeAspect="1"/>
            </wp:cNvGraphicFramePr>
            <a:graphic>
              <a:graphicData uri="http://schemas.openxmlformats.org/drawingml/2006/picture">
                <pic:pic>
                  <pic:nvPicPr>
                    <pic:cNvPr id="0" name=""/>
                    <pic:cNvPicPr/>
                  </pic:nvPicPr>
                  <pic:blipFill>
                    <a:blip r:embed="R06a8f05d6c764955">
                      <a:extLst>
                        <a:ext xmlns:a="http://schemas.openxmlformats.org/drawingml/2006/main" uri="{28A0092B-C50C-407E-A947-70E740481C1C}">
                          <a14:useLocalDpi val="0"/>
                        </a:ext>
                      </a:extLst>
                    </a:blip>
                    <a:stretch>
                      <a:fillRect/>
                    </a:stretch>
                  </pic:blipFill>
                  <pic:spPr>
                    <a:xfrm>
                      <a:off x="0" y="0"/>
                      <a:ext cx="6153150" cy="1833126"/>
                    </a:xfrm>
                    <a:prstGeom prst="rect">
                      <a:avLst/>
                    </a:prstGeom>
                  </pic:spPr>
                </pic:pic>
              </a:graphicData>
            </a:graphic>
          </wp:inline>
        </w:drawing>
      </w:r>
      <w:r w:rsidR="5BF00052">
        <w:rPr/>
        <w:t>Figure 8. Structure of a JWT in this standard.</w:t>
      </w:r>
    </w:p>
    <w:p w:rsidR="5BF00052" w:rsidP="5BF00052" w:rsidRDefault="5BF00052" w14:paraId="09E40AA8" w14:textId="7C543608">
      <w:pPr>
        <w:pStyle w:val="NoSpacing"/>
        <w:jc w:val="left"/>
      </w:pPr>
      <w:r w:rsidR="5BF00052">
        <w:rPr/>
        <w:t>Each JWT contains the information of the issuer, the subject and expiration time, and it is digitally signed by the lookup server. Specifications of JWT claims can be found in section 8.</w:t>
      </w:r>
    </w:p>
    <w:p w:rsidR="41CB9ADE" w:rsidP="41CB9ADE" w:rsidRDefault="5193B620" w14:paraId="3BA4D849" w14:textId="11AA485F">
      <w:pPr>
        <w:pStyle w:val="Heading2"/>
        <w:rPr>
          <w:rFonts w:ascii="Calibri Light" w:hAnsi="Calibri Light"/>
        </w:rPr>
      </w:pPr>
      <w:bookmarkStart w:name="_Toc804741647" w:id="10"/>
      <w:r>
        <w:t>5.2    Site Signal Data Organization, Retrieval and Format</w:t>
      </w:r>
      <w:bookmarkEnd w:id="10"/>
    </w:p>
    <w:p w:rsidR="57957492" w:rsidP="57957492" w:rsidRDefault="70A11C1A" w14:paraId="090BA161" w14:textId="11C5331C">
      <w:pPr>
        <w:pStyle w:val="Subtitle"/>
      </w:pPr>
      <w:r>
        <w:t>Overview</w:t>
      </w:r>
    </w:p>
    <w:p w:rsidR="57957492" w:rsidP="57957492" w:rsidRDefault="5193B620" w14:paraId="14C9EB9A" w14:textId="582C7927">
      <w:r>
        <w:t xml:space="preserve">With communication protocols, applications can contact the right party to obtain the site signal and map data, but it is also important to know how to retrieve the data correctly and efficiently. That is, the data must follow an agreed data format so that every party can interpret the data correctly, and the data can be retrieved with flexibility to support efficient querying with a grid reference system. </w:t>
      </w:r>
    </w:p>
    <w:p w:rsidR="57957492" w:rsidP="57957492" w:rsidRDefault="70A11C1A" w14:paraId="3E4AEF7D" w14:textId="61BCD17A">
      <w:pPr>
        <w:pStyle w:val="Subtitle"/>
      </w:pPr>
      <w:r>
        <w:t>Site Signal Formats</w:t>
      </w:r>
    </w:p>
    <w:p w:rsidR="57957492" w:rsidP="57957492" w:rsidRDefault="38FF0FA3" w14:paraId="64A14810" w14:textId="6D0D4BCF">
      <w:r>
        <w:t>An agreed data format of site signals is needed to provide site signal data interoperability. Currently, there is no agreed data format of site signals so that site signals are represented in different measurements and styles by different organizations. For example, WIFI AP signal strength can be measured by RSSI, dBm or other units, and the WIFI fingerprints can be stored in a text file, a database, or other data storage systems. In this way, unless an organization shares its data formats, others cannot interpret their site signals correctly. Therefore, this standard defines the site signal data formats for WIFI fingerprint-based and proximity-based systems:</w:t>
      </w:r>
    </w:p>
    <w:p w:rsidR="57957492" w:rsidP="57957492" w:rsidRDefault="57957492" w14:paraId="2761F8D1" w14:textId="4B917A05">
      <w:pPr>
        <w:pStyle w:val="subtitle2"/>
      </w:pPr>
      <w:r w:rsidRPr="57957492">
        <w:t>Site signals for fingerprint-based systems are stored as reference points.</w:t>
      </w:r>
    </w:p>
    <w:p w:rsidR="57957492" w:rsidP="70A11C1A" w:rsidRDefault="57957492" w14:paraId="6C676FE1" w14:textId="268CB24C">
      <w:pPr>
        <w:pStyle w:val="subtitle2"/>
        <w:jc w:val="center"/>
      </w:pPr>
      <w:r>
        <w:drawing>
          <wp:inline wp14:editId="2A67B97D" wp14:anchorId="676A1F41">
            <wp:extent cx="5210175" cy="770672"/>
            <wp:effectExtent l="0" t="0" r="0" b="0"/>
            <wp:docPr id="1157151596" name="Picture 1157151596" title=""/>
            <wp:cNvGraphicFramePr>
              <a:graphicFrameLocks noChangeAspect="1"/>
            </wp:cNvGraphicFramePr>
            <a:graphic>
              <a:graphicData uri="http://schemas.openxmlformats.org/drawingml/2006/picture">
                <pic:pic>
                  <pic:nvPicPr>
                    <pic:cNvPr id="0" name="Picture 1157151596"/>
                    <pic:cNvPicPr/>
                  </pic:nvPicPr>
                  <pic:blipFill>
                    <a:blip r:embed="Rfe5b1f323cc4434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10175" cy="770672"/>
                    </a:xfrm>
                    <a:prstGeom prst="rect">
                      <a:avLst/>
                    </a:prstGeom>
                  </pic:spPr>
                </pic:pic>
              </a:graphicData>
            </a:graphic>
          </wp:inline>
        </w:drawing>
      </w:r>
    </w:p>
    <w:p w:rsidR="57957492" w:rsidP="70A11C1A" w:rsidRDefault="70A11C1A" w14:paraId="69B4FBE3" w14:textId="1BEE1547">
      <w:pPr>
        <w:jc w:val="center"/>
      </w:pPr>
      <w:r w:rsidR="5BF00052">
        <w:rPr/>
        <w:t>Figure 9. The structure of a reference point</w:t>
      </w:r>
    </w:p>
    <w:p w:rsidR="57957492" w:rsidP="57957492" w:rsidRDefault="0F2842BD" w14:paraId="7980ED01" w14:textId="7F69D112">
      <w:r>
        <w:t xml:space="preserve">In a fingerprint-based system, site signals are the fingerprints that comprise reference points. A reference point (RP) contains a location and a Received Signal Strength Indication (RSSI) vector that is collected in this location. A location is represented as a latitude, a longitude and a floor Id that represents the vertical information of the location. The floor Id refers to the floor Id in map organization and is defined in section 5.3. A RSSI vector is a collection of the sensor's identifications and their strength measurement. It is stored as the MAC addresses of the sensors and the RSSI. </w:t>
      </w:r>
    </w:p>
    <w:p w:rsidR="57957492" w:rsidP="57957492" w:rsidRDefault="57957492" w14:paraId="40C61097" w14:textId="7C089847">
      <w:pPr>
        <w:pStyle w:val="subtitle2"/>
      </w:pPr>
      <w:r w:rsidRPr="57957492">
        <w:t>Site signals for proximity-based systems are stored as pairs of device Ids and locations.</w:t>
      </w:r>
    </w:p>
    <w:p w:rsidR="57957492" w:rsidP="57957492" w:rsidRDefault="57957492" w14:paraId="6108DAD8" w14:textId="6E4E029C">
      <w:r>
        <w:t>In a proximity-based system, site signals are the locations of the sensors. Currently, this standard supports iBeacon only. Therefore, the beacon identification is stored as their UUID, major and minor, and the location is stored as a latitude, a longitude and a floor Id.</w:t>
      </w:r>
    </w:p>
    <w:p w:rsidR="57957492" w:rsidP="57957492" w:rsidRDefault="5193B620" w14:paraId="76FEC0E2" w14:textId="68495EDD">
      <w:pPr>
        <w:pStyle w:val="Subtitle"/>
      </w:pPr>
      <w:r>
        <w:t>Grid Reference System</w:t>
      </w:r>
    </w:p>
    <w:p w:rsidR="57957492" w:rsidP="57957492" w:rsidRDefault="5193B620" w14:paraId="4C375DED" w14:textId="25E6E6DD">
      <w:r>
        <w:t>Inspired by Google map structure [8], a grid reference system is used as the data organization of site signals to support efficient querying. The major similarity of outdoor maps and site signals is that users tend to load a specific area initially and the adjacent later on. It is inefficient to load the site signals using the building as a unit, and a fine resolution using grids is the preferred way to load the site signals.</w:t>
      </w:r>
    </w:p>
    <w:p w:rsidR="57957492" w:rsidP="57957492" w:rsidRDefault="5193B620" w14:paraId="02D458EB" w14:textId="0ED76C49">
      <w:r>
        <w:t>There are three enhancements to the grid reference system to adopt the nature of site signals:</w:t>
      </w:r>
    </w:p>
    <w:p w:rsidR="57957492" w:rsidP="00700E16" w:rsidRDefault="57957492" w14:paraId="44462691" w14:textId="3FDF9918">
      <w:pPr>
        <w:pStyle w:val="ListParagraph"/>
        <w:numPr>
          <w:ilvl w:val="0"/>
          <w:numId w:val="18"/>
        </w:numPr>
        <w:rPr>
          <w:rFonts w:eastAsiaTheme="minorEastAsia"/>
        </w:rPr>
      </w:pPr>
      <w:r>
        <w:t>The information of a grid is enriched since a grid does not only store a map and the coordinates. The types of supported site signals and the signal data are stored in the grid for site signals. Other location data structures, for example, the zoom level and grid length, remain unchanged.</w:t>
      </w:r>
    </w:p>
    <w:p w:rsidR="57957492" w:rsidP="00700E16" w:rsidRDefault="57957492" w14:paraId="2CBE1680" w14:textId="624C990D">
      <w:pPr>
        <w:pStyle w:val="ListParagraph"/>
        <w:numPr>
          <w:ilvl w:val="0"/>
          <w:numId w:val="18"/>
        </w:numPr>
      </w:pPr>
      <w:r>
        <w:t>Vertical information is also needed for site signals. This standard represents grids in 2.5-D. It is stored as the floor Id of the site signals. The floor Id refers to the floor Id in map organization and is defined in section 5.3.</w:t>
      </w:r>
    </w:p>
    <w:p w:rsidR="57957492" w:rsidP="00700E16" w:rsidRDefault="57957492" w14:paraId="4ED41CD2" w14:textId="03CD8E9B">
      <w:pPr>
        <w:pStyle w:val="ListParagraph"/>
        <w:numPr>
          <w:ilvl w:val="0"/>
          <w:numId w:val="18"/>
        </w:numPr>
      </w:pPr>
      <w:r>
        <w:t xml:space="preserve">Adjacency is not the only connection between grids for site signals. Since users can travel a long distance between grids, for example, via an elevator an escalator. They can bring users from one grid to another grid that is far away, and the site signals between the two distant grids may not be useful. For example, if a user travels from 6F to GF via an elevator, the fingerprints of other floors are unnecessary. Therefore, this connection information is stored in a node-relation graph while grids are the nodes and a relation represents the connection between two grids. </w:t>
      </w:r>
    </w:p>
    <w:p w:rsidR="57957492" w:rsidP="70A11C1A" w:rsidRDefault="57957492" w14:paraId="6540D8FE" w14:textId="64CD3B70">
      <w:pPr>
        <w:jc w:val="center"/>
      </w:pPr>
      <w:r>
        <w:rPr>
          <w:noProof/>
        </w:rPr>
        <w:lastRenderedPageBreak/>
        <w:drawing>
          <wp:inline distT="0" distB="0" distL="0" distR="0" wp14:anchorId="146F4E4A" wp14:editId="39BD2658">
            <wp:extent cx="5800725" cy="1389757"/>
            <wp:effectExtent l="0" t="0" r="0" b="0"/>
            <wp:docPr id="1874635652" name="Picture 1874635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800725" cy="1389757"/>
                    </a:xfrm>
                    <a:prstGeom prst="rect">
                      <a:avLst/>
                    </a:prstGeom>
                  </pic:spPr>
                </pic:pic>
              </a:graphicData>
            </a:graphic>
          </wp:inline>
        </w:drawing>
      </w:r>
    </w:p>
    <w:p w:rsidR="57957492" w:rsidP="70A11C1A" w:rsidRDefault="5193B620" w14:paraId="2A99C1E4" w14:textId="7DCDE54D">
      <w:pPr>
        <w:jc w:val="center"/>
      </w:pPr>
      <w:r w:rsidR="5BF00052">
        <w:rPr/>
        <w:t>Figure 10. A grid reference system storing the site signals of a building</w:t>
      </w:r>
    </w:p>
    <w:p w:rsidR="57957492" w:rsidP="57957492" w:rsidRDefault="70A11C1A" w14:paraId="17AD93F1" w14:textId="453710EC">
      <w:pPr>
        <w:pStyle w:val="Subtitle"/>
      </w:pPr>
      <w:r>
        <w:t>Site Signal Data Retrieval</w:t>
      </w:r>
    </w:p>
    <w:p w:rsidR="57957492" w:rsidP="57957492" w:rsidRDefault="5193B620" w14:paraId="4E848E1F" w14:textId="793DEDE0">
      <w:pPr>
        <w:rPr>
          <w:u w:val="single"/>
        </w:rPr>
      </w:pPr>
      <w:r>
        <w:t>Site signals are stored in site owner’s servers in operation mode 0</w:t>
      </w:r>
      <w:r w:rsidRPr="5193B620">
        <w:rPr>
          <w:rFonts w:ascii="Calibri" w:hAnsi="Calibri" w:eastAsia="Calibri" w:cs="Calibri"/>
          <w:color w:val="000000" w:themeColor="text1"/>
        </w:rPr>
        <w:t xml:space="preserve"> and 1 and in the lookup server in mode 2 and 3</w:t>
      </w:r>
      <w:r w:rsidRPr="5193B620">
        <w:rPr>
          <w:color w:val="000000" w:themeColor="text1"/>
        </w:rPr>
        <w:t xml:space="preserve">. They need to store the site signals in a grid reference system, following the data structure in section 6.1. With a common site signal data structure (in grids), applications can retrieve site signals flexibly and unambiguously in an edge approach. Grid is the basic unit of site signals, that is, applications retrieve data in grids from the lookup server and site owners' servers. </w:t>
      </w:r>
    </w:p>
    <w:p w:rsidR="57957492" w:rsidP="57957492" w:rsidRDefault="57957492" w14:paraId="5C7ACCC3" w14:textId="3C7ACA13">
      <w:pPr>
        <w:rPr>
          <w:color w:val="000000" w:themeColor="text1"/>
        </w:rPr>
      </w:pPr>
      <w:r w:rsidRPr="57957492">
        <w:rPr>
          <w:color w:val="000000" w:themeColor="text1"/>
        </w:rPr>
        <w:t>Site signals in the desired area can be retrieved by calling the predefined APIs. They provide data retrieval in a few different ways:</w:t>
      </w:r>
    </w:p>
    <w:p w:rsidR="57957492" w:rsidP="00700E16" w:rsidRDefault="57957492" w14:paraId="2A4600DE" w14:textId="0CEA350F">
      <w:pPr>
        <w:pStyle w:val="ListParagraph"/>
        <w:numPr>
          <w:ilvl w:val="0"/>
          <w:numId w:val="17"/>
        </w:numPr>
        <w:rPr>
          <w:rFonts w:eastAsiaTheme="minorEastAsia"/>
          <w:color w:val="000000" w:themeColor="text1"/>
        </w:rPr>
      </w:pPr>
      <w:r w:rsidRPr="57957492">
        <w:rPr>
          <w:color w:val="000000" w:themeColor="text1"/>
        </w:rPr>
        <w:t>In a circle by specifying the center and the radius</w:t>
      </w:r>
    </w:p>
    <w:p w:rsidR="57957492" w:rsidP="00700E16" w:rsidRDefault="57957492" w14:paraId="7DB964F7" w14:textId="186E9269">
      <w:pPr>
        <w:pStyle w:val="ListParagraph"/>
        <w:numPr>
          <w:ilvl w:val="0"/>
          <w:numId w:val="17"/>
        </w:numPr>
        <w:rPr>
          <w:color w:val="000000" w:themeColor="text1"/>
        </w:rPr>
      </w:pPr>
      <w:r w:rsidRPr="57957492">
        <w:rPr>
          <w:color w:val="000000" w:themeColor="text1"/>
        </w:rPr>
        <w:t>In a rectangular region by specifying the maximum and minimum latitude and longitude</w:t>
      </w:r>
    </w:p>
    <w:p w:rsidR="57957492" w:rsidP="00700E16" w:rsidRDefault="57957492" w14:paraId="1D4A218C" w14:textId="6DE80740">
      <w:pPr>
        <w:pStyle w:val="ListParagraph"/>
        <w:numPr>
          <w:ilvl w:val="0"/>
          <w:numId w:val="17"/>
        </w:numPr>
        <w:rPr>
          <w:rFonts w:eastAsiaTheme="minorEastAsia"/>
          <w:color w:val="000000" w:themeColor="text1"/>
        </w:rPr>
      </w:pPr>
      <w:r w:rsidRPr="57957492">
        <w:rPr>
          <w:color w:val="000000" w:themeColor="text1"/>
        </w:rPr>
        <w:t>In a building by specifying the building Id, floor by floor Id and region by region Id</w:t>
      </w:r>
    </w:p>
    <w:p w:rsidR="57957492" w:rsidP="00700E16" w:rsidRDefault="06823973" w14:paraId="0EA15ED3" w14:textId="5C06FE35">
      <w:pPr>
        <w:pStyle w:val="ListParagraph"/>
        <w:numPr>
          <w:ilvl w:val="0"/>
          <w:numId w:val="17"/>
        </w:numPr>
        <w:rPr>
          <w:color w:val="000000" w:themeColor="text1"/>
        </w:rPr>
      </w:pPr>
      <w:r w:rsidRPr="06823973">
        <w:rPr>
          <w:color w:val="000000" w:themeColor="text1"/>
        </w:rPr>
        <w:t>In the connected grids of a grid that is loaded previously</w:t>
      </w:r>
    </w:p>
    <w:p w:rsidR="06823973" w:rsidP="38FF0FA3" w:rsidRDefault="38FF0FA3" w14:paraId="2052448A" w14:textId="101FB410">
      <w:pPr>
        <w:rPr>
          <w:color w:val="000000" w:themeColor="text1"/>
        </w:rPr>
      </w:pPr>
      <w:r w:rsidRPr="38FF0FA3">
        <w:rPr>
          <w:color w:val="000000" w:themeColor="text1"/>
        </w:rPr>
        <w:t>The resolution when retrieving the site signals is determined by the zoom level. The higher the zoom level, the finer grids will be retrieved. It is a tradeoff between efficiency and memory storage since if applications retrieve finer grids, they can have less memory occupied but they need to request more frequently when the users are moving.</w:t>
      </w:r>
    </w:p>
    <w:p w:rsidR="57957492" w:rsidP="70A11C1A" w:rsidRDefault="57957492" w14:paraId="12026CFF" w14:textId="3F316C81">
      <w:pPr>
        <w:jc w:val="center"/>
      </w:pPr>
      <w:r>
        <w:rPr>
          <w:noProof/>
        </w:rPr>
        <w:drawing>
          <wp:inline distT="0" distB="0" distL="0" distR="0" wp14:anchorId="4099F35F" wp14:editId="58284F4C">
            <wp:extent cx="4572000" cy="1895475"/>
            <wp:effectExtent l="0" t="0" r="0" b="0"/>
            <wp:docPr id="1562512248" name="Picture 156251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1895475"/>
                    </a:xfrm>
                    <a:prstGeom prst="rect">
                      <a:avLst/>
                    </a:prstGeom>
                  </pic:spPr>
                </pic:pic>
              </a:graphicData>
            </a:graphic>
          </wp:inline>
        </w:drawing>
      </w:r>
    </w:p>
    <w:p w:rsidR="57957492" w:rsidP="70A11C1A" w:rsidRDefault="70A11C1A" w14:paraId="76CB1729" w14:textId="49EC6DEB">
      <w:pPr>
        <w:jc w:val="center"/>
      </w:pPr>
      <w:r w:rsidR="5BF00052">
        <w:rPr/>
        <w:t>Figure 11. Different site signal data retrieval methods</w:t>
      </w:r>
    </w:p>
    <w:p w:rsidR="57957492" w:rsidP="57957492" w:rsidRDefault="57957492" w14:paraId="1EDE897D" w14:textId="3A9F30CF">
      <w:r>
        <w:t>The API specifications that the lookup server and site owners’ servers should follow are in section 8.</w:t>
      </w:r>
    </w:p>
    <w:p w:rsidR="41CB9ADE" w:rsidP="41CB9ADE" w:rsidRDefault="5193B620" w14:paraId="572B4369" w14:textId="18E9A974">
      <w:pPr>
        <w:pStyle w:val="Heading2"/>
        <w:rPr>
          <w:rFonts w:ascii="Calibri Light" w:hAnsi="Calibri Light"/>
        </w:rPr>
      </w:pPr>
      <w:bookmarkStart w:name="_Toc685474554" w:id="11"/>
      <w:r>
        <w:lastRenderedPageBreak/>
        <w:t>5.3    Map Data Organization, Retrieval</w:t>
      </w:r>
      <w:bookmarkEnd w:id="11"/>
    </w:p>
    <w:p w:rsidR="57957492" w:rsidP="57957492" w:rsidRDefault="70A11C1A" w14:paraId="745FD427" w14:textId="5E529D87">
      <w:pPr>
        <w:pStyle w:val="Subtitle"/>
      </w:pPr>
      <w:r>
        <w:t>Overview</w:t>
      </w:r>
    </w:p>
    <w:p w:rsidR="06823973" w:rsidP="06823973" w:rsidRDefault="06823973" w14:paraId="0639BB32" w14:textId="311CCDCB">
      <w:r>
        <w:t xml:space="preserve">After applications compute or obtain a location, a map is needed for displaying the user location. Since every map data is uploaded to the lookup server. It is important to manage this large amount of data efficiently. In this standard, the lookup server stores the map data with a multi-layered space model while embracing existing map standards. </w:t>
      </w:r>
    </w:p>
    <w:p w:rsidR="57957492" w:rsidP="57957492" w:rsidRDefault="70A11C1A" w14:paraId="1C22FEF2" w14:textId="7F4C92DD">
      <w:pPr>
        <w:pStyle w:val="Subtitle"/>
      </w:pPr>
      <w:r>
        <w:t>Existing Standards</w:t>
      </w:r>
    </w:p>
    <w:p w:rsidR="06823973" w:rsidP="06823973" w:rsidRDefault="0F2842BD" w14:paraId="2AB647CF" w14:textId="17C5FF11">
      <w:r>
        <w:t>Unlike site signals, there are a few mainstream indoor map standards. The following standards are supported:</w:t>
      </w:r>
    </w:p>
    <w:p w:rsidR="06823973" w:rsidP="00700E16" w:rsidRDefault="38FF0FA3" w14:paraId="362009ED" w14:textId="6DC7A545">
      <w:pPr>
        <w:pStyle w:val="ListParagraph"/>
        <w:numPr>
          <w:ilvl w:val="0"/>
          <w:numId w:val="16"/>
        </w:numPr>
        <w:rPr>
          <w:rFonts w:eastAsiaTheme="minorEastAsia"/>
        </w:rPr>
      </w:pPr>
      <w:r>
        <w:t>Image formats including JPEG, PNG, and GIF. Images are well-known and common ways to store maps.</w:t>
      </w:r>
    </w:p>
    <w:p w:rsidR="06823973" w:rsidP="00700E16" w:rsidRDefault="06823973" w14:paraId="6E9220D8" w14:textId="07EC9069">
      <w:pPr>
        <w:pStyle w:val="ListParagraph"/>
        <w:numPr>
          <w:ilvl w:val="0"/>
          <w:numId w:val="16"/>
        </w:numPr>
      </w:pPr>
      <w:r>
        <w:t>Indoor Mapping Data Format (IMDF) is another popular map standard recently. It provides a general yet comprehensive model for indoor map data. It supports efficient and mobile-friendly computations in edge devices. In addition, the model can be used not only in map displaying but also other location-based applications such as navigation, orientation, etc.</w:t>
      </w:r>
    </w:p>
    <w:p w:rsidR="06823973" w:rsidP="00700E16" w:rsidRDefault="06823973" w14:paraId="143C9CF8" w14:textId="53253389">
      <w:pPr>
        <w:pStyle w:val="ListParagraph"/>
        <w:numPr>
          <w:ilvl w:val="0"/>
          <w:numId w:val="16"/>
        </w:numPr>
      </w:pPr>
      <w:proofErr w:type="spellStart"/>
      <w:r>
        <w:t>IndoorGML</w:t>
      </w:r>
      <w:proofErr w:type="spellEnd"/>
      <w:r>
        <w:t xml:space="preserve"> aims to provide comprehensive 3D indoor spaces modelling for navigation purposes. It is supported in this standard due to its potential usage in 3D LBS applications.</w:t>
      </w:r>
    </w:p>
    <w:p w:rsidR="57957492" w:rsidP="57957492" w:rsidRDefault="70A11C1A" w14:paraId="37BC30C1" w14:textId="45FAA922">
      <w:pPr>
        <w:pStyle w:val="Subtitle"/>
      </w:pPr>
      <w:r>
        <w:t>Multi-Layered Space Model</w:t>
      </w:r>
    </w:p>
    <w:p w:rsidR="0F2842BD" w:rsidP="0F2842BD" w:rsidRDefault="38FF0FA3" w14:paraId="5855F83C" w14:textId="391D5577">
      <w:r>
        <w:t xml:space="preserve">Inspired by </w:t>
      </w:r>
      <w:proofErr w:type="spellStart"/>
      <w:r>
        <w:t>IndoorGML</w:t>
      </w:r>
      <w:proofErr w:type="spellEnd"/>
      <w:r>
        <w:t xml:space="preserve"> [3], a multi-layered space model (MLSM) is used in order to manage complex indoor map data efficiently.  A MLSM represents the same physical space in different representations. Each layer is the partitioning of spaces in one representation. In </w:t>
      </w:r>
      <w:proofErr w:type="spellStart"/>
      <w:r>
        <w:t>indoorGML</w:t>
      </w:r>
      <w:proofErr w:type="spellEnd"/>
      <w:r>
        <w:t>, it is used to give the primal structure and different semantics, for example, primal space layer, topology space layer, WIFI coverage as a layer to record the spaces covered by each AP or a set of APs, etc. In this standard, the MLSM is designed in a way that suits our situation best.</w:t>
      </w:r>
    </w:p>
    <w:p w:rsidR="0F2842BD" w:rsidP="0F2842BD" w:rsidRDefault="70A11C1A" w14:paraId="3FD5549C" w14:textId="57DA8195">
      <w:r>
        <w:t>There are two domains in the MLSM, namely primal space domain and map data domain. Primal space domain represents the building hierarchical and topological information while map data domain represents the details of the map data.</w:t>
      </w:r>
    </w:p>
    <w:p w:rsidR="0F2842BD" w:rsidP="0F2842BD" w:rsidRDefault="0F2842BD" w14:paraId="1DF39F01" w14:textId="5F904124">
      <w:r>
        <w:t>Primal space domain consists of three layers, namely building layer, floor layer and region layer. Inter-layer connections (ILCs) represent the hierarchical structure of the building. For example, an ITC between a building and a floor means the floor belongs to the building (the blue dotted lines in Fig. 10).  Topological information is stored in the region layer for the finest resolution, shown as the gray lines in Fig. 10.</w:t>
      </w:r>
    </w:p>
    <w:p w:rsidR="0F2842BD" w:rsidP="0F2842BD" w:rsidRDefault="0F2842BD" w14:paraId="492841C9" w14:textId="47EEDB29">
      <w:r>
        <w:t xml:space="preserve">Map data also consists of three layers, namely map image layer, IMDF layer and </w:t>
      </w:r>
      <w:proofErr w:type="spellStart"/>
      <w:r>
        <w:t>IndoorGML</w:t>
      </w:r>
      <w:proofErr w:type="spellEnd"/>
      <w:r>
        <w:t xml:space="preserve"> layer. Each layer stores the data of its type and the attached space of the data. Each map data node contains the data that is necessary for display such as geodetic points and boundary. The ILCs between two domains are the attachment of map data and its primal space. For example, the </w:t>
      </w:r>
      <w:proofErr w:type="spellStart"/>
      <w:r>
        <w:t>indoorGML</w:t>
      </w:r>
      <w:proofErr w:type="spellEnd"/>
      <w:r>
        <w:t xml:space="preserve"> file in Fig. 10 is attached to the lower building, represented by the purple dotted line.</w:t>
      </w:r>
    </w:p>
    <w:p w:rsidR="0F2842BD" w:rsidP="70A11C1A" w:rsidRDefault="0F2842BD" w14:paraId="4D8C3B58" w14:textId="43046640">
      <w:pPr>
        <w:jc w:val="center"/>
      </w:pPr>
      <w:r>
        <w:rPr>
          <w:noProof/>
        </w:rPr>
        <w:lastRenderedPageBreak/>
        <w:drawing>
          <wp:inline distT="0" distB="0" distL="0" distR="0" wp14:anchorId="37010914" wp14:editId="6E729521">
            <wp:extent cx="5862918" cy="3114675"/>
            <wp:effectExtent l="0" t="0" r="0" b="0"/>
            <wp:docPr id="1488598770" name="Picture 1488598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62918" cy="3114675"/>
                    </a:xfrm>
                    <a:prstGeom prst="rect">
                      <a:avLst/>
                    </a:prstGeom>
                  </pic:spPr>
                </pic:pic>
              </a:graphicData>
            </a:graphic>
          </wp:inline>
        </w:drawing>
      </w:r>
    </w:p>
    <w:p w:rsidR="0F2842BD" w:rsidP="70A11C1A" w:rsidRDefault="70A11C1A" w14:paraId="235C9C82" w14:textId="7DA666D0">
      <w:pPr>
        <w:jc w:val="center"/>
      </w:pPr>
      <w:r w:rsidR="5BF00052">
        <w:rPr/>
        <w:t>Figure 12. Multi-layered space model for managing map data</w:t>
      </w:r>
    </w:p>
    <w:p w:rsidR="0F2842BD" w:rsidP="0F2842BD" w:rsidRDefault="0F2842BD" w14:paraId="4044B4D5" w14:textId="2D14F310">
      <w:r>
        <w:t>Site owners need to provide their maps, the hierarchical and topological information of their building to the lookup server, following the validation check in section 9. Then the MLSM in the lookup server will store them and will be used to deal with applications’ map requests.</w:t>
      </w:r>
    </w:p>
    <w:p w:rsidR="57957492" w:rsidP="57957492" w:rsidRDefault="70A11C1A" w14:paraId="44B86D99" w14:textId="52F51460">
      <w:pPr>
        <w:pStyle w:val="Subtitle"/>
      </w:pPr>
      <w:r>
        <w:t>Map Data Retrieval</w:t>
      </w:r>
    </w:p>
    <w:p w:rsidR="0F2842BD" w:rsidP="0F2842BD" w:rsidRDefault="0F2842BD" w14:paraId="5009DC1B" w14:textId="75390433">
      <w:r>
        <w:t>With the MLSM, map data retrieval can be very flexible. There are three approaches to obtain maps:</w:t>
      </w:r>
    </w:p>
    <w:p w:rsidR="0F2842BD" w:rsidP="00700E16" w:rsidRDefault="0F2842BD" w14:paraId="5A59A9BF" w14:textId="6E9EDE15">
      <w:pPr>
        <w:pStyle w:val="ListParagraph"/>
        <w:numPr>
          <w:ilvl w:val="0"/>
          <w:numId w:val="15"/>
        </w:numPr>
        <w:rPr>
          <w:rFonts w:eastAsiaTheme="minorEastAsia"/>
        </w:rPr>
      </w:pPr>
      <w:r>
        <w:t>By coordinates and constraints. Inputs specify a region, and the map data inside the region is returned. For example, given a location (latitude, longitude) and a radius, the map data inside that circle is returned.</w:t>
      </w:r>
    </w:p>
    <w:p w:rsidR="0F2842BD" w:rsidP="00700E16" w:rsidRDefault="0F2842BD" w14:paraId="6A601115" w14:textId="63C8C229">
      <w:pPr>
        <w:pStyle w:val="ListParagraph"/>
        <w:numPr>
          <w:ilvl w:val="0"/>
          <w:numId w:val="15"/>
        </w:numPr>
      </w:pPr>
      <w:r>
        <w:t xml:space="preserve">By building, floor or </w:t>
      </w:r>
      <w:bookmarkStart w:name="_Int_CPuj5nhj" w:id="12"/>
      <w:r>
        <w:t>region identity</w:t>
      </w:r>
      <w:bookmarkEnd w:id="12"/>
      <w:r>
        <w:t>. Input is the Id of a specific building/ floor/ region, and the map data that is attached to this space and its children is returned. For example, given a floor Id, the map data of this floor and the child regions is returned.</w:t>
      </w:r>
    </w:p>
    <w:p w:rsidR="0F2842BD" w:rsidP="00700E16" w:rsidRDefault="0F2842BD" w14:paraId="659682C3" w14:textId="5C791CE9">
      <w:pPr>
        <w:pStyle w:val="ListParagraph"/>
        <w:numPr>
          <w:ilvl w:val="0"/>
          <w:numId w:val="15"/>
        </w:numPr>
      </w:pPr>
      <w:r>
        <w:t>By connections. Inputs are a source map Id and other requirements such as a direction, and the map data that is connected in the region layer is returned. For example, given a map Id, the map data that its attached space is connected to the attached space of the given map Id is returned.</w:t>
      </w:r>
    </w:p>
    <w:p w:rsidR="0F2842BD" w:rsidP="0F2842BD" w:rsidRDefault="0F2842BD" w14:paraId="6456A1A1" w14:textId="7A5098FE">
      <w:r>
        <w:t>More detailed descriptions and specifications are in section 7.</w:t>
      </w:r>
    </w:p>
    <w:p w:rsidR="41CB9ADE" w:rsidP="41CB9ADE" w:rsidRDefault="5193B620" w14:paraId="5D31B4A1" w14:textId="5FC28E93">
      <w:pPr>
        <w:pStyle w:val="Heading1"/>
        <w:rPr>
          <w:rFonts w:ascii="Calibri Light" w:hAnsi="Calibri Light"/>
        </w:rPr>
      </w:pPr>
      <w:bookmarkStart w:name="_Toc247433835" w:id="13"/>
      <w:r>
        <w:t>6    Data Structures and Formats</w:t>
      </w:r>
      <w:bookmarkEnd w:id="13"/>
    </w:p>
    <w:p w:rsidR="0D9814B4" w:rsidP="0D9814B4" w:rsidRDefault="0D9814B4" w14:paraId="70111424" w14:textId="6D5D8D9F">
      <w:r>
        <w:t>Every party has to follow the same data formats to store, send and receive site spatial data in order to ensure every party can retrieve and interpret the desired data correctly. In this standard, we define:</w:t>
      </w:r>
    </w:p>
    <w:p w:rsidR="0D9814B4" w:rsidP="5193B620" w:rsidRDefault="5193B620" w14:paraId="057CE0BA" w14:textId="73B8FCB6">
      <w:pPr>
        <w:pStyle w:val="ListParagraph"/>
        <w:numPr>
          <w:ilvl w:val="0"/>
          <w:numId w:val="21"/>
        </w:numPr>
        <w:rPr>
          <w:rFonts w:eastAsiaTheme="minorEastAsia"/>
        </w:rPr>
      </w:pPr>
      <w:r>
        <w:t>A set of site signal data format and a grid data structure for site signal organization</w:t>
      </w:r>
    </w:p>
    <w:p w:rsidR="0D9814B4" w:rsidP="00700E16" w:rsidRDefault="0D9814B4" w14:paraId="2E7EA446" w14:textId="1D0BBB6E">
      <w:pPr>
        <w:pStyle w:val="ListParagraph"/>
        <w:numPr>
          <w:ilvl w:val="0"/>
          <w:numId w:val="21"/>
        </w:numPr>
      </w:pPr>
      <w:r>
        <w:lastRenderedPageBreak/>
        <w:t>A multi-layered space model for map data organization</w:t>
      </w:r>
    </w:p>
    <w:p w:rsidR="0D9814B4" w:rsidP="0D9814B4" w:rsidRDefault="5193B620" w14:paraId="6B189CE2" w14:textId="5CEEB7FD">
      <w:pPr>
        <w:pStyle w:val="Heading2"/>
        <w:rPr>
          <w:rFonts w:ascii="Calibri Light" w:hAnsi="Calibri Light"/>
        </w:rPr>
      </w:pPr>
      <w:bookmarkStart w:name="_Toc317162502" w:id="14"/>
      <w:r>
        <w:t>6.1    Site Signal Data</w:t>
      </w:r>
      <w:bookmarkEnd w:id="14"/>
    </w:p>
    <w:p w:rsidR="0D9814B4" w:rsidP="0D9814B4" w:rsidRDefault="5193B620" w14:paraId="6EA9FF87" w14:textId="2E0212CE">
      <w:r>
        <w:t>In this section, we first define a set of site signal data formats for different types of site signal, then we design a grid data structure to store site signals for efficient querying.</w:t>
      </w:r>
    </w:p>
    <w:p w:rsidR="0D9814B4" w:rsidP="0D9814B4" w:rsidRDefault="70A11C1A" w14:paraId="38035532" w14:textId="58A49AB0">
      <w:pPr>
        <w:pStyle w:val="Subtitle"/>
      </w:pPr>
      <w:r>
        <w:t xml:space="preserve">Site Signal Definition for Fingerprint-based System </w:t>
      </w:r>
    </w:p>
    <w:p w:rsidR="0D9814B4" w:rsidP="0D9814B4" w:rsidRDefault="0D9814B4" w14:paraId="63330837" w14:textId="458B374C">
      <w:r>
        <w:t>In a fingerprint-based system, site signals are the fingerprints that comprise reference points with the measurements of surrounding sensors. A reference point defined as follows:</w:t>
      </w:r>
    </w:p>
    <w:tbl>
      <w:tblPr>
        <w:tblStyle w:val="TableGrid"/>
        <w:tblW w:w="0" w:type="auto"/>
        <w:tblLayout w:type="fixed"/>
        <w:tblLook w:val="06A0" w:firstRow="1" w:lastRow="0" w:firstColumn="1" w:lastColumn="0" w:noHBand="1" w:noVBand="1"/>
      </w:tblPr>
      <w:tblGrid>
        <w:gridCol w:w="1860"/>
        <w:gridCol w:w="1785"/>
        <w:gridCol w:w="5715"/>
      </w:tblGrid>
      <w:tr w:rsidR="0D9814B4" w:rsidTr="5BF00052" w14:paraId="1F45A62B" w14:textId="77777777">
        <w:tc>
          <w:tcPr>
            <w:tcW w:w="1860" w:type="dxa"/>
            <w:shd w:val="clear" w:color="auto" w:fill="D9D9D9" w:themeFill="background1" w:themeFillShade="D9"/>
            <w:tcMar/>
          </w:tcPr>
          <w:p w:rsidR="0D9814B4" w:rsidP="0D9814B4" w:rsidRDefault="0D9814B4" w14:paraId="66AC47CB" w14:textId="0F887BBE">
            <w:r>
              <w:t>Attribute</w:t>
            </w:r>
          </w:p>
        </w:tc>
        <w:tc>
          <w:tcPr>
            <w:tcW w:w="1785" w:type="dxa"/>
            <w:shd w:val="clear" w:color="auto" w:fill="D9D9D9" w:themeFill="background1" w:themeFillShade="D9"/>
            <w:tcMar/>
          </w:tcPr>
          <w:p w:rsidR="0D9814B4" w:rsidP="0D9814B4" w:rsidRDefault="0D9814B4" w14:paraId="3ACB65E2" w14:textId="026B56A8">
            <w:r>
              <w:t>Data type</w:t>
            </w:r>
          </w:p>
        </w:tc>
        <w:tc>
          <w:tcPr>
            <w:tcW w:w="5715" w:type="dxa"/>
            <w:shd w:val="clear" w:color="auto" w:fill="D9D9D9" w:themeFill="background1" w:themeFillShade="D9"/>
            <w:tcMar/>
          </w:tcPr>
          <w:p w:rsidR="0D9814B4" w:rsidP="0D9814B4" w:rsidRDefault="0D9814B4" w14:paraId="28F7C944" w14:textId="58576907">
            <w:r>
              <w:t>Description</w:t>
            </w:r>
          </w:p>
        </w:tc>
      </w:tr>
      <w:tr w:rsidR="0D9814B4" w:rsidTr="5BF00052" w14:paraId="22AFD18D" w14:textId="77777777">
        <w:tc>
          <w:tcPr>
            <w:tcW w:w="1860" w:type="dxa"/>
            <w:tcMar/>
          </w:tcPr>
          <w:p w:rsidR="0D9814B4" w:rsidP="0D9814B4" w:rsidRDefault="0D9814B4" w14:paraId="5EE0A565" w14:textId="7422FF70">
            <w:r>
              <w:t>RP Id</w:t>
            </w:r>
          </w:p>
        </w:tc>
        <w:tc>
          <w:tcPr>
            <w:tcW w:w="1785" w:type="dxa"/>
            <w:tcMar/>
          </w:tcPr>
          <w:p w:rsidR="0D9814B4" w:rsidP="57957492" w:rsidRDefault="57957492" w14:paraId="3579539F" w14:textId="0A2DEEA1">
            <w:pPr>
              <w:spacing w:line="259" w:lineRule="auto"/>
            </w:pPr>
            <w:r>
              <w:t>UUID</w:t>
            </w:r>
          </w:p>
        </w:tc>
        <w:tc>
          <w:tcPr>
            <w:tcW w:w="5715" w:type="dxa"/>
            <w:tcMar/>
          </w:tcPr>
          <w:p w:rsidR="0D9814B4" w:rsidP="0D9814B4" w:rsidRDefault="0D9814B4" w14:paraId="5C09BF9F" w14:textId="3A18CB65">
            <w:r>
              <w:t>The Id of the reference point</w:t>
            </w:r>
          </w:p>
        </w:tc>
      </w:tr>
      <w:tr w:rsidR="0D9814B4" w:rsidTr="5BF00052" w14:paraId="68140476" w14:textId="77777777">
        <w:tc>
          <w:tcPr>
            <w:tcW w:w="1860" w:type="dxa"/>
            <w:tcMar/>
          </w:tcPr>
          <w:p w:rsidR="0D9814B4" w:rsidP="0D9814B4" w:rsidRDefault="0D9814B4" w14:paraId="0A9F97F6" w14:textId="1C7FC889">
            <w:pPr>
              <w:spacing w:line="360" w:lineRule="auto"/>
            </w:pPr>
            <w:r>
              <w:t>Latitude</w:t>
            </w:r>
          </w:p>
        </w:tc>
        <w:tc>
          <w:tcPr>
            <w:tcW w:w="1785" w:type="dxa"/>
            <w:tcMar/>
          </w:tcPr>
          <w:p w:rsidR="0D9814B4" w:rsidP="0D9814B4" w:rsidRDefault="0D9814B4" w14:paraId="7F7F51BA" w14:textId="4A497E33">
            <w:pPr>
              <w:spacing w:line="360" w:lineRule="auto"/>
            </w:pPr>
            <w:r>
              <w:t>Number</w:t>
            </w:r>
          </w:p>
        </w:tc>
        <w:tc>
          <w:tcPr>
            <w:tcW w:w="5715" w:type="dxa"/>
            <w:tcMar/>
          </w:tcPr>
          <w:p w:rsidR="0D9814B4" w:rsidP="0D9814B4" w:rsidRDefault="70A11C1A" w14:paraId="58B08B5A" w14:textId="6C31EBDA">
            <w:pPr>
              <w:spacing w:line="360" w:lineRule="auto"/>
            </w:pPr>
            <w:r>
              <w:t>The latitude of the reference point in 6 decimal places</w:t>
            </w:r>
          </w:p>
        </w:tc>
      </w:tr>
      <w:tr w:rsidR="0D9814B4" w:rsidTr="5BF00052" w14:paraId="58FA5738" w14:textId="77777777">
        <w:tc>
          <w:tcPr>
            <w:tcW w:w="1860" w:type="dxa"/>
            <w:tcMar/>
          </w:tcPr>
          <w:p w:rsidR="0D9814B4" w:rsidP="0D9814B4" w:rsidRDefault="0D9814B4" w14:paraId="1F49D620" w14:textId="40EF1E66">
            <w:pPr>
              <w:spacing w:line="360" w:lineRule="auto"/>
            </w:pPr>
            <w:r>
              <w:t>Longitude</w:t>
            </w:r>
          </w:p>
        </w:tc>
        <w:tc>
          <w:tcPr>
            <w:tcW w:w="1785" w:type="dxa"/>
            <w:tcMar/>
          </w:tcPr>
          <w:p w:rsidR="0D9814B4" w:rsidP="0D9814B4" w:rsidRDefault="0D9814B4" w14:paraId="14B43B85" w14:textId="70C571F6">
            <w:pPr>
              <w:spacing w:line="360" w:lineRule="auto"/>
            </w:pPr>
            <w:r>
              <w:t>Number</w:t>
            </w:r>
          </w:p>
        </w:tc>
        <w:tc>
          <w:tcPr>
            <w:tcW w:w="5715" w:type="dxa"/>
            <w:tcMar/>
          </w:tcPr>
          <w:p w:rsidR="0D9814B4" w:rsidP="0D9814B4" w:rsidRDefault="70A11C1A" w14:paraId="06D346A2" w14:textId="73626E27">
            <w:pPr>
              <w:spacing w:line="360" w:lineRule="auto"/>
            </w:pPr>
            <w:r>
              <w:t>The longitude of the reference point in 6 decimal places</w:t>
            </w:r>
          </w:p>
        </w:tc>
      </w:tr>
      <w:tr w:rsidR="0D9814B4" w:rsidTr="5BF00052" w14:paraId="1547A414" w14:textId="77777777">
        <w:tc>
          <w:tcPr>
            <w:tcW w:w="1860" w:type="dxa"/>
            <w:tcMar/>
          </w:tcPr>
          <w:p w:rsidR="0D9814B4" w:rsidP="0D9814B4" w:rsidRDefault="0D9814B4" w14:paraId="68FB0E34" w14:textId="533E3924">
            <w:r>
              <w:t>Floor Id</w:t>
            </w:r>
          </w:p>
        </w:tc>
        <w:tc>
          <w:tcPr>
            <w:tcW w:w="1785" w:type="dxa"/>
            <w:tcMar/>
          </w:tcPr>
          <w:p w:rsidR="0D9814B4" w:rsidP="0D9814B4" w:rsidRDefault="0D9814B4" w14:paraId="1D295C97" w14:textId="00E8F78D">
            <w:r>
              <w:t>String</w:t>
            </w:r>
          </w:p>
        </w:tc>
        <w:tc>
          <w:tcPr>
            <w:tcW w:w="5715" w:type="dxa"/>
            <w:tcMar/>
          </w:tcPr>
          <w:p w:rsidR="0D9814B4" w:rsidP="0D9814B4" w:rsidRDefault="0D9814B4" w14:paraId="4577E77C" w14:textId="6FB7E34F">
            <w:r>
              <w:t>The floor Id of the reference point, referencing the Id in map data structure</w:t>
            </w:r>
          </w:p>
        </w:tc>
      </w:tr>
      <w:tr w:rsidR="0D9814B4" w:rsidTr="5BF00052" w14:paraId="46824164" w14:textId="77777777">
        <w:tc>
          <w:tcPr>
            <w:tcW w:w="1860" w:type="dxa"/>
            <w:tcMar/>
          </w:tcPr>
          <w:p w:rsidR="0D9814B4" w:rsidP="0D9814B4" w:rsidRDefault="0D9814B4" w14:paraId="5222D5EC" w14:textId="71067FF6">
            <w:pPr>
              <w:spacing w:line="360" w:lineRule="auto"/>
            </w:pPr>
            <w:r>
              <w:t>WIFI RSS vector</w:t>
            </w:r>
          </w:p>
        </w:tc>
        <w:tc>
          <w:tcPr>
            <w:tcW w:w="1785" w:type="dxa"/>
            <w:tcMar/>
          </w:tcPr>
          <w:p w:rsidR="0D9814B4" w:rsidP="0D9814B4" w:rsidRDefault="0D9814B4" w14:paraId="39D27167" w14:textId="3DBB9254">
            <w:r>
              <w:t>Associative array</w:t>
            </w:r>
          </w:p>
        </w:tc>
        <w:tc>
          <w:tcPr>
            <w:tcW w:w="5715" w:type="dxa"/>
            <w:tcMar/>
          </w:tcPr>
          <w:p w:rsidR="0D9814B4" w:rsidP="0D9814B4" w:rsidRDefault="0D9814B4" w14:paraId="1483D7FF" w14:textId="0F5D1418">
            <w:r w:rsidR="5BF00052">
              <w:rPr/>
              <w:t>The WIFI RSS vector collected in the reference point. In each key-value pair, the key is the MAC address, and the value is the RSSI. It is null if the WIFI RSS vector is not supported.</w:t>
            </w:r>
          </w:p>
        </w:tc>
      </w:tr>
      <w:tr w:rsidR="0D9814B4" w:rsidTr="5BF00052" w14:paraId="4550F4D8" w14:textId="77777777">
        <w:tc>
          <w:tcPr>
            <w:tcW w:w="1860" w:type="dxa"/>
            <w:tcMar/>
          </w:tcPr>
          <w:p w:rsidR="0D9814B4" w:rsidP="0D9814B4" w:rsidRDefault="0D9814B4" w14:paraId="7C59ABA2" w14:textId="7D14C785">
            <w:r>
              <w:t>BLE RSS vector</w:t>
            </w:r>
          </w:p>
        </w:tc>
        <w:tc>
          <w:tcPr>
            <w:tcW w:w="1785" w:type="dxa"/>
            <w:tcMar/>
          </w:tcPr>
          <w:p w:rsidR="0D9814B4" w:rsidP="0D9814B4" w:rsidRDefault="0D9814B4" w14:paraId="1406ABFA" w14:textId="137C8734">
            <w:r>
              <w:t>Associative array</w:t>
            </w:r>
          </w:p>
        </w:tc>
        <w:tc>
          <w:tcPr>
            <w:tcW w:w="5715" w:type="dxa"/>
            <w:tcMar/>
          </w:tcPr>
          <w:p w:rsidR="0D9814B4" w:rsidP="0D9814B4" w:rsidRDefault="0D9814B4" w14:paraId="69684502" w14:textId="0A435021">
            <w:r>
              <w:t>The BLE RSS vector collected in the reference point. In each key-value pair, the key is the MAC address, and the value is the RSSI. It is null if the BLE RSS vector is not supported.</w:t>
            </w:r>
          </w:p>
        </w:tc>
      </w:tr>
      <w:tr w:rsidR="3DA95D55" w:rsidTr="5BF00052" w14:paraId="639E7213" w14:textId="77777777">
        <w:tc>
          <w:tcPr>
            <w:tcW w:w="1860" w:type="dxa"/>
            <w:tcMar/>
          </w:tcPr>
          <w:p w:rsidR="3DA95D55" w:rsidP="3DA95D55" w:rsidRDefault="3DA95D55" w14:paraId="6436BD02" w14:textId="229CEC23">
            <w:r>
              <w:t>Magnetic signal</w:t>
            </w:r>
          </w:p>
        </w:tc>
        <w:tc>
          <w:tcPr>
            <w:tcW w:w="1785" w:type="dxa"/>
            <w:tcMar/>
          </w:tcPr>
          <w:p w:rsidR="3DA95D55" w:rsidP="3DA95D55" w:rsidRDefault="3DA95D55" w14:paraId="752DF6D9" w14:textId="1713F63B">
            <w:r>
              <w:t>Array of number</w:t>
            </w:r>
          </w:p>
        </w:tc>
        <w:tc>
          <w:tcPr>
            <w:tcW w:w="5715" w:type="dxa"/>
            <w:tcMar/>
          </w:tcPr>
          <w:p w:rsidR="3DA95D55" w:rsidP="3DA95D55" w:rsidRDefault="3DA95D55" w14:paraId="39CCD365" w14:textId="72826D8D">
            <w:r>
              <w:t xml:space="preserve">An array of 3 elements that are the geomagnetic field strength along the x-, y-, and z-axis in </w:t>
            </w:r>
            <w:proofErr w:type="spellStart"/>
            <w:r>
              <w:t>μT</w:t>
            </w:r>
            <w:proofErr w:type="spellEnd"/>
          </w:p>
        </w:tc>
      </w:tr>
    </w:tbl>
    <w:p w:rsidR="0D9814B4" w:rsidP="0D9814B4" w:rsidRDefault="38FF0FA3" w14:paraId="7D725145" w14:textId="18C34239">
      <w:r>
        <w:t>&lt;example to be filled out later&gt;</w:t>
      </w:r>
    </w:p>
    <w:p w:rsidR="0D9814B4" w:rsidP="0D9814B4" w:rsidRDefault="70A11C1A" w14:paraId="22FDC212" w14:textId="19CB951F">
      <w:pPr>
        <w:pStyle w:val="Subtitle"/>
      </w:pPr>
      <w:r w:rsidRPr="70A11C1A">
        <w:t>Site Signal Definition for Proximity-based System</w:t>
      </w:r>
    </w:p>
    <w:p w:rsidR="0D9814B4" w:rsidP="0D9814B4" w:rsidRDefault="0D9814B4" w14:paraId="07BA76FE" w14:textId="395B9AE3">
      <w:r>
        <w:t>In a proximity-based system, site signals are the locations of the sensors. Each iBeacon is defined as follows:</w:t>
      </w:r>
    </w:p>
    <w:tbl>
      <w:tblPr>
        <w:tblStyle w:val="TableGrid"/>
        <w:tblW w:w="0" w:type="auto"/>
        <w:tblLayout w:type="fixed"/>
        <w:tblLook w:val="06A0" w:firstRow="1" w:lastRow="0" w:firstColumn="1" w:lastColumn="0" w:noHBand="1" w:noVBand="1"/>
      </w:tblPr>
      <w:tblGrid>
        <w:gridCol w:w="1875"/>
        <w:gridCol w:w="2115"/>
        <w:gridCol w:w="5370"/>
      </w:tblGrid>
      <w:tr w:rsidR="0D9814B4" w:rsidTr="5BF00052" w14:paraId="1F572D78" w14:textId="77777777">
        <w:tc>
          <w:tcPr>
            <w:tcW w:w="1875" w:type="dxa"/>
            <w:shd w:val="clear" w:color="auto" w:fill="D9D9D9" w:themeFill="background1" w:themeFillShade="D9"/>
            <w:tcMar/>
          </w:tcPr>
          <w:p w:rsidR="0D9814B4" w:rsidP="0D9814B4" w:rsidRDefault="0D9814B4" w14:paraId="57A87C30" w14:textId="402F8849">
            <w:r>
              <w:t>Attribute</w:t>
            </w:r>
          </w:p>
        </w:tc>
        <w:tc>
          <w:tcPr>
            <w:tcW w:w="2115" w:type="dxa"/>
            <w:shd w:val="clear" w:color="auto" w:fill="D9D9D9" w:themeFill="background1" w:themeFillShade="D9"/>
            <w:tcMar/>
          </w:tcPr>
          <w:p w:rsidR="0D9814B4" w:rsidP="0D9814B4" w:rsidRDefault="0D9814B4" w14:paraId="3FD1861F" w14:textId="62DFB99D">
            <w:r>
              <w:t>Data type</w:t>
            </w:r>
          </w:p>
        </w:tc>
        <w:tc>
          <w:tcPr>
            <w:tcW w:w="5370" w:type="dxa"/>
            <w:shd w:val="clear" w:color="auto" w:fill="D9D9D9" w:themeFill="background1" w:themeFillShade="D9"/>
            <w:tcMar/>
          </w:tcPr>
          <w:p w:rsidR="0D9814B4" w:rsidP="0D9814B4" w:rsidRDefault="0D9814B4" w14:paraId="77AB24CE" w14:textId="57E77A89">
            <w:r>
              <w:t>Description</w:t>
            </w:r>
          </w:p>
        </w:tc>
      </w:tr>
      <w:tr w:rsidR="0D9814B4" w:rsidTr="5BF00052" w14:paraId="3FD21F81" w14:textId="77777777">
        <w:tc>
          <w:tcPr>
            <w:tcW w:w="1875" w:type="dxa"/>
            <w:tcMar/>
          </w:tcPr>
          <w:p w:rsidR="0D9814B4" w:rsidP="0D9814B4" w:rsidRDefault="0D9814B4" w14:paraId="3EFC77E7" w14:textId="40766687">
            <w:r>
              <w:t>Beacon Id</w:t>
            </w:r>
          </w:p>
        </w:tc>
        <w:tc>
          <w:tcPr>
            <w:tcW w:w="2115" w:type="dxa"/>
            <w:tcMar/>
          </w:tcPr>
          <w:p w:rsidR="0D9814B4" w:rsidP="57957492" w:rsidRDefault="57957492" w14:paraId="4A339804" w14:textId="2A666A1D">
            <w:pPr>
              <w:spacing w:line="259" w:lineRule="auto"/>
            </w:pPr>
            <w:r>
              <w:t>String</w:t>
            </w:r>
          </w:p>
        </w:tc>
        <w:tc>
          <w:tcPr>
            <w:tcW w:w="5370" w:type="dxa"/>
            <w:tcMar/>
          </w:tcPr>
          <w:p w:rsidR="0D9814B4" w:rsidP="0D9814B4" w:rsidRDefault="57957492" w14:paraId="5EC4C406" w14:textId="4D295844">
            <w:r>
              <w:t>The Id of this iBeacon in this standard. The format is: UUID (in hex string form) concatenates with Major and Minor (in 5 digits)</w:t>
            </w:r>
          </w:p>
        </w:tc>
      </w:tr>
      <w:tr w:rsidR="0D9814B4" w:rsidTr="5BF00052" w14:paraId="34F0E0C3" w14:textId="77777777">
        <w:tc>
          <w:tcPr>
            <w:tcW w:w="1875" w:type="dxa"/>
            <w:tcMar/>
          </w:tcPr>
          <w:p w:rsidR="0D9814B4" w:rsidP="0D9814B4" w:rsidRDefault="0D9814B4" w14:paraId="548006B8" w14:textId="746AC9B7">
            <w:r>
              <w:t>Latitude</w:t>
            </w:r>
          </w:p>
        </w:tc>
        <w:tc>
          <w:tcPr>
            <w:tcW w:w="2115" w:type="dxa"/>
            <w:tcMar/>
          </w:tcPr>
          <w:p w:rsidR="0D9814B4" w:rsidP="0D9814B4" w:rsidRDefault="0D9814B4" w14:paraId="193CA774" w14:textId="591296CF">
            <w:r>
              <w:t>Number</w:t>
            </w:r>
          </w:p>
        </w:tc>
        <w:tc>
          <w:tcPr>
            <w:tcW w:w="5370" w:type="dxa"/>
            <w:tcMar/>
          </w:tcPr>
          <w:p w:rsidR="0D9814B4" w:rsidP="0D9814B4" w:rsidRDefault="70A11C1A" w14:paraId="4F0DD405" w14:textId="2019E61A">
            <w:r>
              <w:t>The latitude of the beacon ‘s location in 6 decimal places</w:t>
            </w:r>
          </w:p>
        </w:tc>
      </w:tr>
      <w:tr w:rsidR="0D9814B4" w:rsidTr="5BF00052" w14:paraId="46E808DB" w14:textId="77777777">
        <w:tc>
          <w:tcPr>
            <w:tcW w:w="1875" w:type="dxa"/>
            <w:tcMar/>
          </w:tcPr>
          <w:p w:rsidR="0D9814B4" w:rsidP="0D9814B4" w:rsidRDefault="0D9814B4" w14:paraId="268B1BE2" w14:textId="57F16BC8">
            <w:r>
              <w:t>Longitude</w:t>
            </w:r>
          </w:p>
        </w:tc>
        <w:tc>
          <w:tcPr>
            <w:tcW w:w="2115" w:type="dxa"/>
            <w:tcMar/>
          </w:tcPr>
          <w:p w:rsidR="0D9814B4" w:rsidP="0D9814B4" w:rsidRDefault="0D9814B4" w14:paraId="5CC8A36A" w14:textId="324B6187">
            <w:r>
              <w:t>Number</w:t>
            </w:r>
          </w:p>
        </w:tc>
        <w:tc>
          <w:tcPr>
            <w:tcW w:w="5370" w:type="dxa"/>
            <w:tcMar/>
          </w:tcPr>
          <w:p w:rsidR="0D9814B4" w:rsidP="0D9814B4" w:rsidRDefault="70A11C1A" w14:paraId="5EFFC549" w14:textId="319D4C6D">
            <w:r>
              <w:t>The longitude of the beacon’s location in 6 decimal places</w:t>
            </w:r>
          </w:p>
        </w:tc>
      </w:tr>
      <w:tr w:rsidR="0D9814B4" w:rsidTr="5BF00052" w14:paraId="094767F7" w14:textId="77777777">
        <w:tc>
          <w:tcPr>
            <w:tcW w:w="1875" w:type="dxa"/>
            <w:tcMar/>
          </w:tcPr>
          <w:p w:rsidR="0D9814B4" w:rsidP="0D9814B4" w:rsidRDefault="3DA95D55" w14:paraId="6444ECCD" w14:textId="046A6B06">
            <w:r w:rsidR="5BF00052">
              <w:rPr/>
              <w:t>Floor Id/Outdoor Site Id</w:t>
            </w:r>
          </w:p>
        </w:tc>
        <w:tc>
          <w:tcPr>
            <w:tcW w:w="2115" w:type="dxa"/>
            <w:tcMar/>
          </w:tcPr>
          <w:p w:rsidR="0D9814B4" w:rsidP="0D9814B4" w:rsidRDefault="0D9814B4" w14:paraId="3FD1120B" w14:textId="5B0C8D01">
            <w:r>
              <w:t>String</w:t>
            </w:r>
          </w:p>
        </w:tc>
        <w:tc>
          <w:tcPr>
            <w:tcW w:w="5370" w:type="dxa"/>
            <w:tcMar/>
          </w:tcPr>
          <w:p w:rsidR="0D9814B4" w:rsidP="0D9814B4" w:rsidRDefault="3DA95D55" w14:paraId="4F7EC773" w14:textId="4EA1D0E4">
            <w:r>
              <w:t>In indoor environments, the floor Id should be given. It is the floor of the beacon’s location, referencing the Id in the map data structure</w:t>
            </w:r>
          </w:p>
          <w:p w:rsidR="0D9814B4" w:rsidP="3DA95D55" w:rsidRDefault="3DA95D55" w14:paraId="0B1BDCA2" w14:textId="6C9245A5">
            <w:r>
              <w:t>In outdoor environments, the site Id should be given, referencing to the site Id in section 9.3. It is the site that the beacon is in</w:t>
            </w:r>
          </w:p>
        </w:tc>
      </w:tr>
      <w:tr w:rsidR="0D9814B4" w:rsidTr="5BF00052" w14:paraId="4A9F62B6" w14:textId="77777777">
        <w:tc>
          <w:tcPr>
            <w:tcW w:w="1875" w:type="dxa"/>
            <w:tcMar/>
          </w:tcPr>
          <w:p w:rsidR="0D9814B4" w:rsidP="0D9814B4" w:rsidRDefault="0D9814B4" w14:paraId="69A0F7BF" w14:textId="37552F8E">
            <w:r>
              <w:t>UUID</w:t>
            </w:r>
          </w:p>
        </w:tc>
        <w:tc>
          <w:tcPr>
            <w:tcW w:w="2115" w:type="dxa"/>
            <w:tcMar/>
          </w:tcPr>
          <w:p w:rsidR="0D9814B4" w:rsidP="0D9814B4" w:rsidRDefault="2DE90B20" w14:paraId="5A78D992" w14:textId="012C30AE">
            <w:r>
              <w:t>Hex string</w:t>
            </w:r>
          </w:p>
        </w:tc>
        <w:tc>
          <w:tcPr>
            <w:tcW w:w="5370" w:type="dxa"/>
            <w:tcMar/>
          </w:tcPr>
          <w:p w:rsidR="0D9814B4" w:rsidP="0D9814B4" w:rsidRDefault="0D9814B4" w14:paraId="6BEAC5F4" w14:textId="5F17AA18">
            <w:r>
              <w:t>The UUID of the beacon in the form 8-4-4-4-12</w:t>
            </w:r>
          </w:p>
        </w:tc>
      </w:tr>
      <w:tr w:rsidR="0D9814B4" w:rsidTr="5BF00052" w14:paraId="3DD0EC05" w14:textId="77777777">
        <w:tc>
          <w:tcPr>
            <w:tcW w:w="1875" w:type="dxa"/>
            <w:tcMar/>
          </w:tcPr>
          <w:p w:rsidR="0D9814B4" w:rsidP="0D9814B4" w:rsidRDefault="0D9814B4" w14:paraId="4827E203" w14:textId="4940C484">
            <w:r>
              <w:lastRenderedPageBreak/>
              <w:t>Major</w:t>
            </w:r>
          </w:p>
        </w:tc>
        <w:tc>
          <w:tcPr>
            <w:tcW w:w="2115" w:type="dxa"/>
            <w:tcMar/>
          </w:tcPr>
          <w:p w:rsidR="0D9814B4" w:rsidP="0D9814B4" w:rsidRDefault="0D9814B4" w14:paraId="47EDBF01" w14:textId="42038999">
            <w:r>
              <w:t>Number</w:t>
            </w:r>
          </w:p>
        </w:tc>
        <w:tc>
          <w:tcPr>
            <w:tcW w:w="5370" w:type="dxa"/>
            <w:tcMar/>
          </w:tcPr>
          <w:p w:rsidR="0D9814B4" w:rsidP="0D9814B4" w:rsidRDefault="0D9814B4" w14:paraId="71C1A09C" w14:textId="0E6C33FD">
            <w:r>
              <w:t>The major value of the beacon, ranging from 1 to 65535</w:t>
            </w:r>
          </w:p>
        </w:tc>
      </w:tr>
      <w:tr w:rsidR="0D9814B4" w:rsidTr="5BF00052" w14:paraId="53768F4C" w14:textId="77777777">
        <w:tc>
          <w:tcPr>
            <w:tcW w:w="1875" w:type="dxa"/>
            <w:tcMar/>
          </w:tcPr>
          <w:p w:rsidR="0D9814B4" w:rsidP="0D9814B4" w:rsidRDefault="0D9814B4" w14:paraId="63EBA201" w14:textId="6725D451">
            <w:r>
              <w:t>Minor</w:t>
            </w:r>
          </w:p>
        </w:tc>
        <w:tc>
          <w:tcPr>
            <w:tcW w:w="2115" w:type="dxa"/>
            <w:tcMar/>
          </w:tcPr>
          <w:p w:rsidR="0D9814B4" w:rsidP="0D9814B4" w:rsidRDefault="0D9814B4" w14:paraId="2F4DB154" w14:textId="6D5E7C50">
            <w:r>
              <w:t>Number</w:t>
            </w:r>
          </w:p>
        </w:tc>
        <w:tc>
          <w:tcPr>
            <w:tcW w:w="5370" w:type="dxa"/>
            <w:tcMar/>
          </w:tcPr>
          <w:p w:rsidR="0D9814B4" w:rsidP="0D9814B4" w:rsidRDefault="0D9814B4" w14:paraId="7D974C21" w14:textId="6C656433">
            <w:r>
              <w:t>The minor value of the beacon, ranging from 1 to 65535</w:t>
            </w:r>
          </w:p>
        </w:tc>
      </w:tr>
    </w:tbl>
    <w:p w:rsidR="0D9814B4" w:rsidP="0D9814B4" w:rsidRDefault="38FF0FA3" w14:paraId="64A10876" w14:textId="7379D8C8">
      <w:r>
        <w:t>&lt;example to be filled out later&gt;</w:t>
      </w:r>
    </w:p>
    <w:p w:rsidR="0D9814B4" w:rsidP="70A11C1A" w:rsidRDefault="5193B620" w14:paraId="0885F6E4" w14:textId="25DDED3C">
      <w:pPr>
        <w:pStyle w:val="Subtitle"/>
      </w:pPr>
      <w:r>
        <w:t>Grid Reference System</w:t>
      </w:r>
    </w:p>
    <w:p w:rsidR="0D9814B4" w:rsidP="0D9814B4" w:rsidRDefault="5193B620" w14:paraId="3D4EEE66" w14:textId="47635D40">
      <w:pPr>
        <w:spacing w:line="360" w:lineRule="auto"/>
      </w:pPr>
      <w:r>
        <w:t>Site signals are stored in a grid reference system for efficient retrieval of site signals. Each grid contains some site signals and topological information. A grid is defined as follows:</w:t>
      </w:r>
    </w:p>
    <w:tbl>
      <w:tblPr>
        <w:tblStyle w:val="TableGrid"/>
        <w:tblW w:w="0" w:type="auto"/>
        <w:tblLayout w:type="fixed"/>
        <w:tblLook w:val="06A0" w:firstRow="1" w:lastRow="0" w:firstColumn="1" w:lastColumn="0" w:noHBand="1" w:noVBand="1"/>
      </w:tblPr>
      <w:tblGrid>
        <w:gridCol w:w="2055"/>
        <w:gridCol w:w="1770"/>
        <w:gridCol w:w="5535"/>
      </w:tblGrid>
      <w:tr w:rsidR="0D9814B4" w:rsidTr="7D044197" w14:paraId="458738C6" w14:textId="77777777">
        <w:tc>
          <w:tcPr>
            <w:tcW w:w="2055" w:type="dxa"/>
            <w:shd w:val="clear" w:color="auto" w:fill="D9D9D9" w:themeFill="background1" w:themeFillShade="D9"/>
            <w:tcMar/>
          </w:tcPr>
          <w:p w:rsidR="0D9814B4" w:rsidP="0D9814B4" w:rsidRDefault="0D9814B4" w14:paraId="7A4755F8" w14:textId="3D8A0B48">
            <w:r>
              <w:t>Attribute</w:t>
            </w:r>
          </w:p>
        </w:tc>
        <w:tc>
          <w:tcPr>
            <w:tcW w:w="1770" w:type="dxa"/>
            <w:shd w:val="clear" w:color="auto" w:fill="D9D9D9" w:themeFill="background1" w:themeFillShade="D9"/>
            <w:tcMar/>
          </w:tcPr>
          <w:p w:rsidR="0D9814B4" w:rsidP="0D9814B4" w:rsidRDefault="0D9814B4" w14:paraId="41B9E480" w14:textId="2DEE89AF">
            <w:r>
              <w:t>Data type</w:t>
            </w:r>
          </w:p>
        </w:tc>
        <w:tc>
          <w:tcPr>
            <w:tcW w:w="5535" w:type="dxa"/>
            <w:shd w:val="clear" w:color="auto" w:fill="D9D9D9" w:themeFill="background1" w:themeFillShade="D9"/>
            <w:tcMar/>
          </w:tcPr>
          <w:p w:rsidR="0D9814B4" w:rsidP="0D9814B4" w:rsidRDefault="0D9814B4" w14:paraId="4E136293" w14:textId="660F81C0">
            <w:r>
              <w:t>Description</w:t>
            </w:r>
          </w:p>
        </w:tc>
      </w:tr>
      <w:tr w:rsidR="0D9814B4" w:rsidTr="7D044197" w14:paraId="3CC499CE" w14:textId="77777777">
        <w:tc>
          <w:tcPr>
            <w:tcW w:w="2055" w:type="dxa"/>
            <w:tcMar/>
          </w:tcPr>
          <w:p w:rsidR="0D9814B4" w:rsidP="0D9814B4" w:rsidRDefault="109E3864" w14:paraId="070A55E5" w14:textId="4323C5CC">
            <w:r>
              <w:t>Grid Id</w:t>
            </w:r>
          </w:p>
        </w:tc>
        <w:tc>
          <w:tcPr>
            <w:tcW w:w="1770" w:type="dxa"/>
            <w:tcMar/>
          </w:tcPr>
          <w:p w:rsidR="0D9814B4" w:rsidP="57957492" w:rsidRDefault="57957492" w14:paraId="5E18CDD3" w14:textId="0F499C9D">
            <w:pPr>
              <w:spacing w:line="259" w:lineRule="auto"/>
            </w:pPr>
            <w:r>
              <w:t>String</w:t>
            </w:r>
          </w:p>
        </w:tc>
        <w:tc>
          <w:tcPr>
            <w:tcW w:w="5535" w:type="dxa"/>
            <w:tcMar/>
          </w:tcPr>
          <w:p w:rsidR="0D9814B4" w:rsidP="0D9814B4" w:rsidRDefault="57957492" w14:paraId="0C0F70CF" w14:textId="282A639F">
            <w:r w:rsidR="7D044197">
              <w:rPr/>
              <w:t>The Id of the grid. The format is the concatenation of zoom level, x-index, y-index and floor Id.</w:t>
            </w:r>
          </w:p>
          <w:p w:rsidR="0D9814B4" w:rsidP="7D044197" w:rsidRDefault="57957492" w14:paraId="4CD45242" w14:textId="69EB92AE">
            <w:pPr>
              <w:pStyle w:val="Normal"/>
            </w:pPr>
            <w:r w:rsidR="7D044197">
              <w:rPr/>
              <w:t>The Grid Id for indoor site will consist of 37 digits:</w:t>
            </w:r>
          </w:p>
          <w:p w:rsidR="0D9814B4" w:rsidP="7D044197" w:rsidRDefault="57957492" w14:paraId="74A6B0F7" w14:textId="535C819C">
            <w:pPr>
              <w:pStyle w:val="Normal"/>
            </w:pPr>
            <w:r w:rsidR="7D044197">
              <w:rPr/>
              <w:t xml:space="preserve">zoom level (2) + x-index (7) + y-index (7) + </w:t>
            </w:r>
            <w:proofErr w:type="spellStart"/>
            <w:r w:rsidR="7D044197">
              <w:rPr/>
              <w:t>buildingId</w:t>
            </w:r>
            <w:proofErr w:type="spellEnd"/>
            <w:r w:rsidR="7D044197">
              <w:rPr/>
              <w:t xml:space="preserve"> (19) + floor number (2).</w:t>
            </w:r>
          </w:p>
          <w:p w:rsidR="0D9814B4" w:rsidP="7D044197" w:rsidRDefault="57957492" w14:paraId="7D2610EC" w14:textId="71FFC8AE">
            <w:pPr>
              <w:pStyle w:val="Normal"/>
            </w:pPr>
            <w:r w:rsidR="7D044197">
              <w:rPr/>
              <w:t>The Grid Id for outdoor site will consist of 16 digits:</w:t>
            </w:r>
          </w:p>
          <w:p w:rsidR="0D9814B4" w:rsidP="7D044197" w:rsidRDefault="57957492" w14:paraId="7A987435" w14:textId="6727D6F9">
            <w:pPr>
              <w:pStyle w:val="Normal"/>
            </w:pPr>
            <w:r w:rsidR="7D044197">
              <w:rPr/>
              <w:t>zoom level (2) + x-index (7) + y-index (7).</w:t>
            </w:r>
          </w:p>
        </w:tc>
      </w:tr>
      <w:tr w:rsidR="0D9814B4" w:rsidTr="7D044197" w14:paraId="4E4FFFEA" w14:textId="77777777">
        <w:tc>
          <w:tcPr>
            <w:tcW w:w="2055" w:type="dxa"/>
            <w:tcMar/>
          </w:tcPr>
          <w:p w:rsidR="0D9814B4" w:rsidP="0D9814B4" w:rsidRDefault="0D9814B4" w14:paraId="40A46F2D" w14:textId="7D834DDF">
            <w:r>
              <w:t>Zoom level</w:t>
            </w:r>
          </w:p>
        </w:tc>
        <w:tc>
          <w:tcPr>
            <w:tcW w:w="1770" w:type="dxa"/>
            <w:tcMar/>
          </w:tcPr>
          <w:p w:rsidR="0D9814B4" w:rsidP="0D9814B4" w:rsidRDefault="0D9814B4" w14:paraId="2B74F04C" w14:textId="18C6FC45">
            <w:r>
              <w:t xml:space="preserve">Number </w:t>
            </w:r>
          </w:p>
        </w:tc>
        <w:tc>
          <w:tcPr>
            <w:tcW w:w="5535" w:type="dxa"/>
            <w:tcMar/>
          </w:tcPr>
          <w:p w:rsidR="0D9814B4" w:rsidP="0D9814B4" w:rsidRDefault="0D9814B4" w14:paraId="6AB70C02" w14:textId="1F670BD7">
            <w:r>
              <w:t>The zoom level of the grid, ranging from 16 to 20</w:t>
            </w:r>
          </w:p>
        </w:tc>
      </w:tr>
      <w:tr w:rsidR="0D9814B4" w:rsidTr="7D044197" w14:paraId="43069192" w14:textId="77777777">
        <w:tc>
          <w:tcPr>
            <w:tcW w:w="2055" w:type="dxa"/>
            <w:tcMar/>
          </w:tcPr>
          <w:p w:rsidR="0D9814B4" w:rsidP="0D9814B4" w:rsidRDefault="0D9814B4" w14:paraId="05248D8A" w14:textId="517520EF">
            <w:r>
              <w:t>X-index</w:t>
            </w:r>
          </w:p>
        </w:tc>
        <w:tc>
          <w:tcPr>
            <w:tcW w:w="1770" w:type="dxa"/>
            <w:tcMar/>
          </w:tcPr>
          <w:p w:rsidR="0D9814B4" w:rsidP="0D9814B4" w:rsidRDefault="0D9814B4" w14:paraId="3A29C0AC" w14:textId="50BBFADB">
            <w:r>
              <w:t xml:space="preserve">Number </w:t>
            </w:r>
          </w:p>
        </w:tc>
        <w:tc>
          <w:tcPr>
            <w:tcW w:w="5535" w:type="dxa"/>
            <w:tcMar/>
          </w:tcPr>
          <w:p w:rsidR="0D9814B4" w:rsidP="0D9814B4" w:rsidRDefault="0D9814B4" w14:paraId="5A4AA7CA" w14:textId="03D9C4FC">
            <w:r>
              <w:t>The x-index of the grid in this zoom level</w:t>
            </w:r>
          </w:p>
        </w:tc>
      </w:tr>
      <w:tr w:rsidR="0D9814B4" w:rsidTr="7D044197" w14:paraId="45A6AC92" w14:textId="77777777">
        <w:tc>
          <w:tcPr>
            <w:tcW w:w="2055" w:type="dxa"/>
            <w:tcMar/>
          </w:tcPr>
          <w:p w:rsidR="0D9814B4" w:rsidP="0D9814B4" w:rsidRDefault="0D9814B4" w14:paraId="2393D188" w14:textId="549CDE39">
            <w:r>
              <w:t>Y-index</w:t>
            </w:r>
          </w:p>
        </w:tc>
        <w:tc>
          <w:tcPr>
            <w:tcW w:w="1770" w:type="dxa"/>
            <w:tcMar/>
          </w:tcPr>
          <w:p w:rsidR="0D9814B4" w:rsidP="0D9814B4" w:rsidRDefault="0D9814B4" w14:paraId="4042C973" w14:textId="3ACD186F">
            <w:r>
              <w:t xml:space="preserve">Number </w:t>
            </w:r>
          </w:p>
        </w:tc>
        <w:tc>
          <w:tcPr>
            <w:tcW w:w="5535" w:type="dxa"/>
            <w:tcMar/>
          </w:tcPr>
          <w:p w:rsidR="0D9814B4" w:rsidP="0D9814B4" w:rsidRDefault="0D9814B4" w14:paraId="7511362D" w14:textId="6501E46C">
            <w:r>
              <w:t>The y-index of the grid in this zoom level</w:t>
            </w:r>
          </w:p>
        </w:tc>
      </w:tr>
      <w:tr w:rsidR="0D9814B4" w:rsidTr="7D044197" w14:paraId="188B602C" w14:textId="77777777">
        <w:tc>
          <w:tcPr>
            <w:tcW w:w="2055" w:type="dxa"/>
            <w:tcMar/>
          </w:tcPr>
          <w:p w:rsidR="0D9814B4" w:rsidP="0D9814B4" w:rsidRDefault="0D9814B4" w14:paraId="334D8189" w14:textId="06D91672">
            <w:r>
              <w:t>Floor Id</w:t>
            </w:r>
          </w:p>
        </w:tc>
        <w:tc>
          <w:tcPr>
            <w:tcW w:w="1770" w:type="dxa"/>
            <w:tcMar/>
          </w:tcPr>
          <w:p w:rsidR="0D9814B4" w:rsidP="0D9814B4" w:rsidRDefault="0D9814B4" w14:paraId="38009BAE" w14:textId="0407A4F7">
            <w:r>
              <w:t>String</w:t>
            </w:r>
          </w:p>
        </w:tc>
        <w:tc>
          <w:tcPr>
            <w:tcW w:w="5535" w:type="dxa"/>
            <w:tcMar/>
          </w:tcPr>
          <w:p w:rsidR="0D9814B4" w:rsidP="0D9814B4" w:rsidRDefault="05236978" w14:paraId="3514D516" w14:textId="586D7FCB">
            <w:r>
              <w:t>The floor Id of the beacon’s location, referencing the Id in map data structure.</w:t>
            </w:r>
          </w:p>
          <w:p w:rsidR="0D9814B4" w:rsidP="05236978" w:rsidRDefault="05236978" w14:paraId="2A8313F4" w14:textId="70BF16F4">
            <w:r>
              <w:t>It is empty for outdoor grids.</w:t>
            </w:r>
          </w:p>
        </w:tc>
      </w:tr>
      <w:tr w:rsidR="0D9814B4" w:rsidTr="7D044197" w14:paraId="43FF4C8B" w14:textId="77777777">
        <w:tc>
          <w:tcPr>
            <w:tcW w:w="2055" w:type="dxa"/>
            <w:tcMar/>
          </w:tcPr>
          <w:p w:rsidR="0D9814B4" w:rsidP="0D9814B4" w:rsidRDefault="0D9814B4" w14:paraId="1F5E2554" w14:textId="07F7A135">
            <w:r>
              <w:t>Connected grid Ids</w:t>
            </w:r>
          </w:p>
        </w:tc>
        <w:tc>
          <w:tcPr>
            <w:tcW w:w="1770" w:type="dxa"/>
            <w:tcMar/>
          </w:tcPr>
          <w:p w:rsidR="0D9814B4" w:rsidP="0D9814B4" w:rsidRDefault="0D9814B4" w14:paraId="67E64B1B" w14:textId="49E3F2A1">
            <w:pPr>
              <w:spacing w:line="360" w:lineRule="auto"/>
            </w:pPr>
            <w:r>
              <w:t>Array</w:t>
            </w:r>
          </w:p>
        </w:tc>
        <w:tc>
          <w:tcPr>
            <w:tcW w:w="5535" w:type="dxa"/>
            <w:tcMar/>
          </w:tcPr>
          <w:p w:rsidR="0D9814B4" w:rsidP="0D9814B4" w:rsidRDefault="0D9814B4" w14:paraId="6133F433" w14:textId="3BDD609A">
            <w:r>
              <w:t>The array of connected grid Ids</w:t>
            </w:r>
          </w:p>
        </w:tc>
      </w:tr>
      <w:tr w:rsidR="0D9814B4" w:rsidTr="7D044197" w14:paraId="73F55FBA" w14:textId="77777777">
        <w:tc>
          <w:tcPr>
            <w:tcW w:w="2055" w:type="dxa"/>
            <w:tcMar/>
          </w:tcPr>
          <w:p w:rsidR="0D9814B4" w:rsidP="0D9814B4" w:rsidRDefault="0D9814B4" w14:paraId="1DAE4C8E" w14:textId="0948F7B2">
            <w:r>
              <w:t>RP Id list</w:t>
            </w:r>
          </w:p>
        </w:tc>
        <w:tc>
          <w:tcPr>
            <w:tcW w:w="1770" w:type="dxa"/>
            <w:tcMar/>
          </w:tcPr>
          <w:p w:rsidR="0D9814B4" w:rsidP="0D9814B4" w:rsidRDefault="0D9814B4" w14:paraId="21472F7E" w14:textId="16DA08B5">
            <w:r>
              <w:t>Array</w:t>
            </w:r>
          </w:p>
        </w:tc>
        <w:tc>
          <w:tcPr>
            <w:tcW w:w="5535" w:type="dxa"/>
            <w:tcMar/>
          </w:tcPr>
          <w:p w:rsidR="0D9814B4" w:rsidP="0D9814B4" w:rsidRDefault="0D9814B4" w14:paraId="56F51A16" w14:textId="3F951237">
            <w:r>
              <w:t>The array of RP Id that the reference points are in this grid</w:t>
            </w:r>
          </w:p>
        </w:tc>
      </w:tr>
      <w:tr w:rsidR="0D9814B4" w:rsidTr="7D044197" w14:paraId="0D91CB75" w14:textId="77777777">
        <w:tc>
          <w:tcPr>
            <w:tcW w:w="2055" w:type="dxa"/>
            <w:tcMar/>
          </w:tcPr>
          <w:p w:rsidR="0D9814B4" w:rsidP="0D9814B4" w:rsidRDefault="0D9814B4" w14:paraId="1B6FAEC7" w14:textId="415FFC67">
            <w:r>
              <w:t>Beacon Id list</w:t>
            </w:r>
          </w:p>
        </w:tc>
        <w:tc>
          <w:tcPr>
            <w:tcW w:w="1770" w:type="dxa"/>
            <w:tcMar/>
          </w:tcPr>
          <w:p w:rsidR="0D9814B4" w:rsidP="0D9814B4" w:rsidRDefault="0D9814B4" w14:paraId="07286C7B" w14:textId="1E0CDFBF">
            <w:r>
              <w:t>Array</w:t>
            </w:r>
          </w:p>
        </w:tc>
        <w:tc>
          <w:tcPr>
            <w:tcW w:w="5535" w:type="dxa"/>
            <w:tcMar/>
          </w:tcPr>
          <w:p w:rsidR="0D9814B4" w:rsidP="0D9814B4" w:rsidRDefault="0D9814B4" w14:paraId="740F0E24" w14:textId="6A3D3C17">
            <w:r>
              <w:t>The array of Beacon Id that the beacons are in this grid</w:t>
            </w:r>
          </w:p>
        </w:tc>
      </w:tr>
    </w:tbl>
    <w:p w:rsidR="0D9814B4" w:rsidP="0D9814B4" w:rsidRDefault="0D9814B4" w14:paraId="24AE3AD1" w14:textId="2B27CDE6">
      <w:pPr>
        <w:pStyle w:val="subtitle2"/>
      </w:pPr>
      <w:r w:rsidRPr="0D9814B4">
        <w:t xml:space="preserve">Zoom level </w:t>
      </w:r>
      <w:r>
        <w:t>describes the size of a grid</w:t>
      </w:r>
    </w:p>
    <w:p w:rsidR="0D9814B4" w:rsidP="0D9814B4" w:rsidRDefault="0D9814B4" w14:paraId="2D41B482" w14:textId="1C4DC9B2">
      <w:r>
        <w:t>The higher zoom level, the grid is smaller.  Each level n grid is composed of 4 level n+1 grids. At zoom level 0, there is only one grid representing the whole world. At zoom level 1, 2x2 grids cover the world. At zoom level 2, there are 4x4 grids, and so on.</w:t>
      </w:r>
    </w:p>
    <w:p w:rsidR="0D9814B4" w:rsidP="0D9814B4" w:rsidRDefault="0D9814B4" w14:paraId="60AE790F" w14:textId="5601BE27">
      <w:pPr>
        <w:pStyle w:val="subtitle2"/>
      </w:pPr>
      <w:r w:rsidRPr="0D9814B4">
        <w:t>X- and y-index are the column/row number of a grid</w:t>
      </w:r>
    </w:p>
    <w:p w:rsidR="0D9814B4" w:rsidP="0D9814B4" w:rsidRDefault="3DA95D55" w14:paraId="54130079" w14:textId="3F8D840B">
      <w:r>
        <w:t>X-index is the column number counting in ascending order of longitude. Y-index is the row number counting in ascending order of latitude. Both indexes range from 0 to 2^ (zoom level)-1. The index is a 7-digit number.</w:t>
      </w:r>
    </w:p>
    <w:p w:rsidR="0D9814B4" w:rsidP="0D9814B4" w:rsidRDefault="0D9814B4" w14:paraId="64D5E3F6" w14:textId="486EE425">
      <w:pPr>
        <w:pStyle w:val="subtitle2"/>
      </w:pPr>
      <w:r w:rsidRPr="0D9814B4">
        <w:t>Connected grid Ids are the grids that can be directly arrived from the current grid</w:t>
      </w:r>
    </w:p>
    <w:p w:rsidR="0D9814B4" w:rsidP="0D9814B4" w:rsidRDefault="3DA95D55" w14:paraId="72661A82" w14:textId="73FF81E2">
      <w:r>
        <w:t>For example, if an escalator is from grid A to grid B, then grid B’s Id is in grid A’s connected grid ids. If an elevator connects grids C, D, E, then they are in each other’s connected grid Ids.</w:t>
      </w:r>
    </w:p>
    <w:p w:rsidR="3DA95D55" w:rsidP="3DA95D55" w:rsidRDefault="3DA95D55" w14:paraId="7BAEE37B" w14:textId="08679B00">
      <w:pPr>
        <w:rPr>
          <w:rFonts w:ascii="Calibri Light" w:hAnsi="Calibri Light" w:eastAsia="Calibri Light" w:cs="Calibri Light"/>
          <w:color w:val="5A5A5A"/>
          <w:sz w:val="26"/>
          <w:szCs w:val="26"/>
        </w:rPr>
      </w:pPr>
      <w:r w:rsidRPr="3DA95D55">
        <w:rPr>
          <w:rFonts w:ascii="Calibri Light" w:hAnsi="Calibri Light" w:eastAsia="Calibri Light" w:cs="Calibri Light"/>
          <w:color w:val="5A5A5A"/>
          <w:sz w:val="26"/>
          <w:szCs w:val="26"/>
        </w:rPr>
        <w:t>Equations Connecting Latitude, Longitude, and Grid Reference System</w:t>
      </w:r>
    </w:p>
    <w:p w:rsidR="3DA95D55" w:rsidP="3DA95D55" w:rsidRDefault="3DA95D55" w14:paraId="4908EA30" w14:textId="602760DC">
      <w:pPr>
        <w:pStyle w:val="subtitle2"/>
      </w:pPr>
      <w:r w:rsidRPr="3DA95D55">
        <w:t>Latitude ranges from –90 to 90 and relates to y-index. Longitude ranges from –180 to 180 and relates to x-index.</w:t>
      </w:r>
    </w:p>
    <w:p w:rsidR="3DA95D55" w:rsidP="3DA95D55" w:rsidRDefault="3DA95D55" w14:paraId="42272EEA" w14:textId="782F0F63">
      <w:pPr>
        <w:jc w:val="center"/>
      </w:pPr>
      <w:r>
        <w:drawing>
          <wp:inline wp14:editId="4A988484" wp14:anchorId="40D87F2F">
            <wp:extent cx="5840017" cy="3114675"/>
            <wp:effectExtent l="0" t="0" r="0" b="0"/>
            <wp:docPr id="98907768" name="Picture 98907768" title=""/>
            <wp:cNvGraphicFramePr>
              <a:graphicFrameLocks noChangeAspect="1"/>
            </wp:cNvGraphicFramePr>
            <a:graphic>
              <a:graphicData uri="http://schemas.openxmlformats.org/drawingml/2006/picture">
                <pic:pic>
                  <pic:nvPicPr>
                    <pic:cNvPr id="0" name="Picture 98907768"/>
                    <pic:cNvPicPr/>
                  </pic:nvPicPr>
                  <pic:blipFill>
                    <a:blip r:embed="Re5389595989642b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40017" cy="3114675"/>
                    </a:xfrm>
                    <a:prstGeom prst="rect">
                      <a:avLst/>
                    </a:prstGeom>
                  </pic:spPr>
                </pic:pic>
              </a:graphicData>
            </a:graphic>
          </wp:inline>
        </w:drawing>
      </w:r>
      <w:r>
        <w:br/>
      </w:r>
      <w:r w:rsidR="5BF00052">
        <w:rPr/>
        <w:t>Figure 13. Grids at zoom level 1.</w:t>
      </w:r>
    </w:p>
    <w:p w:rsidR="3DA95D55" w:rsidP="3DA95D55" w:rsidRDefault="6872EDE5" w14:paraId="3ED6C78B" w14:textId="5AAA87D3">
      <w:r>
        <w:t>This is the grids at zoom level 1. Besides the latitude and the longitude, the number of grids in a row or in a column is 2</w:t>
      </w:r>
      <w:r w:rsidRPr="6872EDE5">
        <w:rPr>
          <w:vertAlign w:val="superscript"/>
        </w:rPr>
        <w:t>zoom level</w:t>
      </w:r>
      <w:r w:rsidRPr="6872EDE5">
        <w:t>.</w:t>
      </w:r>
    </w:p>
    <w:p w:rsidR="3DA95D55" w:rsidP="3DA95D55" w:rsidRDefault="3DA95D55" w14:paraId="13C12E53" w14:textId="301DE196">
      <w:pPr>
        <w:pStyle w:val="subtitle2"/>
      </w:pPr>
      <w:r w:rsidRPr="3DA95D55">
        <w:t>Computing corner coordinates of a grid given x-, y-index and the zoom level z</w:t>
      </w:r>
    </w:p>
    <w:p w:rsidR="3DA95D55" w:rsidP="3DA95D55" w:rsidRDefault="3DA95D55" w14:paraId="0D13918B" w14:textId="335980E3">
      <w:r>
        <w:t>By geometry, we come up with 4 equations:</w:t>
      </w:r>
    </w:p>
    <w:p w:rsidRPr="002C47BE" w:rsidR="00B53C7E" w:rsidP="00B53C7E" w:rsidRDefault="00B53C7E" w14:paraId="321422D0" w14:textId="77777777">
      <m:oMathPara>
        <m:oMath>
          <m:r>
            <w:rPr>
              <w:rFonts w:ascii="Cambria Math" w:hAnsi="Cambria Math"/>
            </w:rPr>
            <m:t>minLon=x*gri</m:t>
          </m:r>
          <m:sSub>
            <m:sSubPr>
              <m:ctrlPr>
                <w:rPr>
                  <w:rFonts w:ascii="Cambria Math" w:hAnsi="Cambria Math"/>
                  <w:i/>
                </w:rPr>
              </m:ctrlPr>
            </m:sSubPr>
            <m:e>
              <m:r>
                <w:rPr>
                  <w:rFonts w:ascii="Cambria Math" w:hAnsi="Cambria Math"/>
                </w:rPr>
                <m:t>d</m:t>
              </m:r>
            </m:e>
            <m:sub>
              <m:r>
                <w:rPr>
                  <w:rFonts w:ascii="Cambria Math" w:hAnsi="Cambria Math"/>
                </w:rPr>
                <m:t>width</m:t>
              </m:r>
            </m:sub>
          </m:sSub>
          <m:r>
            <w:rPr>
              <w:rFonts w:ascii="Cambria Math" w:hAnsi="Cambria Math"/>
            </w:rPr>
            <m:t>-180=</m:t>
          </m:r>
          <m:f>
            <m:fPr>
              <m:ctrlPr>
                <w:rPr>
                  <w:rFonts w:ascii="Cambria Math" w:hAnsi="Cambria Math"/>
                  <w:i/>
                </w:rPr>
              </m:ctrlPr>
            </m:fPr>
            <m:num>
              <m:r>
                <w:rPr>
                  <w:rFonts w:ascii="Cambria Math" w:hAnsi="Cambria Math"/>
                </w:rPr>
                <m:t>360x</m:t>
              </m:r>
            </m:num>
            <m:den>
              <m:sSup>
                <m:sSupPr>
                  <m:ctrlPr>
                    <w:rPr>
                      <w:rFonts w:ascii="Cambria Math" w:hAnsi="Cambria Math"/>
                      <w:i/>
                    </w:rPr>
                  </m:ctrlPr>
                </m:sSupPr>
                <m:e>
                  <m:r>
                    <w:rPr>
                      <w:rFonts w:ascii="Cambria Math" w:hAnsi="Cambria Math"/>
                    </w:rPr>
                    <m:t>2</m:t>
                  </m:r>
                </m:e>
                <m:sup>
                  <m:r>
                    <w:rPr>
                      <w:rFonts w:ascii="Cambria Math" w:hAnsi="Cambria Math"/>
                    </w:rPr>
                    <m:t>z</m:t>
                  </m:r>
                </m:sup>
              </m:sSup>
            </m:den>
          </m:f>
          <m:r>
            <w:rPr>
              <w:rFonts w:ascii="Cambria Math" w:hAnsi="Cambria Math"/>
            </w:rPr>
            <m:t>-180</m:t>
          </m:r>
        </m:oMath>
      </m:oMathPara>
    </w:p>
    <w:p w:rsidRPr="002C47BE" w:rsidR="00B53C7E" w:rsidP="00B53C7E" w:rsidRDefault="00B53C7E" w14:paraId="4988640C" w14:textId="77777777">
      <m:oMathPara>
        <m:oMath>
          <m:r>
            <w:rPr>
              <w:rFonts w:ascii="Cambria Math" w:hAnsi="Cambria Math"/>
            </w:rPr>
            <m:t>maxlon=</m:t>
          </m:r>
          <m:d>
            <m:dPr>
              <m:ctrlPr>
                <w:rPr>
                  <w:rFonts w:ascii="Cambria Math" w:hAnsi="Cambria Math"/>
                  <w:i/>
                </w:rPr>
              </m:ctrlPr>
            </m:dPr>
            <m:e>
              <m:r>
                <w:rPr>
                  <w:rFonts w:ascii="Cambria Math" w:hAnsi="Cambria Math"/>
                </w:rPr>
                <m:t>x+1</m:t>
              </m:r>
            </m:e>
          </m:d>
          <m:r>
            <w:rPr>
              <w:rFonts w:ascii="Cambria Math" w:hAnsi="Cambria Math"/>
            </w:rPr>
            <m:t>*gri</m:t>
          </m:r>
          <m:sSub>
            <m:sSubPr>
              <m:ctrlPr>
                <w:rPr>
                  <w:rFonts w:ascii="Cambria Math" w:hAnsi="Cambria Math"/>
                  <w:i/>
                </w:rPr>
              </m:ctrlPr>
            </m:sSubPr>
            <m:e>
              <m:r>
                <w:rPr>
                  <w:rFonts w:ascii="Cambria Math" w:hAnsi="Cambria Math"/>
                </w:rPr>
                <m:t>d</m:t>
              </m:r>
            </m:e>
            <m:sub>
              <m:r>
                <w:rPr>
                  <w:rFonts w:ascii="Cambria Math" w:hAnsi="Cambria Math"/>
                </w:rPr>
                <m:t>width</m:t>
              </m:r>
            </m:sub>
          </m:sSub>
          <m:r>
            <w:rPr>
              <w:rFonts w:ascii="Cambria Math" w:hAnsi="Cambria Math"/>
            </w:rPr>
            <m:t>-180=</m:t>
          </m:r>
          <m:f>
            <m:fPr>
              <m:ctrlPr>
                <w:rPr>
                  <w:rFonts w:ascii="Cambria Math" w:hAnsi="Cambria Math"/>
                  <w:i/>
                </w:rPr>
              </m:ctrlPr>
            </m:fPr>
            <m:num>
              <m:r>
                <w:rPr>
                  <w:rFonts w:ascii="Cambria Math" w:hAnsi="Cambria Math"/>
                </w:rPr>
                <m:t>360</m:t>
              </m:r>
              <m:d>
                <m:dPr>
                  <m:ctrlPr>
                    <w:rPr>
                      <w:rFonts w:ascii="Cambria Math" w:hAnsi="Cambria Math"/>
                      <w:i/>
                    </w:rPr>
                  </m:ctrlPr>
                </m:dPr>
                <m:e>
                  <m:r>
                    <w:rPr>
                      <w:rFonts w:ascii="Cambria Math" w:hAnsi="Cambria Math"/>
                    </w:rPr>
                    <m:t>x+1</m:t>
                  </m:r>
                </m:e>
              </m:d>
            </m:num>
            <m:den>
              <m:sSup>
                <m:sSupPr>
                  <m:ctrlPr>
                    <w:rPr>
                      <w:rFonts w:ascii="Cambria Math" w:hAnsi="Cambria Math"/>
                      <w:i/>
                    </w:rPr>
                  </m:ctrlPr>
                </m:sSupPr>
                <m:e>
                  <m:r>
                    <w:rPr>
                      <w:rFonts w:ascii="Cambria Math" w:hAnsi="Cambria Math"/>
                    </w:rPr>
                    <m:t>2</m:t>
                  </m:r>
                </m:e>
                <m:sup>
                  <m:r>
                    <w:rPr>
                      <w:rFonts w:ascii="Cambria Math" w:hAnsi="Cambria Math"/>
                    </w:rPr>
                    <m:t>z</m:t>
                  </m:r>
                </m:sup>
              </m:sSup>
            </m:den>
          </m:f>
          <m:r>
            <w:rPr>
              <w:rFonts w:ascii="Cambria Math" w:hAnsi="Cambria Math"/>
            </w:rPr>
            <m:t>-180</m:t>
          </m:r>
        </m:oMath>
      </m:oMathPara>
    </w:p>
    <w:p w:rsidRPr="002C47BE" w:rsidR="00B53C7E" w:rsidP="00B53C7E" w:rsidRDefault="00B53C7E" w14:paraId="1072FC13" w14:textId="77777777">
      <m:oMathPara>
        <m:oMath>
          <m:r>
            <w:rPr>
              <w:rFonts w:ascii="Cambria Math" w:hAnsi="Cambria Math"/>
            </w:rPr>
            <m:t>minLat=90-</m:t>
          </m:r>
          <m:d>
            <m:dPr>
              <m:ctrlPr>
                <w:rPr>
                  <w:rFonts w:ascii="Cambria Math" w:hAnsi="Cambria Math"/>
                  <w:i/>
                </w:rPr>
              </m:ctrlPr>
            </m:dPr>
            <m:e>
              <m:r>
                <w:rPr>
                  <w:rFonts w:ascii="Cambria Math" w:hAnsi="Cambria Math"/>
                </w:rPr>
                <m:t>y+1</m:t>
              </m:r>
            </m:e>
          </m:d>
          <m:r>
            <w:rPr>
              <w:rFonts w:ascii="Cambria Math" w:hAnsi="Cambria Math"/>
            </w:rPr>
            <m:t>*gri</m:t>
          </m:r>
          <m:sSub>
            <m:sSubPr>
              <m:ctrlPr>
                <w:rPr>
                  <w:rFonts w:ascii="Cambria Math" w:hAnsi="Cambria Math"/>
                  <w:i/>
                </w:rPr>
              </m:ctrlPr>
            </m:sSubPr>
            <m:e>
              <m:r>
                <w:rPr>
                  <w:rFonts w:ascii="Cambria Math" w:hAnsi="Cambria Math"/>
                </w:rPr>
                <m:t>d</m:t>
              </m:r>
            </m:e>
            <m:sub>
              <m:r>
                <w:rPr>
                  <w:rFonts w:ascii="Cambria Math" w:hAnsi="Cambria Math"/>
                </w:rPr>
                <m:t>height</m:t>
              </m:r>
            </m:sub>
          </m:sSub>
          <m:r>
            <w:rPr>
              <w:rFonts w:ascii="Cambria Math" w:hAnsi="Cambria Math"/>
            </w:rPr>
            <m:t>=90-</m:t>
          </m:r>
          <m:f>
            <m:fPr>
              <m:ctrlPr>
                <w:rPr>
                  <w:rFonts w:ascii="Cambria Math" w:hAnsi="Cambria Math"/>
                  <w:i/>
                </w:rPr>
              </m:ctrlPr>
            </m:fPr>
            <m:num>
              <m:r>
                <w:rPr>
                  <w:rFonts w:ascii="Cambria Math" w:hAnsi="Cambria Math"/>
                </w:rPr>
                <m:t>180</m:t>
              </m:r>
              <m:d>
                <m:dPr>
                  <m:ctrlPr>
                    <w:rPr>
                      <w:rFonts w:ascii="Cambria Math" w:hAnsi="Cambria Math"/>
                      <w:i/>
                    </w:rPr>
                  </m:ctrlPr>
                </m:dPr>
                <m:e>
                  <m:r>
                    <w:rPr>
                      <w:rFonts w:ascii="Cambria Math" w:hAnsi="Cambria Math"/>
                    </w:rPr>
                    <m:t>y+1</m:t>
                  </m:r>
                </m:e>
              </m:d>
            </m:num>
            <m:den>
              <m:sSup>
                <m:sSupPr>
                  <m:ctrlPr>
                    <w:rPr>
                      <w:rFonts w:ascii="Cambria Math" w:hAnsi="Cambria Math"/>
                      <w:i/>
                    </w:rPr>
                  </m:ctrlPr>
                </m:sSupPr>
                <m:e>
                  <m:r>
                    <w:rPr>
                      <w:rFonts w:ascii="Cambria Math" w:hAnsi="Cambria Math"/>
                    </w:rPr>
                    <m:t>2</m:t>
                  </m:r>
                </m:e>
                <m:sup>
                  <m:r>
                    <w:rPr>
                      <w:rFonts w:ascii="Cambria Math" w:hAnsi="Cambria Math"/>
                    </w:rPr>
                    <m:t>z</m:t>
                  </m:r>
                </m:sup>
              </m:sSup>
            </m:den>
          </m:f>
        </m:oMath>
      </m:oMathPara>
    </w:p>
    <w:p w:rsidRPr="002C47BE" w:rsidR="00B53C7E" w:rsidP="00B53C7E" w:rsidRDefault="00B53C7E" w14:paraId="263D24F8" w14:textId="77777777">
      <m:oMathPara>
        <m:oMath>
          <m:r>
            <w:rPr>
              <w:rFonts w:ascii="Cambria Math" w:hAnsi="Cambria Math"/>
            </w:rPr>
            <m:t>maxLat=90-y*gri</m:t>
          </m:r>
          <m:sSub>
            <m:sSubPr>
              <m:ctrlPr>
                <w:rPr>
                  <w:rFonts w:ascii="Cambria Math" w:hAnsi="Cambria Math"/>
                  <w:i/>
                </w:rPr>
              </m:ctrlPr>
            </m:sSubPr>
            <m:e>
              <m:r>
                <w:rPr>
                  <w:rFonts w:ascii="Cambria Math" w:hAnsi="Cambria Math"/>
                </w:rPr>
                <m:t>d</m:t>
              </m:r>
            </m:e>
            <m:sub>
              <m:r>
                <w:rPr>
                  <w:rFonts w:ascii="Cambria Math" w:hAnsi="Cambria Math"/>
                </w:rPr>
                <m:t>height</m:t>
              </m:r>
            </m:sub>
          </m:sSub>
          <m:r>
            <w:rPr>
              <w:rFonts w:ascii="Cambria Math" w:hAnsi="Cambria Math"/>
            </w:rPr>
            <m:t>=90-</m:t>
          </m:r>
          <m:f>
            <m:fPr>
              <m:ctrlPr>
                <w:rPr>
                  <w:rFonts w:ascii="Cambria Math" w:hAnsi="Cambria Math"/>
                  <w:i/>
                </w:rPr>
              </m:ctrlPr>
            </m:fPr>
            <m:num>
              <m:r>
                <w:rPr>
                  <w:rFonts w:ascii="Cambria Math" w:hAnsi="Cambria Math"/>
                </w:rPr>
                <m:t>180y</m:t>
              </m:r>
            </m:num>
            <m:den>
              <m:sSup>
                <m:sSupPr>
                  <m:ctrlPr>
                    <w:rPr>
                      <w:rFonts w:ascii="Cambria Math" w:hAnsi="Cambria Math"/>
                      <w:i/>
                    </w:rPr>
                  </m:ctrlPr>
                </m:sSupPr>
                <m:e>
                  <m:r>
                    <w:rPr>
                      <w:rFonts w:ascii="Cambria Math" w:hAnsi="Cambria Math"/>
                    </w:rPr>
                    <m:t>2</m:t>
                  </m:r>
                </m:e>
                <m:sup>
                  <m:r>
                    <w:rPr>
                      <w:rFonts w:ascii="Cambria Math" w:hAnsi="Cambria Math"/>
                    </w:rPr>
                    <m:t>z</m:t>
                  </m:r>
                </m:sup>
              </m:sSup>
            </m:den>
          </m:f>
        </m:oMath>
      </m:oMathPara>
    </w:p>
    <w:p w:rsidR="3DA95D55" w:rsidP="3DA95D55" w:rsidRDefault="3DA95D55" w14:paraId="08C7831F" w14:textId="2ED4BAEF"/>
    <w:p w:rsidR="3DA95D55" w:rsidP="3DA95D55" w:rsidRDefault="3DA95D55" w14:paraId="2F0E285B" w14:textId="4D9CD857">
      <w:pPr>
        <w:pStyle w:val="subtitle2"/>
      </w:pPr>
      <w:r w:rsidRPr="3DA95D55">
        <w:t>Computing x-, y-index given latitude and longitude at zoom level z</w:t>
      </w:r>
    </w:p>
    <w:p w:rsidR="3DA95D55" w:rsidP="3DA95D55" w:rsidRDefault="3DA95D55" w14:paraId="5A59A91B" w14:textId="7A7DA640">
      <w:r>
        <w:t>By geometry, we come up with 2 equations:</w:t>
      </w:r>
    </w:p>
    <w:p w:rsidRPr="00674FD2" w:rsidR="00B53C7E" w:rsidP="00B53C7E" w:rsidRDefault="00B53C7E" w14:paraId="27B4724D" w14:textId="167603CB">
      <m:oMathPara>
        <m:oMath>
          <m:r>
            <w:rPr>
              <w:rFonts w:ascii="Cambria Math" w:hAnsi="Cambria Math"/>
            </w:rPr>
            <m:t>x=</m:t>
          </m:r>
          <m:d>
            <m:dPr>
              <m:begChr m:val="⌊"/>
              <m:endChr m:val="⌋"/>
              <m:ctrlPr>
                <w:rPr>
                  <w:rFonts w:ascii="Cambria Math" w:hAnsi="Cambria Math"/>
                  <w:i/>
                </w:rPr>
              </m:ctrlPr>
            </m:dPr>
            <m:e>
              <m:f>
                <m:fPr>
                  <m:ctrlPr>
                    <w:rPr>
                      <w:rFonts w:ascii="Cambria Math" w:hAnsi="Cambria Math"/>
                      <w:i/>
                    </w:rPr>
                  </m:ctrlPr>
                </m:fPr>
                <m:num>
                  <m:r>
                    <w:rPr>
                      <w:rFonts w:ascii="Cambria Math" w:hAnsi="Cambria Math"/>
                    </w:rPr>
                    <m:t>(lon+180)</m:t>
                  </m:r>
                </m:num>
                <m:den>
                  <m:r>
                    <w:rPr>
                      <w:rFonts w:ascii="Cambria Math" w:hAnsi="Cambria Math"/>
                    </w:rPr>
                    <m:t>gri</m:t>
                  </m:r>
                  <m:sSub>
                    <m:sSubPr>
                      <m:ctrlPr>
                        <w:rPr>
                          <w:rFonts w:ascii="Cambria Math" w:hAnsi="Cambria Math"/>
                          <w:i/>
                        </w:rPr>
                      </m:ctrlPr>
                    </m:sSubPr>
                    <m:e>
                      <m:r>
                        <w:rPr>
                          <w:rFonts w:ascii="Cambria Math" w:hAnsi="Cambria Math"/>
                        </w:rPr>
                        <m:t>d</m:t>
                      </m:r>
                    </m:e>
                    <m:sub>
                      <m:r>
                        <w:rPr>
                          <w:rFonts w:ascii="Cambria Math" w:hAnsi="Cambria Math"/>
                        </w:rPr>
                        <m:t>width</m:t>
                      </m:r>
                    </m:sub>
                  </m:sSub>
                </m:den>
              </m:f>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z</m:t>
                      </m:r>
                    </m:sup>
                  </m:sSup>
                  <m:d>
                    <m:dPr>
                      <m:ctrlPr>
                        <w:rPr>
                          <w:rFonts w:ascii="Cambria Math" w:hAnsi="Cambria Math"/>
                          <w:i/>
                        </w:rPr>
                      </m:ctrlPr>
                    </m:dPr>
                    <m:e>
                      <m:r>
                        <w:rPr>
                          <w:rFonts w:ascii="Cambria Math" w:hAnsi="Cambria Math"/>
                        </w:rPr>
                        <m:t>lon+180</m:t>
                      </m:r>
                    </m:e>
                  </m:d>
                </m:num>
                <m:den>
                  <m:r>
                    <w:rPr>
                      <w:rFonts w:ascii="Cambria Math" w:hAnsi="Cambria Math"/>
                    </w:rPr>
                    <m:t>360</m:t>
                  </m:r>
                </m:den>
              </m:f>
            </m:e>
          </m:d>
        </m:oMath>
      </m:oMathPara>
    </w:p>
    <w:p w:rsidR="00B53C7E" w:rsidP="00B53C7E" w:rsidRDefault="00B53C7E" w14:paraId="5091C232" w14:textId="1DF171AD">
      <m:oMathPara>
        <m:oMath>
          <m:r>
            <w:rPr>
              <w:rFonts w:ascii="Cambria Math" w:hAnsi="Cambria Math"/>
            </w:rPr>
            <m:t>y=</m:t>
          </m:r>
          <m:sSup>
            <m:sSupPr>
              <m:ctrlPr>
                <w:rPr>
                  <w:rFonts w:ascii="Cambria Math" w:hAnsi="Cambria Math"/>
                  <w:i/>
                </w:rPr>
              </m:ctrlPr>
            </m:sSupPr>
            <m:e>
              <m:r>
                <w:rPr>
                  <w:rFonts w:ascii="Cambria Math" w:hAnsi="Cambria Math"/>
                </w:rPr>
                <m:t>2</m:t>
              </m:r>
            </m:e>
            <m:sup>
              <m:r>
                <w:rPr>
                  <w:rFonts w:ascii="Cambria Math" w:hAnsi="Cambria Math"/>
                </w:rPr>
                <m:t>z</m:t>
              </m:r>
            </m:sup>
          </m:sSup>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r>
                    <w:rPr>
                      <w:rFonts w:ascii="Cambria Math" w:hAnsi="Cambria Math"/>
                    </w:rPr>
                    <m:t>lat+90</m:t>
                  </m:r>
                </m:num>
                <m:den>
                  <m:r>
                    <w:rPr>
                      <w:rFonts w:ascii="Cambria Math" w:hAnsi="Cambria Math"/>
                    </w:rPr>
                    <m:t>gri</m:t>
                  </m:r>
                  <m:sSub>
                    <m:sSubPr>
                      <m:ctrlPr>
                        <w:rPr>
                          <w:rFonts w:ascii="Cambria Math" w:hAnsi="Cambria Math"/>
                          <w:i/>
                        </w:rPr>
                      </m:ctrlPr>
                    </m:sSubPr>
                    <m:e>
                      <m:r>
                        <w:rPr>
                          <w:rFonts w:ascii="Cambria Math" w:hAnsi="Cambria Math"/>
                        </w:rPr>
                        <m:t>d</m:t>
                      </m:r>
                    </m:e>
                    <m:sub>
                      <m:r>
                        <w:rPr>
                          <w:rFonts w:ascii="Cambria Math" w:hAnsi="Cambria Math"/>
                        </w:rPr>
                        <m:t>height</m:t>
                      </m:r>
                    </m:sub>
                  </m:sSub>
                </m:den>
              </m:f>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z</m:t>
              </m:r>
            </m:sup>
          </m:sSup>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z</m:t>
                      </m:r>
                    </m:sup>
                  </m:sSup>
                  <m:d>
                    <m:dPr>
                      <m:ctrlPr>
                        <w:rPr>
                          <w:rFonts w:ascii="Cambria Math" w:hAnsi="Cambria Math"/>
                          <w:i/>
                        </w:rPr>
                      </m:ctrlPr>
                    </m:dPr>
                    <m:e>
                      <m:r>
                        <w:rPr>
                          <w:rFonts w:ascii="Cambria Math" w:hAnsi="Cambria Math"/>
                        </w:rPr>
                        <m:t>lat+90</m:t>
                      </m:r>
                    </m:e>
                  </m:d>
                </m:num>
                <m:den>
                  <m:r>
                    <w:rPr>
                      <w:rFonts w:ascii="Cambria Math" w:hAnsi="Cambria Math"/>
                    </w:rPr>
                    <m:t>180</m:t>
                  </m:r>
                </m:den>
              </m:f>
            </m:e>
          </m:d>
        </m:oMath>
      </m:oMathPara>
    </w:p>
    <w:p w:rsidR="3DA95D55" w:rsidP="3DA95D55" w:rsidRDefault="3DA95D55" w14:paraId="25154CC6" w14:textId="3B2F7BFD"/>
    <w:p w:rsidR="3DA95D55" w:rsidP="3DA95D55" w:rsidRDefault="3DA95D55" w14:paraId="4FE75099" w14:textId="79EAF411">
      <w:pPr>
        <w:pStyle w:val="subtitle2"/>
      </w:pPr>
      <w:r w:rsidRPr="3DA95D55">
        <w:t>Computing x-, y-indexes of the next zoom level</w:t>
      </w:r>
    </w:p>
    <w:p w:rsidR="3DA95D55" w:rsidP="3DA95D55" w:rsidRDefault="3DA95D55" w14:paraId="500AB032" w14:textId="004A463B">
      <w:r>
        <w:t>A grid at zoom level z contains 4 grids at zoom level (z+1). Their indexes are: (2x, 2y), (2x, 2y+1), (2x+1, 2y), (2x+1, 2y+1)</w:t>
      </w:r>
    </w:p>
    <w:p w:rsidR="41CB9ADE" w:rsidP="41CB9ADE" w:rsidRDefault="5193B620" w14:paraId="5C423B5F" w14:textId="2AD03086">
      <w:pPr>
        <w:pStyle w:val="Heading2"/>
        <w:rPr>
          <w:rFonts w:ascii="Calibri Light" w:hAnsi="Calibri Light"/>
        </w:rPr>
      </w:pPr>
      <w:bookmarkStart w:name="_Toc1019290769" w:id="15"/>
      <w:r>
        <w:t xml:space="preserve">6.2    Map Data </w:t>
      </w:r>
      <w:bookmarkEnd w:id="15"/>
    </w:p>
    <w:p w:rsidR="0D9814B4" w:rsidP="0D9814B4" w:rsidRDefault="0D9814B4" w14:paraId="77BDCD18" w14:textId="4F412E08">
      <w:r>
        <w:t xml:space="preserve">Recall that this standard does not define new map standards but embraces the existing map standards, such as images, </w:t>
      </w:r>
      <w:proofErr w:type="spellStart"/>
      <w:r>
        <w:t>IndoorGML</w:t>
      </w:r>
      <w:proofErr w:type="spellEnd"/>
      <w:r>
        <w:t>, and IMDF, providing a multi-layered space model for flexible and efficient map data retrieval from applications.</w:t>
      </w:r>
    </w:p>
    <w:p w:rsidR="0D9814B4" w:rsidP="0D9814B4" w:rsidRDefault="70A11C1A" w14:paraId="2F6FD5D9" w14:textId="56EEB83F">
      <w:pPr>
        <w:pStyle w:val="Subtitle"/>
      </w:pPr>
      <w:r>
        <w:t>A Multi-layered Space Model</w:t>
      </w:r>
    </w:p>
    <w:p w:rsidR="0D9814B4" w:rsidP="0D9814B4" w:rsidRDefault="18AF4E46" w14:paraId="4CBE19A6" w14:textId="1210781C">
      <w:r>
        <w:t>There are two domains in this model, namely primal space domain and map data domain. The former describes the physical space hierarchical and topological information, while the latter describes the map data. Note that the connections (edges) are stored in the nodes like adjacency list. Therefore, nodes under each layer contain the layer as well as the connection information.</w:t>
      </w:r>
    </w:p>
    <w:p w:rsidR="0D9814B4" w:rsidP="0D9814B4" w:rsidRDefault="0D9814B4" w14:paraId="333FB1E6" w14:textId="0401B777">
      <w:pPr>
        <w:pStyle w:val="subtitle2"/>
      </w:pPr>
      <w:r w:rsidRPr="0D9814B4">
        <w:t>Primal space consists of three layers – building, floor, region</w:t>
      </w:r>
    </w:p>
    <w:p w:rsidR="0D9814B4" w:rsidP="0D9814B4" w:rsidRDefault="2DE90B20" w14:paraId="6F9D5624" w14:textId="7F8A0940">
      <w:r>
        <w:t>The building layer contains hierarchical information about the building. It is defined as follows:</w:t>
      </w:r>
    </w:p>
    <w:tbl>
      <w:tblPr>
        <w:tblStyle w:val="TableGrid"/>
        <w:tblW w:w="0" w:type="auto"/>
        <w:tblLayout w:type="fixed"/>
        <w:tblLook w:val="06A0" w:firstRow="1" w:lastRow="0" w:firstColumn="1" w:lastColumn="0" w:noHBand="1" w:noVBand="1"/>
      </w:tblPr>
      <w:tblGrid>
        <w:gridCol w:w="1995"/>
        <w:gridCol w:w="1875"/>
        <w:gridCol w:w="5490"/>
      </w:tblGrid>
      <w:tr w:rsidR="2DE90B20" w:rsidTr="5193B620" w14:paraId="48387EF7" w14:textId="77777777">
        <w:tc>
          <w:tcPr>
            <w:tcW w:w="1995" w:type="dxa"/>
            <w:shd w:val="clear" w:color="auto" w:fill="D9D9D9" w:themeFill="background1" w:themeFillShade="D9"/>
          </w:tcPr>
          <w:p w:rsidR="2DE90B20" w:rsidP="2DE90B20" w:rsidRDefault="2DE90B20" w14:paraId="2FCC24C6" w14:textId="3035610A">
            <w:r>
              <w:t>Attribute</w:t>
            </w:r>
          </w:p>
        </w:tc>
        <w:tc>
          <w:tcPr>
            <w:tcW w:w="1875" w:type="dxa"/>
            <w:shd w:val="clear" w:color="auto" w:fill="D9D9D9" w:themeFill="background1" w:themeFillShade="D9"/>
          </w:tcPr>
          <w:p w:rsidR="2DE90B20" w:rsidP="2DE90B20" w:rsidRDefault="2DE90B20" w14:paraId="2137B760" w14:textId="7C8DA684">
            <w:r>
              <w:t>Data type</w:t>
            </w:r>
          </w:p>
        </w:tc>
        <w:tc>
          <w:tcPr>
            <w:tcW w:w="5490" w:type="dxa"/>
            <w:shd w:val="clear" w:color="auto" w:fill="D9D9D9" w:themeFill="background1" w:themeFillShade="D9"/>
          </w:tcPr>
          <w:p w:rsidR="2DE90B20" w:rsidP="2DE90B20" w:rsidRDefault="2DE90B20" w14:paraId="302BD37D" w14:textId="1CCE5D78">
            <w:r>
              <w:t>Description</w:t>
            </w:r>
          </w:p>
        </w:tc>
      </w:tr>
      <w:tr w:rsidR="2DE90B20" w:rsidTr="5193B620" w14:paraId="6FA27602" w14:textId="77777777">
        <w:tc>
          <w:tcPr>
            <w:tcW w:w="1995" w:type="dxa"/>
          </w:tcPr>
          <w:p w:rsidR="2DE90B20" w:rsidP="2DE90B20" w:rsidRDefault="2DE90B20" w14:paraId="3F4A0961" w14:textId="2A8596B7">
            <w:r>
              <w:t>Building Id</w:t>
            </w:r>
          </w:p>
        </w:tc>
        <w:tc>
          <w:tcPr>
            <w:tcW w:w="1875" w:type="dxa"/>
          </w:tcPr>
          <w:p w:rsidR="2DE90B20" w:rsidP="2DE90B20" w:rsidRDefault="2DE90B20" w14:paraId="30869A80" w14:textId="001875DB">
            <w:r>
              <w:t>Hex string</w:t>
            </w:r>
          </w:p>
        </w:tc>
        <w:tc>
          <w:tcPr>
            <w:tcW w:w="5490" w:type="dxa"/>
          </w:tcPr>
          <w:p w:rsidR="2DE90B20" w:rsidP="2DE90B20" w:rsidRDefault="5193B620" w14:paraId="68FB3AB4" w14:textId="5D5E737C">
            <w:r>
              <w:t>The Building Common Spatial Unit Identifier (CSUID) of the building. Building CSUID consists of geo-reference number, polygon type and creation date.</w:t>
            </w:r>
          </w:p>
          <w:p w:rsidR="2DE90B20" w:rsidP="5A45C8F4" w:rsidRDefault="2DE90B20" w14:paraId="241CA450" w14:textId="05219084"/>
          <w:p w:rsidR="2DE90B20" w:rsidP="5A45C8F4" w:rsidRDefault="5A45C8F4" w14:paraId="685F3B6B" w14:textId="70130A6D">
            <w:pPr>
              <w:rPr>
                <w:rFonts w:ascii="Calibri" w:hAnsi="Calibri" w:eastAsia="Calibri" w:cs="Calibri"/>
              </w:rPr>
            </w:pPr>
            <w:r>
              <w:t>Geo-reference number: a</w:t>
            </w:r>
            <w:r w:rsidRPr="5A45C8F4">
              <w:rPr>
                <w:rFonts w:ascii="Calibri" w:hAnsi="Calibri" w:eastAsia="Calibri" w:cs="Calibri"/>
              </w:rPr>
              <w:t xml:space="preserve"> 10-digit identifier formed by combining the Easting and Northing of the building label point within the polygon. </w:t>
            </w:r>
          </w:p>
          <w:p w:rsidR="2DE90B20" w:rsidP="5A45C8F4" w:rsidRDefault="5A45C8F4" w14:paraId="38B46BA6" w14:textId="1F3B16E6">
            <w:pPr>
              <w:rPr>
                <w:rFonts w:ascii="Calibri" w:hAnsi="Calibri" w:eastAsia="Calibri" w:cs="Calibri"/>
              </w:rPr>
            </w:pPr>
            <w:r w:rsidRPr="5A45C8F4">
              <w:rPr>
                <w:rFonts w:ascii="Calibri" w:hAnsi="Calibri" w:eastAsia="Calibri" w:cs="Calibri"/>
              </w:rPr>
              <w:t>(Easting and Northing are from HK 1980 Grid Coordinates, decimal is truncated and the first digit is removed from the coordinates.)</w:t>
            </w:r>
          </w:p>
          <w:p w:rsidR="2DE90B20" w:rsidP="5A45C8F4" w:rsidRDefault="2DE90B20" w14:paraId="0D19124F" w14:textId="1C385896">
            <w:pPr>
              <w:rPr>
                <w:rFonts w:ascii="Calibri" w:hAnsi="Calibri" w:eastAsia="Calibri" w:cs="Calibri"/>
              </w:rPr>
            </w:pPr>
          </w:p>
          <w:p w:rsidR="2DE90B20" w:rsidP="2DE90B20" w:rsidRDefault="5A45C8F4" w14:paraId="55EFE90B" w14:textId="1C703F0D">
            <w:r>
              <w:t>Polygon type: ‘T’ or ‘P’. T for Tower, P for Podium.</w:t>
            </w:r>
          </w:p>
          <w:p w:rsidR="2DE90B20" w:rsidP="5A45C8F4" w:rsidRDefault="2DE90B20" w14:paraId="5B99F29A" w14:textId="24DAC6B1"/>
          <w:p w:rsidR="2DE90B20" w:rsidP="5A45C8F4" w:rsidRDefault="5A45C8F4" w14:paraId="1C395E15" w14:textId="2D62EF9F">
            <w:r>
              <w:t>Creation Date: YYYYMMDD</w:t>
            </w:r>
          </w:p>
          <w:p w:rsidR="2DE90B20" w:rsidP="5A45C8F4" w:rsidRDefault="2DE90B20" w14:paraId="5639A5D5" w14:textId="7649DEFF"/>
          <w:p w:rsidR="2DE90B20" w:rsidP="5A45C8F4" w:rsidRDefault="5A45C8F4" w14:paraId="7D6547E5" w14:textId="239E40F2">
            <w:pPr>
              <w:rPr>
                <w:rFonts w:ascii="Calibri" w:hAnsi="Calibri" w:eastAsia="Calibri" w:cs="Calibri"/>
                <w:color w:val="000000" w:themeColor="text1"/>
              </w:rPr>
            </w:pPr>
            <w:proofErr w:type="gramStart"/>
            <w:r>
              <w:t>e.g.</w:t>
            </w:r>
            <w:proofErr w:type="gramEnd"/>
            <w:r w:rsidRPr="5A45C8F4">
              <w:rPr>
                <w:rFonts w:ascii="Calibri" w:hAnsi="Calibri" w:eastAsia="Calibri" w:cs="Calibri"/>
                <w:color w:val="000000" w:themeColor="text1"/>
              </w:rPr>
              <w:t xml:space="preserve"> </w:t>
            </w:r>
            <w:proofErr w:type="spellStart"/>
            <w:r w:rsidRPr="5A45C8F4">
              <w:rPr>
                <w:rFonts w:ascii="Calibri" w:hAnsi="Calibri" w:eastAsia="Calibri" w:cs="Calibri"/>
                <w:color w:val="000000" w:themeColor="text1"/>
              </w:rPr>
              <w:t>BuildingId</w:t>
            </w:r>
            <w:proofErr w:type="spellEnd"/>
            <w:r w:rsidRPr="5A45C8F4">
              <w:rPr>
                <w:rFonts w:ascii="Calibri" w:hAnsi="Calibri" w:eastAsia="Calibri" w:cs="Calibri"/>
                <w:color w:val="000000" w:themeColor="text1"/>
              </w:rPr>
              <w:t>: “4520522021T20220412”</w:t>
            </w:r>
          </w:p>
        </w:tc>
      </w:tr>
      <w:tr w:rsidR="2DE90B20" w:rsidTr="5193B620" w14:paraId="33DDE6D7" w14:textId="77777777">
        <w:tc>
          <w:tcPr>
            <w:tcW w:w="1995" w:type="dxa"/>
          </w:tcPr>
          <w:p w:rsidR="2DE90B20" w:rsidP="2DE90B20" w:rsidRDefault="2DE90B20" w14:paraId="6815BA4C" w14:textId="1091668F">
            <w:r>
              <w:t xml:space="preserve">Name </w:t>
            </w:r>
          </w:p>
        </w:tc>
        <w:tc>
          <w:tcPr>
            <w:tcW w:w="1875" w:type="dxa"/>
          </w:tcPr>
          <w:p w:rsidR="2DE90B20" w:rsidP="2DE90B20" w:rsidRDefault="2DE90B20" w14:paraId="384C915B" w14:textId="112D6165">
            <w:r>
              <w:t>String</w:t>
            </w:r>
          </w:p>
        </w:tc>
        <w:tc>
          <w:tcPr>
            <w:tcW w:w="5490" w:type="dxa"/>
          </w:tcPr>
          <w:p w:rsidR="2DE90B20" w:rsidP="2DE90B20" w:rsidRDefault="2DE90B20" w14:paraId="0815BAB1" w14:textId="13C61957">
            <w:r>
              <w:t>The display name of the building</w:t>
            </w:r>
          </w:p>
        </w:tc>
      </w:tr>
      <w:tr w:rsidR="2DE90B20" w:rsidTr="5193B620" w14:paraId="51ACC171" w14:textId="77777777">
        <w:tc>
          <w:tcPr>
            <w:tcW w:w="1995" w:type="dxa"/>
          </w:tcPr>
          <w:p w:rsidR="2DE90B20" w:rsidP="2DE90B20" w:rsidRDefault="2DE90B20" w14:paraId="1C5B0A58" w14:textId="7D43A7D0">
            <w:r>
              <w:t>Child Ids</w:t>
            </w:r>
          </w:p>
        </w:tc>
        <w:tc>
          <w:tcPr>
            <w:tcW w:w="1875" w:type="dxa"/>
          </w:tcPr>
          <w:p w:rsidR="2DE90B20" w:rsidP="2DE90B20" w:rsidRDefault="2DE90B20" w14:paraId="408209AA" w14:textId="7DD12D24">
            <w:r>
              <w:t>Array</w:t>
            </w:r>
          </w:p>
        </w:tc>
        <w:tc>
          <w:tcPr>
            <w:tcW w:w="5490" w:type="dxa"/>
          </w:tcPr>
          <w:p w:rsidR="2DE90B20" w:rsidP="2DE90B20" w:rsidRDefault="2DE90B20" w14:paraId="5B246510" w14:textId="38D758A7">
            <w:r>
              <w:t>The array of child floor Ids, referencing floor Id in the floor layer. It is sorted by elevation ascendingly.</w:t>
            </w:r>
          </w:p>
        </w:tc>
      </w:tr>
      <w:tr w:rsidR="2DE90B20" w:rsidTr="5193B620" w14:paraId="76ABC9B2" w14:textId="77777777">
        <w:tc>
          <w:tcPr>
            <w:tcW w:w="1995" w:type="dxa"/>
          </w:tcPr>
          <w:p w:rsidR="2DE90B20" w:rsidP="2DE90B20" w:rsidRDefault="2DE90B20" w14:paraId="3181E933" w14:textId="213C0593">
            <w:r>
              <w:t>Default floor Id</w:t>
            </w:r>
          </w:p>
        </w:tc>
        <w:tc>
          <w:tcPr>
            <w:tcW w:w="1875" w:type="dxa"/>
          </w:tcPr>
          <w:p w:rsidR="2DE90B20" w:rsidP="2DE90B20" w:rsidRDefault="57957492" w14:paraId="4D49FBB6" w14:textId="5A2ED809">
            <w:r>
              <w:t>Hex string</w:t>
            </w:r>
          </w:p>
        </w:tc>
        <w:tc>
          <w:tcPr>
            <w:tcW w:w="5490" w:type="dxa"/>
          </w:tcPr>
          <w:p w:rsidR="2DE90B20" w:rsidP="2DE90B20" w:rsidRDefault="2DE90B20" w14:paraId="637FF213" w14:textId="43208A5A">
            <w:r>
              <w:t>The default floor of the building to be displayed</w:t>
            </w:r>
          </w:p>
        </w:tc>
      </w:tr>
      <w:tr w:rsidR="2DE90B20" w:rsidTr="5193B620" w14:paraId="1C9B37FE" w14:textId="77777777">
        <w:tc>
          <w:tcPr>
            <w:tcW w:w="1995" w:type="dxa"/>
          </w:tcPr>
          <w:p w:rsidR="2DE90B20" w:rsidP="2DE90B20" w:rsidRDefault="2DE90B20" w14:paraId="78100EC7" w14:textId="34D0FB45">
            <w:r>
              <w:t>Data file Ids</w:t>
            </w:r>
          </w:p>
        </w:tc>
        <w:tc>
          <w:tcPr>
            <w:tcW w:w="1875" w:type="dxa"/>
          </w:tcPr>
          <w:p w:rsidR="2DE90B20" w:rsidP="2DE90B20" w:rsidRDefault="2DE90B20" w14:paraId="6FEBCF99" w14:textId="27776E72">
            <w:r>
              <w:t>Array</w:t>
            </w:r>
          </w:p>
        </w:tc>
        <w:tc>
          <w:tcPr>
            <w:tcW w:w="5490" w:type="dxa"/>
          </w:tcPr>
          <w:p w:rsidR="2DE90B20" w:rsidP="2DE90B20" w:rsidRDefault="2DE90B20" w14:paraId="13760709" w14:textId="1C92E9F9">
            <w:r>
              <w:t>The array of data file Ids that are attached in the building, referencing the data file Id in map data domain</w:t>
            </w:r>
          </w:p>
        </w:tc>
      </w:tr>
    </w:tbl>
    <w:p w:rsidR="2DE90B20" w:rsidP="2DE90B20" w:rsidRDefault="2DE90B20" w14:paraId="63FFDD8E" w14:textId="1CA2521B">
      <w:r>
        <w:t>The floor layer contains hierarchical information about the floor. It is defined as follows:</w:t>
      </w:r>
    </w:p>
    <w:tbl>
      <w:tblPr>
        <w:tblStyle w:val="TableGrid"/>
        <w:tblW w:w="0" w:type="auto"/>
        <w:tblLayout w:type="fixed"/>
        <w:tblLook w:val="06A0" w:firstRow="1" w:lastRow="0" w:firstColumn="1" w:lastColumn="0" w:noHBand="1" w:noVBand="1"/>
      </w:tblPr>
      <w:tblGrid>
        <w:gridCol w:w="2010"/>
        <w:gridCol w:w="1875"/>
        <w:gridCol w:w="5475"/>
      </w:tblGrid>
      <w:tr w:rsidR="2DE90B20" w:rsidTr="5BF00052" w14:paraId="31E043DA" w14:textId="77777777">
        <w:tc>
          <w:tcPr>
            <w:tcW w:w="2010" w:type="dxa"/>
            <w:shd w:val="clear" w:color="auto" w:fill="D9D9D9" w:themeFill="background1" w:themeFillShade="D9"/>
            <w:tcMar/>
          </w:tcPr>
          <w:p w:rsidR="2DE90B20" w:rsidP="2DE90B20" w:rsidRDefault="2DE90B20" w14:paraId="58AA79DE" w14:textId="795DB31A">
            <w:r>
              <w:lastRenderedPageBreak/>
              <w:t>Attribute</w:t>
            </w:r>
          </w:p>
        </w:tc>
        <w:tc>
          <w:tcPr>
            <w:tcW w:w="1875" w:type="dxa"/>
            <w:shd w:val="clear" w:color="auto" w:fill="D9D9D9" w:themeFill="background1" w:themeFillShade="D9"/>
            <w:tcMar/>
          </w:tcPr>
          <w:p w:rsidR="2DE90B20" w:rsidP="2DE90B20" w:rsidRDefault="2DE90B20" w14:paraId="50A4398E" w14:textId="4941B79B">
            <w:r>
              <w:t>Data type</w:t>
            </w:r>
          </w:p>
        </w:tc>
        <w:tc>
          <w:tcPr>
            <w:tcW w:w="5475" w:type="dxa"/>
            <w:shd w:val="clear" w:color="auto" w:fill="D9D9D9" w:themeFill="background1" w:themeFillShade="D9"/>
            <w:tcMar/>
          </w:tcPr>
          <w:p w:rsidR="2DE90B20" w:rsidP="2DE90B20" w:rsidRDefault="2DE90B20" w14:paraId="56200C7F" w14:textId="2AB1EBC0">
            <w:r>
              <w:t>Description</w:t>
            </w:r>
          </w:p>
        </w:tc>
      </w:tr>
      <w:tr w:rsidR="2DE90B20" w:rsidTr="5BF00052" w14:paraId="0E0FB9B6" w14:textId="77777777">
        <w:trPr>
          <w:trHeight w:val="300"/>
        </w:trPr>
        <w:tc>
          <w:tcPr>
            <w:tcW w:w="2010" w:type="dxa"/>
            <w:tcMar/>
          </w:tcPr>
          <w:p w:rsidR="2DE90B20" w:rsidP="2DE90B20" w:rsidRDefault="2DE90B20" w14:paraId="0B34B6A2" w14:textId="7B2EB84D">
            <w:r>
              <w:t>Floor Id</w:t>
            </w:r>
          </w:p>
        </w:tc>
        <w:tc>
          <w:tcPr>
            <w:tcW w:w="1875" w:type="dxa"/>
            <w:tcMar/>
          </w:tcPr>
          <w:p w:rsidR="2DE90B20" w:rsidP="2DE90B20" w:rsidRDefault="2DE90B20" w14:paraId="71CF5D59" w14:textId="13C68F0D">
            <w:r>
              <w:t>Hex string</w:t>
            </w:r>
          </w:p>
        </w:tc>
        <w:tc>
          <w:tcPr>
            <w:tcW w:w="5475" w:type="dxa"/>
            <w:tcMar/>
          </w:tcPr>
          <w:p w:rsidR="2DE90B20" w:rsidP="2DE90B20" w:rsidRDefault="2DE90B20" w14:paraId="7131A917" w14:textId="45ABFC6A">
            <w:r>
              <w:t>Building Id concatenates with the floor number</w:t>
            </w:r>
          </w:p>
        </w:tc>
      </w:tr>
      <w:tr w:rsidR="2DE90B20" w:rsidTr="5BF00052" w14:paraId="05901D75" w14:textId="77777777">
        <w:tc>
          <w:tcPr>
            <w:tcW w:w="2010" w:type="dxa"/>
            <w:tcMar/>
          </w:tcPr>
          <w:p w:rsidR="2DE90B20" w:rsidP="2DE90B20" w:rsidRDefault="2DE90B20" w14:paraId="65B19CCA" w14:textId="20A81BC1">
            <w:r>
              <w:t>Floor number</w:t>
            </w:r>
          </w:p>
        </w:tc>
        <w:tc>
          <w:tcPr>
            <w:tcW w:w="1875" w:type="dxa"/>
            <w:tcMar/>
          </w:tcPr>
          <w:p w:rsidR="2DE90B20" w:rsidP="2DE90B20" w:rsidRDefault="2DE90B20" w14:paraId="20353A6A" w14:textId="341F1705">
            <w:pPr>
              <w:spacing w:line="259" w:lineRule="auto"/>
            </w:pPr>
            <w:r>
              <w:t>Hex string</w:t>
            </w:r>
          </w:p>
        </w:tc>
        <w:tc>
          <w:tcPr>
            <w:tcW w:w="5475" w:type="dxa"/>
            <w:tcMar/>
          </w:tcPr>
          <w:p w:rsidR="2DE90B20" w:rsidP="2DE90B20" w:rsidRDefault="2DE90B20" w14:paraId="7F9F6783" w14:textId="1E5066C5">
            <w:r w:rsidR="5BF00052">
              <w:rPr/>
              <w:t>An 8-bit hex string (2 letters) indicating the floor number. The first bit is 0 if it is above ground, 1 if lower ground. The remaining 7 bits are the magnitude of the floor. For example: 01 = 00000001</w:t>
            </w:r>
            <w:r w:rsidRPr="5BF00052" w:rsidR="5BF00052">
              <w:rPr>
                <w:vertAlign w:val="subscript"/>
              </w:rPr>
              <w:t>(2)</w:t>
            </w:r>
            <w:r w:rsidR="5BF00052">
              <w:rPr/>
              <w:t xml:space="preserve"> is the 1/F, and 14 = </w:t>
            </w:r>
            <w:r w:rsidR="5BF00052">
              <w:rPr/>
              <w:t>1</w:t>
            </w:r>
            <w:r w:rsidR="5BF00052">
              <w:rPr/>
              <w:t>0000100</w:t>
            </w:r>
            <w:r w:rsidRPr="5BF00052" w:rsidR="5BF00052">
              <w:rPr>
                <w:vertAlign w:val="subscript"/>
              </w:rPr>
              <w:t>(2)</w:t>
            </w:r>
            <w:r w:rsidR="5BF00052">
              <w:rPr/>
              <w:t xml:space="preserve"> is the LG 4/F</w:t>
            </w:r>
          </w:p>
          <w:p w:rsidR="2DE90B20" w:rsidP="2DE90B20" w:rsidRDefault="2DE90B20" w14:paraId="65F7D441" w14:textId="39287CD1">
            <w:r w:rsidR="5BF00052">
              <w:rPr/>
              <w:t xml:space="preserve">Remarks: 00000000 is G/F while </w:t>
            </w:r>
            <w:r w:rsidR="5BF00052">
              <w:rPr/>
              <w:t>1</w:t>
            </w:r>
            <w:r w:rsidR="5BF00052">
              <w:rPr/>
              <w:t>0000000 is invalid</w:t>
            </w:r>
          </w:p>
        </w:tc>
      </w:tr>
      <w:tr w:rsidR="2DE90B20" w:rsidTr="5BF00052" w14:paraId="00053A7A" w14:textId="77777777">
        <w:tc>
          <w:tcPr>
            <w:tcW w:w="2010" w:type="dxa"/>
            <w:tcMar/>
          </w:tcPr>
          <w:p w:rsidR="2DE90B20" w:rsidP="2DE90B20" w:rsidRDefault="2DE90B20" w14:paraId="59F52D44" w14:textId="76879030">
            <w:pPr>
              <w:spacing w:line="259" w:lineRule="auto"/>
            </w:pPr>
            <w:r>
              <w:t>Name</w:t>
            </w:r>
          </w:p>
        </w:tc>
        <w:tc>
          <w:tcPr>
            <w:tcW w:w="1875" w:type="dxa"/>
            <w:tcMar/>
          </w:tcPr>
          <w:p w:rsidR="2DE90B20" w:rsidP="2DE90B20" w:rsidRDefault="2DE90B20" w14:paraId="5D709FF3" w14:textId="0F1BADC9">
            <w:r>
              <w:t>String</w:t>
            </w:r>
          </w:p>
        </w:tc>
        <w:tc>
          <w:tcPr>
            <w:tcW w:w="5475" w:type="dxa"/>
            <w:tcMar/>
          </w:tcPr>
          <w:p w:rsidR="2DE90B20" w:rsidP="2DE90B20" w:rsidRDefault="109E3864" w14:paraId="5046CB31" w14:textId="55C5DB82">
            <w:r>
              <w:t>The display name of the floor excluding the building name.</w:t>
            </w:r>
          </w:p>
        </w:tc>
      </w:tr>
      <w:tr w:rsidR="2DE90B20" w:rsidTr="5BF00052" w14:paraId="475E05EE" w14:textId="77777777">
        <w:tc>
          <w:tcPr>
            <w:tcW w:w="2010" w:type="dxa"/>
            <w:tcMar/>
          </w:tcPr>
          <w:p w:rsidR="2DE90B20" w:rsidP="2DE90B20" w:rsidRDefault="2DE90B20" w14:paraId="3644C46D" w14:textId="3ECF7331">
            <w:pPr>
              <w:spacing w:line="259" w:lineRule="auto"/>
            </w:pPr>
            <w:r>
              <w:t>Parent Id</w:t>
            </w:r>
          </w:p>
        </w:tc>
        <w:tc>
          <w:tcPr>
            <w:tcW w:w="1875" w:type="dxa"/>
            <w:tcMar/>
          </w:tcPr>
          <w:p w:rsidR="2DE90B20" w:rsidP="2DE90B20" w:rsidRDefault="2DE90B20" w14:paraId="702C2EF2" w14:textId="13148120">
            <w:r>
              <w:t>Hex string</w:t>
            </w:r>
          </w:p>
        </w:tc>
        <w:tc>
          <w:tcPr>
            <w:tcW w:w="5475" w:type="dxa"/>
            <w:tcMar/>
          </w:tcPr>
          <w:p w:rsidR="2DE90B20" w:rsidP="2DE90B20" w:rsidRDefault="109E3864" w14:paraId="6D38F86B" w14:textId="39DBDE33">
            <w:r>
              <w:t>The parent building Id</w:t>
            </w:r>
          </w:p>
        </w:tc>
      </w:tr>
      <w:tr w:rsidR="2DE90B20" w:rsidTr="5BF00052" w14:paraId="32239174" w14:textId="77777777">
        <w:tc>
          <w:tcPr>
            <w:tcW w:w="2010" w:type="dxa"/>
            <w:tcMar/>
          </w:tcPr>
          <w:p w:rsidR="2DE90B20" w:rsidP="2DE90B20" w:rsidRDefault="2DE90B20" w14:paraId="39C6B7F8" w14:textId="123E5363">
            <w:r>
              <w:t>Child Ids</w:t>
            </w:r>
          </w:p>
        </w:tc>
        <w:tc>
          <w:tcPr>
            <w:tcW w:w="1875" w:type="dxa"/>
            <w:tcMar/>
          </w:tcPr>
          <w:p w:rsidR="2DE90B20" w:rsidP="2DE90B20" w:rsidRDefault="2DE90B20" w14:paraId="33E9BBE0" w14:textId="3F03520C">
            <w:r>
              <w:t>Array</w:t>
            </w:r>
          </w:p>
        </w:tc>
        <w:tc>
          <w:tcPr>
            <w:tcW w:w="5475" w:type="dxa"/>
            <w:tcMar/>
          </w:tcPr>
          <w:p w:rsidR="2DE90B20" w:rsidP="2DE90B20" w:rsidRDefault="109E3864" w14:paraId="1D413C2F" w14:textId="55F790B3">
            <w:r>
              <w:t>The array of region Ids, referencing region Id in the region later</w:t>
            </w:r>
          </w:p>
        </w:tc>
      </w:tr>
      <w:tr w:rsidR="57957492" w:rsidTr="5BF00052" w14:paraId="02E79386" w14:textId="77777777">
        <w:tc>
          <w:tcPr>
            <w:tcW w:w="2010" w:type="dxa"/>
            <w:tcMar/>
          </w:tcPr>
          <w:p w:rsidR="57957492" w:rsidP="57957492" w:rsidRDefault="57957492" w14:paraId="6B40678A" w14:textId="591BDC2C">
            <w:r>
              <w:t>Default region Id</w:t>
            </w:r>
          </w:p>
        </w:tc>
        <w:tc>
          <w:tcPr>
            <w:tcW w:w="1875" w:type="dxa"/>
            <w:tcMar/>
          </w:tcPr>
          <w:p w:rsidR="57957492" w:rsidP="57957492" w:rsidRDefault="57957492" w14:paraId="0D21A2D5" w14:textId="115B5A72">
            <w:r>
              <w:t>Hex string</w:t>
            </w:r>
          </w:p>
        </w:tc>
        <w:tc>
          <w:tcPr>
            <w:tcW w:w="5475" w:type="dxa"/>
            <w:tcMar/>
          </w:tcPr>
          <w:p w:rsidR="57957492" w:rsidP="57957492" w:rsidRDefault="57957492" w14:paraId="0EF5672D" w14:textId="56326F23">
            <w:r>
              <w:t>The default region of the floor to be displayed</w:t>
            </w:r>
          </w:p>
        </w:tc>
      </w:tr>
      <w:tr w:rsidR="2DE90B20" w:rsidTr="5BF00052" w14:paraId="553B5F53" w14:textId="77777777">
        <w:tc>
          <w:tcPr>
            <w:tcW w:w="2010" w:type="dxa"/>
            <w:tcMar/>
          </w:tcPr>
          <w:p w:rsidR="2DE90B20" w:rsidP="2DE90B20" w:rsidRDefault="2DE90B20" w14:paraId="7B329B00" w14:textId="377DC56E">
            <w:r>
              <w:t>Data file Ids</w:t>
            </w:r>
          </w:p>
        </w:tc>
        <w:tc>
          <w:tcPr>
            <w:tcW w:w="1875" w:type="dxa"/>
            <w:tcMar/>
          </w:tcPr>
          <w:p w:rsidR="2DE90B20" w:rsidP="2DE90B20" w:rsidRDefault="2DE90B20" w14:paraId="4AA081EA" w14:textId="1AC8DB75">
            <w:r>
              <w:t>Array</w:t>
            </w:r>
          </w:p>
        </w:tc>
        <w:tc>
          <w:tcPr>
            <w:tcW w:w="5475" w:type="dxa"/>
            <w:tcMar/>
          </w:tcPr>
          <w:p w:rsidR="2DE90B20" w:rsidP="2DE90B20" w:rsidRDefault="2DE90B20" w14:paraId="0159DEF9" w14:textId="22E23072">
            <w:r>
              <w:t>The array of data file Ids that are attached in the building, referencing the data file Id in map data domain</w:t>
            </w:r>
          </w:p>
        </w:tc>
      </w:tr>
    </w:tbl>
    <w:p w:rsidR="2DE90B20" w:rsidP="2DE90B20" w:rsidRDefault="2DE90B20" w14:paraId="7D6977B4" w14:textId="61F3D0A7">
      <w:r>
        <w:t>The region layer contains hierarchical and topological information about the region. It is defined as follows:</w:t>
      </w:r>
    </w:p>
    <w:tbl>
      <w:tblPr>
        <w:tblStyle w:val="TableGrid"/>
        <w:tblW w:w="0" w:type="auto"/>
        <w:tblLayout w:type="fixed"/>
        <w:tblLook w:val="06A0" w:firstRow="1" w:lastRow="0" w:firstColumn="1" w:lastColumn="0" w:noHBand="1" w:noVBand="1"/>
      </w:tblPr>
      <w:tblGrid>
        <w:gridCol w:w="2040"/>
        <w:gridCol w:w="1890"/>
        <w:gridCol w:w="5430"/>
      </w:tblGrid>
      <w:tr w:rsidR="2DE90B20" w:rsidTr="6872EDE5" w14:paraId="4F9098D6" w14:textId="77777777">
        <w:trPr>
          <w:trHeight w:val="300"/>
        </w:trPr>
        <w:tc>
          <w:tcPr>
            <w:tcW w:w="2040" w:type="dxa"/>
            <w:shd w:val="clear" w:color="auto" w:fill="D9D9D9" w:themeFill="background1" w:themeFillShade="D9"/>
          </w:tcPr>
          <w:p w:rsidR="2DE90B20" w:rsidP="2DE90B20" w:rsidRDefault="2DE90B20" w14:paraId="0112B67A" w14:textId="05E9A634">
            <w:r>
              <w:t>Attribute</w:t>
            </w:r>
          </w:p>
        </w:tc>
        <w:tc>
          <w:tcPr>
            <w:tcW w:w="1890" w:type="dxa"/>
            <w:shd w:val="clear" w:color="auto" w:fill="D9D9D9" w:themeFill="background1" w:themeFillShade="D9"/>
          </w:tcPr>
          <w:p w:rsidR="2DE90B20" w:rsidP="2DE90B20" w:rsidRDefault="2DE90B20" w14:paraId="06448A93" w14:textId="177F3518">
            <w:r>
              <w:t>Data type</w:t>
            </w:r>
          </w:p>
        </w:tc>
        <w:tc>
          <w:tcPr>
            <w:tcW w:w="5430" w:type="dxa"/>
            <w:shd w:val="clear" w:color="auto" w:fill="D9D9D9" w:themeFill="background1" w:themeFillShade="D9"/>
          </w:tcPr>
          <w:p w:rsidR="2DE90B20" w:rsidP="2DE90B20" w:rsidRDefault="2DE90B20" w14:paraId="78F2ADBC" w14:textId="3F83147E">
            <w:r>
              <w:t>Description</w:t>
            </w:r>
          </w:p>
        </w:tc>
      </w:tr>
      <w:tr w:rsidR="2DE90B20" w:rsidTr="6872EDE5" w14:paraId="393A52A0" w14:textId="77777777">
        <w:tc>
          <w:tcPr>
            <w:tcW w:w="2040" w:type="dxa"/>
          </w:tcPr>
          <w:p w:rsidR="2DE90B20" w:rsidP="2DE90B20" w:rsidRDefault="2DE90B20" w14:paraId="1F0876EE" w14:textId="2BB600C2">
            <w:r>
              <w:t>Region Id</w:t>
            </w:r>
          </w:p>
        </w:tc>
        <w:tc>
          <w:tcPr>
            <w:tcW w:w="1890" w:type="dxa"/>
          </w:tcPr>
          <w:p w:rsidR="2DE90B20" w:rsidP="2DE90B20" w:rsidRDefault="2DE90B20" w14:paraId="57AC1360" w14:textId="7A394543">
            <w:r>
              <w:t>Hex string</w:t>
            </w:r>
          </w:p>
        </w:tc>
        <w:tc>
          <w:tcPr>
            <w:tcW w:w="5430" w:type="dxa"/>
          </w:tcPr>
          <w:p w:rsidR="2DE90B20" w:rsidP="2DE90B20" w:rsidRDefault="2DE90B20" w14:paraId="565FCB3E" w14:textId="49CAA387">
            <w:r>
              <w:t>Floor Id concatenates with the region number</w:t>
            </w:r>
          </w:p>
        </w:tc>
      </w:tr>
      <w:tr w:rsidR="2DE90B20" w:rsidTr="6872EDE5" w14:paraId="6485B824" w14:textId="77777777">
        <w:tc>
          <w:tcPr>
            <w:tcW w:w="2040" w:type="dxa"/>
          </w:tcPr>
          <w:p w:rsidR="2DE90B20" w:rsidP="2DE90B20" w:rsidRDefault="109E3864" w14:paraId="50E01CA2" w14:textId="3BC95FCA">
            <w:r>
              <w:t>Region number</w:t>
            </w:r>
          </w:p>
        </w:tc>
        <w:tc>
          <w:tcPr>
            <w:tcW w:w="1890" w:type="dxa"/>
          </w:tcPr>
          <w:p w:rsidR="2DE90B20" w:rsidP="2DE90B20" w:rsidRDefault="109E3864" w14:paraId="5501CCA7" w14:textId="075A7445">
            <w:r>
              <w:t>Hex string</w:t>
            </w:r>
          </w:p>
        </w:tc>
        <w:tc>
          <w:tcPr>
            <w:tcW w:w="5430" w:type="dxa"/>
          </w:tcPr>
          <w:p w:rsidR="2DE90B20" w:rsidP="2DE90B20" w:rsidRDefault="109E3864" w14:paraId="11842F29" w14:textId="41A90828">
            <w:r>
              <w:t>An 8-bit hex string (2 letters) indicating the region number.</w:t>
            </w:r>
          </w:p>
        </w:tc>
      </w:tr>
      <w:tr w:rsidR="109E3864" w:rsidTr="6872EDE5" w14:paraId="4257A3F6" w14:textId="77777777">
        <w:tc>
          <w:tcPr>
            <w:tcW w:w="2040" w:type="dxa"/>
          </w:tcPr>
          <w:p w:rsidR="109E3864" w:rsidP="109E3864" w:rsidRDefault="109E3864" w14:paraId="38EB2514" w14:textId="41430343">
            <w:r>
              <w:t>Name</w:t>
            </w:r>
          </w:p>
        </w:tc>
        <w:tc>
          <w:tcPr>
            <w:tcW w:w="1890" w:type="dxa"/>
          </w:tcPr>
          <w:p w:rsidR="109E3864" w:rsidP="109E3864" w:rsidRDefault="109E3864" w14:paraId="76EB37D4" w14:textId="4AFF2BB0">
            <w:r>
              <w:t>String</w:t>
            </w:r>
          </w:p>
        </w:tc>
        <w:tc>
          <w:tcPr>
            <w:tcW w:w="5430" w:type="dxa"/>
          </w:tcPr>
          <w:p w:rsidR="109E3864" w:rsidP="109E3864" w:rsidRDefault="109E3864" w14:paraId="36B00B02" w14:textId="2029FA2F">
            <w:r>
              <w:t>The display name of the region excluding the floor name</w:t>
            </w:r>
          </w:p>
        </w:tc>
      </w:tr>
      <w:tr w:rsidR="2DE90B20" w:rsidTr="6872EDE5" w14:paraId="59475A0A" w14:textId="77777777">
        <w:tc>
          <w:tcPr>
            <w:tcW w:w="2040" w:type="dxa"/>
          </w:tcPr>
          <w:p w:rsidR="2DE90B20" w:rsidP="2DE90B20" w:rsidRDefault="109E3864" w14:paraId="29F533DB" w14:textId="05C278D6">
            <w:r>
              <w:t>Parent Id</w:t>
            </w:r>
          </w:p>
        </w:tc>
        <w:tc>
          <w:tcPr>
            <w:tcW w:w="1890" w:type="dxa"/>
          </w:tcPr>
          <w:p w:rsidR="2DE90B20" w:rsidP="2DE90B20" w:rsidRDefault="109E3864" w14:paraId="12A5B956" w14:textId="4E6E6CB4">
            <w:r>
              <w:t>Hex string</w:t>
            </w:r>
          </w:p>
        </w:tc>
        <w:tc>
          <w:tcPr>
            <w:tcW w:w="5430" w:type="dxa"/>
          </w:tcPr>
          <w:p w:rsidR="2DE90B20" w:rsidP="2DE90B20" w:rsidRDefault="109E3864" w14:paraId="09C6E366" w14:textId="7064ABB5">
            <w:r>
              <w:t>The parent floor Id</w:t>
            </w:r>
          </w:p>
        </w:tc>
      </w:tr>
      <w:tr w:rsidR="109E3864" w:rsidTr="6872EDE5" w14:paraId="7343875F" w14:textId="77777777">
        <w:tc>
          <w:tcPr>
            <w:tcW w:w="2040" w:type="dxa"/>
          </w:tcPr>
          <w:p w:rsidR="109E3864" w:rsidP="109E3864" w:rsidRDefault="109E3864" w14:paraId="504F9FBE" w14:textId="0C4B917D">
            <w:r>
              <w:t>Data file Ids</w:t>
            </w:r>
          </w:p>
        </w:tc>
        <w:tc>
          <w:tcPr>
            <w:tcW w:w="1890" w:type="dxa"/>
          </w:tcPr>
          <w:p w:rsidR="109E3864" w:rsidP="109E3864" w:rsidRDefault="109E3864" w14:paraId="139CB0E3" w14:textId="6C18981F">
            <w:r>
              <w:t>Array</w:t>
            </w:r>
          </w:p>
        </w:tc>
        <w:tc>
          <w:tcPr>
            <w:tcW w:w="5430" w:type="dxa"/>
          </w:tcPr>
          <w:p w:rsidR="109E3864" w:rsidP="109E3864" w:rsidRDefault="109E3864" w14:paraId="7E981468" w14:textId="101A5A17">
            <w:r>
              <w:t>The array of data file Ids that are attached in the building, referencing the data file Id in map data domain</w:t>
            </w:r>
          </w:p>
        </w:tc>
      </w:tr>
      <w:tr w:rsidR="109E3864" w:rsidTr="6872EDE5" w14:paraId="3136745A" w14:textId="77777777">
        <w:tc>
          <w:tcPr>
            <w:tcW w:w="2040" w:type="dxa"/>
          </w:tcPr>
          <w:p w:rsidR="109E3864" w:rsidP="109E3864" w:rsidRDefault="57957492" w14:paraId="629E079E" w14:textId="170CCD09">
            <w:r>
              <w:t>Connected regions</w:t>
            </w:r>
          </w:p>
        </w:tc>
        <w:tc>
          <w:tcPr>
            <w:tcW w:w="1890" w:type="dxa"/>
          </w:tcPr>
          <w:p w:rsidR="109E3864" w:rsidP="109E3864" w:rsidRDefault="109E3864" w14:paraId="3A13EDA2" w14:textId="3E7F97FF">
            <w:r>
              <w:t>Associative array</w:t>
            </w:r>
          </w:p>
        </w:tc>
        <w:tc>
          <w:tcPr>
            <w:tcW w:w="5430" w:type="dxa"/>
          </w:tcPr>
          <w:p w:rsidR="109E3864" w:rsidP="109E3864" w:rsidRDefault="57957492" w14:paraId="36CCA327" w14:textId="5394DAFE">
            <w:r>
              <w:t>This describes the transition regions and their arrival regions of this region in this form:</w:t>
            </w:r>
          </w:p>
          <w:p w:rsidR="109E3864" w:rsidP="109E3864" w:rsidRDefault="6872EDE5" w14:paraId="0F31DF3A" w14:textId="6989C53E">
            <w:r>
              <w:t>[transition region: [arrival region</w:t>
            </w:r>
            <w:r w:rsidRPr="6872EDE5">
              <w:rPr>
                <w:vertAlign w:val="subscript"/>
              </w:rPr>
              <w:t>1</w:t>
            </w:r>
            <w:r>
              <w:t>, ...]]</w:t>
            </w:r>
          </w:p>
          <w:p w:rsidR="109E3864" w:rsidP="6872EDE5" w:rsidRDefault="6872EDE5" w14:paraId="0B1714D3" w14:textId="46976E47">
            <w:r>
              <w:t>A transition region is described as [</w:t>
            </w:r>
            <w:proofErr w:type="spellStart"/>
            <w:r>
              <w:t>minLon</w:t>
            </w:r>
            <w:proofErr w:type="spellEnd"/>
            <w:r>
              <w:t xml:space="preserve">, </w:t>
            </w:r>
            <w:proofErr w:type="spellStart"/>
            <w:r>
              <w:t>minLat</w:t>
            </w:r>
            <w:proofErr w:type="spellEnd"/>
            <w:r>
              <w:t xml:space="preserve">, </w:t>
            </w:r>
            <w:proofErr w:type="spellStart"/>
            <w:r>
              <w:t>maxLon</w:t>
            </w:r>
            <w:proofErr w:type="spellEnd"/>
            <w:r>
              <w:t xml:space="preserve">, </w:t>
            </w:r>
            <w:proofErr w:type="spellStart"/>
            <w:r>
              <w:t>maxLat</w:t>
            </w:r>
            <w:proofErr w:type="spellEnd"/>
            <w:r>
              <w:t>]</w:t>
            </w:r>
          </w:p>
          <w:p w:rsidR="109E3864" w:rsidP="6872EDE5" w:rsidRDefault="6872EDE5" w14:paraId="0854A7FE" w14:textId="433CC05C">
            <w:r>
              <w:t>An arrival region is described as {</w:t>
            </w:r>
            <w:proofErr w:type="spellStart"/>
            <w:r>
              <w:t>regionId</w:t>
            </w:r>
            <w:proofErr w:type="spellEnd"/>
            <w:r>
              <w:t>: id, area: [</w:t>
            </w:r>
            <w:proofErr w:type="spellStart"/>
            <w:r>
              <w:t>minLon</w:t>
            </w:r>
            <w:proofErr w:type="spellEnd"/>
            <w:r>
              <w:t xml:space="preserve">, </w:t>
            </w:r>
            <w:proofErr w:type="spellStart"/>
            <w:r>
              <w:t>minLat</w:t>
            </w:r>
            <w:proofErr w:type="spellEnd"/>
            <w:r>
              <w:t xml:space="preserve">, </w:t>
            </w:r>
            <w:proofErr w:type="spellStart"/>
            <w:r>
              <w:t>maxLon</w:t>
            </w:r>
            <w:proofErr w:type="spellEnd"/>
            <w:r>
              <w:t xml:space="preserve">, </w:t>
            </w:r>
            <w:proofErr w:type="spellStart"/>
            <w:r>
              <w:t>maxLat</w:t>
            </w:r>
            <w:proofErr w:type="spellEnd"/>
            <w:r>
              <w:t>]}</w:t>
            </w:r>
          </w:p>
        </w:tc>
      </w:tr>
    </w:tbl>
    <w:p w:rsidR="0D9814B4" w:rsidP="0D9814B4" w:rsidRDefault="0D9814B4" w14:paraId="133AC8C1" w14:textId="161B9F22">
      <w:pPr>
        <w:pStyle w:val="subtitle2"/>
      </w:pPr>
      <w:r w:rsidRPr="0D9814B4">
        <w:t>Map data domain stores each type of map in one layer</w:t>
      </w:r>
    </w:p>
    <w:p w:rsidR="0D9814B4" w:rsidP="0D9814B4" w:rsidRDefault="18AF4E46" w14:paraId="4C07187D" w14:textId="1D4435B4">
      <w:r>
        <w:t xml:space="preserve">Currently, this standard only supports image, IMDF and </w:t>
      </w:r>
      <w:proofErr w:type="spellStart"/>
      <w:r>
        <w:t>IndoorGML</w:t>
      </w:r>
      <w:proofErr w:type="spellEnd"/>
      <w:r>
        <w:t>, and they are stored in the same structure. It is defined as follows:</w:t>
      </w:r>
    </w:p>
    <w:tbl>
      <w:tblPr>
        <w:tblStyle w:val="TableGrid"/>
        <w:tblW w:w="0" w:type="auto"/>
        <w:tblLayout w:type="fixed"/>
        <w:tblLook w:val="06A0" w:firstRow="1" w:lastRow="0" w:firstColumn="1" w:lastColumn="0" w:noHBand="1" w:noVBand="1"/>
      </w:tblPr>
      <w:tblGrid>
        <w:gridCol w:w="2055"/>
        <w:gridCol w:w="1890"/>
        <w:gridCol w:w="5415"/>
      </w:tblGrid>
      <w:tr w:rsidR="109E3864" w:rsidTr="6872EDE5" w14:paraId="4E739123" w14:textId="77777777">
        <w:tc>
          <w:tcPr>
            <w:tcW w:w="2055" w:type="dxa"/>
            <w:shd w:val="clear" w:color="auto" w:fill="D9D9D9" w:themeFill="background1" w:themeFillShade="D9"/>
          </w:tcPr>
          <w:p w:rsidR="109E3864" w:rsidP="109E3864" w:rsidRDefault="109E3864" w14:paraId="24B44255" w14:textId="1E17BF0A">
            <w:r>
              <w:t>Attribute</w:t>
            </w:r>
          </w:p>
        </w:tc>
        <w:tc>
          <w:tcPr>
            <w:tcW w:w="1890" w:type="dxa"/>
            <w:shd w:val="clear" w:color="auto" w:fill="D9D9D9" w:themeFill="background1" w:themeFillShade="D9"/>
          </w:tcPr>
          <w:p w:rsidR="109E3864" w:rsidP="109E3864" w:rsidRDefault="109E3864" w14:paraId="6EDFFFD6" w14:textId="1DA0E259">
            <w:r>
              <w:t>Data type</w:t>
            </w:r>
          </w:p>
        </w:tc>
        <w:tc>
          <w:tcPr>
            <w:tcW w:w="5415" w:type="dxa"/>
            <w:shd w:val="clear" w:color="auto" w:fill="D9D9D9" w:themeFill="background1" w:themeFillShade="D9"/>
          </w:tcPr>
          <w:p w:rsidR="109E3864" w:rsidP="109E3864" w:rsidRDefault="109E3864" w14:paraId="72ABEAEC" w14:textId="0E9BC81D">
            <w:r>
              <w:t>Description</w:t>
            </w:r>
          </w:p>
        </w:tc>
      </w:tr>
      <w:tr w:rsidR="109E3864" w:rsidTr="6872EDE5" w14:paraId="5AB90DBE" w14:textId="77777777">
        <w:tc>
          <w:tcPr>
            <w:tcW w:w="2055" w:type="dxa"/>
          </w:tcPr>
          <w:p w:rsidR="109E3864" w:rsidP="109E3864" w:rsidRDefault="109E3864" w14:paraId="55AC1710" w14:textId="67F19E67">
            <w:r>
              <w:t>Data Id</w:t>
            </w:r>
          </w:p>
        </w:tc>
        <w:tc>
          <w:tcPr>
            <w:tcW w:w="1890" w:type="dxa"/>
          </w:tcPr>
          <w:p w:rsidR="109E3864" w:rsidP="109E3864" w:rsidRDefault="57957492" w14:paraId="461D76C2" w14:textId="2DC6CDD9">
            <w:r>
              <w:t>UUID</w:t>
            </w:r>
          </w:p>
        </w:tc>
        <w:tc>
          <w:tcPr>
            <w:tcW w:w="5415" w:type="dxa"/>
          </w:tcPr>
          <w:p w:rsidR="109E3864" w:rsidP="109E3864" w:rsidRDefault="18AF4E46" w14:paraId="37AFAC48" w14:textId="384C68EF">
            <w:r>
              <w:t>The Id of the map</w:t>
            </w:r>
          </w:p>
        </w:tc>
      </w:tr>
      <w:tr w:rsidR="109E3864" w:rsidTr="6872EDE5" w14:paraId="2429C862" w14:textId="77777777">
        <w:tc>
          <w:tcPr>
            <w:tcW w:w="2055" w:type="dxa"/>
          </w:tcPr>
          <w:p w:rsidR="109E3864" w:rsidP="109E3864" w:rsidRDefault="109E3864" w14:paraId="35FB9C89" w14:textId="550267B3">
            <w:r>
              <w:t xml:space="preserve">Format </w:t>
            </w:r>
          </w:p>
        </w:tc>
        <w:tc>
          <w:tcPr>
            <w:tcW w:w="1890" w:type="dxa"/>
          </w:tcPr>
          <w:p w:rsidR="109E3864" w:rsidP="109E3864" w:rsidRDefault="109E3864" w14:paraId="028FE102" w14:textId="53DFFDF5">
            <w:r>
              <w:t>String</w:t>
            </w:r>
          </w:p>
        </w:tc>
        <w:tc>
          <w:tcPr>
            <w:tcW w:w="5415" w:type="dxa"/>
          </w:tcPr>
          <w:p w:rsidR="109E3864" w:rsidP="109E3864" w:rsidRDefault="18AF4E46" w14:paraId="503D58CE" w14:textId="6264FD27">
            <w:r>
              <w:t xml:space="preserve">The format of the map, e.g., jpg, </w:t>
            </w:r>
            <w:proofErr w:type="spellStart"/>
            <w:r>
              <w:t>png</w:t>
            </w:r>
            <w:proofErr w:type="spellEnd"/>
            <w:r>
              <w:t xml:space="preserve">, </w:t>
            </w:r>
            <w:proofErr w:type="spellStart"/>
            <w:r>
              <w:t>indoorgml</w:t>
            </w:r>
            <w:proofErr w:type="spellEnd"/>
            <w:r>
              <w:t xml:space="preserve">, </w:t>
            </w:r>
            <w:proofErr w:type="spellStart"/>
            <w:r>
              <w:t>imdf</w:t>
            </w:r>
            <w:proofErr w:type="spellEnd"/>
            <w:r>
              <w:t>, etc.</w:t>
            </w:r>
          </w:p>
        </w:tc>
      </w:tr>
      <w:tr w:rsidR="109E3864" w:rsidTr="6872EDE5" w14:paraId="2AEB0FA9" w14:textId="77777777">
        <w:tc>
          <w:tcPr>
            <w:tcW w:w="2055" w:type="dxa"/>
          </w:tcPr>
          <w:p w:rsidR="109E3864" w:rsidP="109E3864" w:rsidRDefault="109E3864" w14:paraId="5E9F3518" w14:textId="65546F2C">
            <w:r>
              <w:t>Geodetic points</w:t>
            </w:r>
          </w:p>
        </w:tc>
        <w:tc>
          <w:tcPr>
            <w:tcW w:w="1890" w:type="dxa"/>
          </w:tcPr>
          <w:p w:rsidR="109E3864" w:rsidP="109E3864" w:rsidRDefault="109E3864" w14:paraId="2FF35343" w14:textId="0E3905E9">
            <w:r>
              <w:t>Array</w:t>
            </w:r>
          </w:p>
        </w:tc>
        <w:tc>
          <w:tcPr>
            <w:tcW w:w="5415" w:type="dxa"/>
          </w:tcPr>
          <w:p w:rsidR="109E3864" w:rsidP="6872EDE5" w:rsidRDefault="6872EDE5" w14:paraId="68683A90" w14:textId="7C9B7E77">
            <w:r>
              <w:t xml:space="preserve">The array of geodetic points. Each geodetic point contains a coordinate in the map and a </w:t>
            </w:r>
            <w:r w:rsidRPr="6872EDE5">
              <w:rPr>
                <w:rFonts w:ascii="Calibri" w:hAnsi="Calibri" w:eastAsia="Calibri" w:cs="Calibri"/>
                <w:color w:val="000000" w:themeColor="text1"/>
              </w:rPr>
              <w:t>[</w:t>
            </w:r>
            <w:proofErr w:type="spellStart"/>
            <w:r w:rsidRPr="6872EDE5">
              <w:rPr>
                <w:rFonts w:ascii="Calibri" w:hAnsi="Calibri" w:eastAsia="Calibri" w:cs="Calibri"/>
                <w:color w:val="000000" w:themeColor="text1"/>
              </w:rPr>
              <w:t>lon,lat</w:t>
            </w:r>
            <w:proofErr w:type="spellEnd"/>
            <w:r w:rsidRPr="6872EDE5">
              <w:rPr>
                <w:rFonts w:ascii="Calibri" w:hAnsi="Calibri" w:eastAsia="Calibri" w:cs="Calibri"/>
                <w:color w:val="000000" w:themeColor="text1"/>
              </w:rPr>
              <w:t>]</w:t>
            </w:r>
            <w:r>
              <w:t xml:space="preserve"> pair. The array contains at least 2 geodetic points.</w:t>
            </w:r>
          </w:p>
          <w:p w:rsidR="109E3864" w:rsidP="109E3864" w:rsidRDefault="70A11C1A" w14:paraId="77E0F10D" w14:textId="7F71E523">
            <w:r>
              <w:t>Both the latitude and longitude are in 6 decimal places.</w:t>
            </w:r>
          </w:p>
        </w:tc>
      </w:tr>
      <w:tr w:rsidR="109E3864" w:rsidTr="6872EDE5" w14:paraId="7EC46B1B" w14:textId="77777777">
        <w:tc>
          <w:tcPr>
            <w:tcW w:w="2055" w:type="dxa"/>
          </w:tcPr>
          <w:p w:rsidR="109E3864" w:rsidP="109E3864" w:rsidRDefault="109E3864" w14:paraId="6375F3F1" w14:textId="6E733D8A">
            <w:r>
              <w:lastRenderedPageBreak/>
              <w:t xml:space="preserve">Boundary </w:t>
            </w:r>
          </w:p>
        </w:tc>
        <w:tc>
          <w:tcPr>
            <w:tcW w:w="1890" w:type="dxa"/>
          </w:tcPr>
          <w:p w:rsidR="109E3864" w:rsidP="109E3864" w:rsidRDefault="109E3864" w14:paraId="581C4A31" w14:textId="44213492">
            <w:r>
              <w:t>Array</w:t>
            </w:r>
          </w:p>
        </w:tc>
        <w:tc>
          <w:tcPr>
            <w:tcW w:w="5415" w:type="dxa"/>
          </w:tcPr>
          <w:p w:rsidR="109E3864" w:rsidP="6872EDE5" w:rsidRDefault="6872EDE5" w14:paraId="2AC31AD3" w14:textId="469B682C">
            <w:r>
              <w:t xml:space="preserve">The array of </w:t>
            </w:r>
            <w:r w:rsidRPr="6872EDE5">
              <w:rPr>
                <w:rFonts w:ascii="Calibri" w:hAnsi="Calibri" w:eastAsia="Calibri" w:cs="Calibri"/>
                <w:color w:val="000000" w:themeColor="text1"/>
              </w:rPr>
              <w:t>[</w:t>
            </w:r>
            <w:proofErr w:type="spellStart"/>
            <w:r w:rsidRPr="6872EDE5">
              <w:rPr>
                <w:rFonts w:ascii="Calibri" w:hAnsi="Calibri" w:eastAsia="Calibri" w:cs="Calibri"/>
                <w:color w:val="000000" w:themeColor="text1"/>
              </w:rPr>
              <w:t>lon,lat</w:t>
            </w:r>
            <w:proofErr w:type="spellEnd"/>
            <w:r w:rsidRPr="6872EDE5">
              <w:rPr>
                <w:rFonts w:ascii="Calibri" w:hAnsi="Calibri" w:eastAsia="Calibri" w:cs="Calibri"/>
                <w:color w:val="000000" w:themeColor="text1"/>
              </w:rPr>
              <w:t>]</w:t>
            </w:r>
            <w:r>
              <w:t xml:space="preserve"> of the boundary of the image</w:t>
            </w:r>
          </w:p>
        </w:tc>
      </w:tr>
      <w:tr w:rsidR="109E3864" w:rsidTr="6872EDE5" w14:paraId="49EA3385" w14:textId="77777777">
        <w:tc>
          <w:tcPr>
            <w:tcW w:w="2055" w:type="dxa"/>
          </w:tcPr>
          <w:p w:rsidR="109E3864" w:rsidP="109E3864" w:rsidRDefault="57957492" w14:paraId="259CA9EF" w14:textId="1F44480A">
            <w:r>
              <w:t>Attached primal space</w:t>
            </w:r>
          </w:p>
        </w:tc>
        <w:tc>
          <w:tcPr>
            <w:tcW w:w="1890" w:type="dxa"/>
          </w:tcPr>
          <w:p w:rsidR="109E3864" w:rsidP="57957492" w:rsidRDefault="57957492" w14:paraId="6451DCDE" w14:textId="05037457">
            <w:pPr>
              <w:spacing w:line="259" w:lineRule="auto"/>
            </w:pPr>
            <w:r>
              <w:t>Hex string</w:t>
            </w:r>
          </w:p>
        </w:tc>
        <w:tc>
          <w:tcPr>
            <w:tcW w:w="5415" w:type="dxa"/>
          </w:tcPr>
          <w:p w:rsidR="109E3864" w:rsidP="109E3864" w:rsidRDefault="13F4AAEB" w14:paraId="1A18B4A4" w14:textId="1440BF23">
            <w:r>
              <w:t>The attached primal space Id. It can be a building Id, floor Id and region Id.</w:t>
            </w:r>
          </w:p>
        </w:tc>
      </w:tr>
      <w:tr w:rsidR="109E3864" w:rsidTr="6872EDE5" w14:paraId="7FF3FF65" w14:textId="77777777">
        <w:tc>
          <w:tcPr>
            <w:tcW w:w="2055" w:type="dxa"/>
          </w:tcPr>
          <w:p w:rsidR="109E3864" w:rsidP="109E3864" w:rsidRDefault="109E3864" w14:paraId="5C5A7BB0" w14:textId="21465759">
            <w:r>
              <w:t>Data</w:t>
            </w:r>
          </w:p>
        </w:tc>
        <w:tc>
          <w:tcPr>
            <w:tcW w:w="1890" w:type="dxa"/>
          </w:tcPr>
          <w:p w:rsidR="109E3864" w:rsidP="109E3864" w:rsidRDefault="109E3864" w14:paraId="31D0B488" w14:textId="4B1B3648">
            <w:r>
              <w:t>Byte</w:t>
            </w:r>
          </w:p>
        </w:tc>
        <w:tc>
          <w:tcPr>
            <w:tcW w:w="5415" w:type="dxa"/>
          </w:tcPr>
          <w:p w:rsidR="109E3864" w:rsidP="109E3864" w:rsidRDefault="109E3864" w14:paraId="0FCC97F9" w14:textId="4169A726">
            <w:r>
              <w:t>The data content of the image</w:t>
            </w:r>
          </w:p>
        </w:tc>
      </w:tr>
    </w:tbl>
    <w:p w:rsidRPr="004F0808" w:rsidR="004F0808" w:rsidP="004F0808" w:rsidRDefault="004F0808" w14:paraId="31EDDD40" w14:textId="77777777"/>
    <w:p w:rsidR="41CB9ADE" w:rsidP="41CB9ADE" w:rsidRDefault="5193B620" w14:paraId="71E08B8C" w14:textId="5D132846">
      <w:pPr>
        <w:pStyle w:val="Heading1"/>
        <w:rPr>
          <w:rFonts w:ascii="Calibri Light" w:hAnsi="Calibri Light"/>
        </w:rPr>
      </w:pPr>
      <w:bookmarkStart w:name="_Toc2036671744" w:id="16"/>
      <w:r>
        <w:t>7    SDK API Specifications for Mobile Application Developers</w:t>
      </w:r>
      <w:bookmarkEnd w:id="16"/>
    </w:p>
    <w:p w:rsidR="70A11C1A" w:rsidP="70A11C1A" w:rsidRDefault="70A11C1A" w14:paraId="76D732B1" w14:textId="130C9E96">
      <w:r>
        <w:t>This section is written for mobile developers who want to implement pervasive positioning in their apps. To start off, developers should read the “Guideline for implementing pervasive positioning” to get an overview of SDK usage and read the “Detail specification of SDK” to understand classes and API interface in SDK for your application development.</w:t>
      </w:r>
    </w:p>
    <w:p w:rsidR="41CB9ADE" w:rsidP="41CB9ADE" w:rsidRDefault="5193B620" w14:paraId="32370756" w14:textId="7FB10DF6">
      <w:pPr>
        <w:pStyle w:val="Heading2"/>
      </w:pPr>
      <w:bookmarkStart w:name="_Toc2127352384" w:id="17"/>
      <w:r>
        <w:t>7.1    Guideline for Implementing Pervasive Positioning</w:t>
      </w:r>
      <w:bookmarkEnd w:id="17"/>
    </w:p>
    <w:p w:rsidR="70A11C1A" w:rsidP="70A11C1A" w:rsidRDefault="70A11C1A" w14:paraId="3FD6C139" w14:textId="689D7F7C">
      <w:pPr>
        <w:pStyle w:val="Subtitle"/>
      </w:pPr>
      <w:r w:rsidRPr="70A11C1A">
        <w:rPr>
          <w:rFonts w:asciiTheme="majorHAnsi" w:hAnsiTheme="majorHAnsi" w:eastAsiaTheme="majorEastAsia" w:cstheme="majorBidi"/>
          <w:sz w:val="24"/>
          <w:szCs w:val="24"/>
        </w:rPr>
        <w:t>Initialization Step</w:t>
      </w:r>
    </w:p>
    <w:p w:rsidR="70A11C1A" w:rsidP="70A11C1A" w:rsidRDefault="70A11C1A" w14:paraId="3A1A235F" w14:textId="2BCF3BEE">
      <w:r>
        <w:t>The first step of pervasive positioning is to initialize the Global Positioning System to get an initial location. This GPS result will help your application to start handshaking with the pervasive positioning platform in the following steps.</w:t>
      </w:r>
    </w:p>
    <w:p w:rsidR="70A11C1A" w:rsidP="70A11C1A" w:rsidRDefault="70A11C1A" w14:paraId="2C08A1F1" w14:textId="33C14BF1">
      <w:r>
        <w:t>Next, detect whether the user is under an indoor or outdoor environment. You can either:</w:t>
      </w:r>
    </w:p>
    <w:p w:rsidR="70A11C1A" w:rsidP="6872EDE5" w:rsidRDefault="6872EDE5" w14:paraId="7D55FB2F" w14:textId="64BFEDB2">
      <w:pPr>
        <w:pStyle w:val="ListParagraph"/>
        <w:numPr>
          <w:ilvl w:val="0"/>
          <w:numId w:val="14"/>
        </w:numPr>
        <w:rPr>
          <w:rFonts w:eastAsiaTheme="minorEastAsia"/>
        </w:rPr>
      </w:pPr>
      <w:r>
        <w:t xml:space="preserve">use </w:t>
      </w:r>
      <w:proofErr w:type="spellStart"/>
      <w:r>
        <w:t>d</w:t>
      </w:r>
      <w:r w:rsidRPr="6872EDE5">
        <w:rPr>
          <w:i/>
          <w:iCs/>
          <w:u w:val="single"/>
        </w:rPr>
        <w:t>etectIndoorEnviroment</w:t>
      </w:r>
      <w:proofErr w:type="spellEnd"/>
      <w:r w:rsidRPr="6872EDE5">
        <w:rPr>
          <w:i/>
          <w:iCs/>
          <w:u w:val="single"/>
        </w:rPr>
        <w:t>(</w:t>
      </w:r>
      <w:proofErr w:type="spellStart"/>
      <w:r w:rsidRPr="6872EDE5">
        <w:rPr>
          <w:i/>
          <w:iCs/>
          <w:u w:val="single"/>
        </w:rPr>
        <w:t>lat,lon,accuracy</w:t>
      </w:r>
      <w:proofErr w:type="spellEnd"/>
      <w:r w:rsidRPr="6872EDE5">
        <w:rPr>
          <w:i/>
          <w:iCs/>
          <w:u w:val="single"/>
        </w:rPr>
        <w:t>)</w:t>
      </w:r>
      <w:r>
        <w:t xml:space="preserve"> in our Localization Assistant of SDK; or </w:t>
      </w:r>
    </w:p>
    <w:p w:rsidR="70A11C1A" w:rsidP="00700E16" w:rsidRDefault="70A11C1A" w14:paraId="639CC798" w14:textId="024FAD0D">
      <w:pPr>
        <w:pStyle w:val="ListParagraph"/>
        <w:numPr>
          <w:ilvl w:val="0"/>
          <w:numId w:val="14"/>
        </w:numPr>
        <w:rPr>
          <w:rFonts w:eastAsiaTheme="minorEastAsia"/>
        </w:rPr>
      </w:pPr>
      <w:r>
        <w:t>implement your own indoor-outdoor environments detection algorithm.</w:t>
      </w:r>
    </w:p>
    <w:p w:rsidR="70A11C1A" w:rsidP="70A11C1A" w:rsidRDefault="70A11C1A" w14:paraId="6BD8466E" w14:textId="1CE33AF6">
      <w:r>
        <w:t>This detection result will help your application to make decisions between using indoor positioning technology or using outdoor positioning technology.</w:t>
      </w:r>
    </w:p>
    <w:p w:rsidR="70A11C1A" w:rsidP="70A11C1A" w:rsidRDefault="70A11C1A" w14:paraId="21A942D9" w14:textId="063E9309">
      <w:pPr>
        <w:pStyle w:val="Subtitle"/>
      </w:pPr>
      <w:r w:rsidRPr="70A11C1A">
        <w:rPr>
          <w:rFonts w:asciiTheme="majorHAnsi" w:hAnsiTheme="majorHAnsi" w:eastAsiaTheme="majorEastAsia" w:cstheme="majorBidi"/>
          <w:sz w:val="24"/>
          <w:szCs w:val="24"/>
        </w:rPr>
        <w:t>Indoor Localization</w:t>
      </w:r>
    </w:p>
    <w:p w:rsidR="70A11C1A" w:rsidP="70A11C1A" w:rsidRDefault="70A11C1A" w14:paraId="58C90B98" w14:textId="1FF2F326">
      <w:r>
        <w:t>If you want to implement indoor positioning, you should follow the steps below:</w:t>
      </w:r>
    </w:p>
    <w:p w:rsidR="70A11C1A" w:rsidP="00700E16" w:rsidRDefault="70A11C1A" w14:paraId="74C3056E" w14:textId="19AAF053">
      <w:pPr>
        <w:pStyle w:val="ListParagraph"/>
        <w:numPr>
          <w:ilvl w:val="0"/>
          <w:numId w:val="13"/>
        </w:numPr>
        <w:rPr>
          <w:rFonts w:eastAsiaTheme="minorEastAsia"/>
        </w:rPr>
      </w:pPr>
      <w:r>
        <w:t>Detect which building you have entered</w:t>
      </w:r>
    </w:p>
    <w:p w:rsidR="70A11C1A" w:rsidP="00700E16" w:rsidRDefault="70A11C1A" w14:paraId="6B6C03FE" w14:textId="32DAA870">
      <w:pPr>
        <w:pStyle w:val="ListParagraph"/>
        <w:numPr>
          <w:ilvl w:val="0"/>
          <w:numId w:val="13"/>
        </w:numPr>
        <w:rPr>
          <w:rFonts w:eastAsiaTheme="minorEastAsia"/>
        </w:rPr>
      </w:pPr>
      <w:r>
        <w:t>Decide whether to share user signals for localization</w:t>
      </w:r>
    </w:p>
    <w:p w:rsidR="70A11C1A" w:rsidP="00700E16" w:rsidRDefault="70A11C1A" w14:paraId="64769FBC" w14:textId="4FAD38FB">
      <w:pPr>
        <w:pStyle w:val="ListParagraph"/>
        <w:numPr>
          <w:ilvl w:val="0"/>
          <w:numId w:val="13"/>
        </w:numPr>
        <w:rPr>
          <w:rFonts w:eastAsiaTheme="minorEastAsia"/>
        </w:rPr>
      </w:pPr>
      <w:r>
        <w:t>Get localization service from platform or site server</w:t>
      </w:r>
    </w:p>
    <w:p w:rsidR="70A11C1A" w:rsidP="00700E16" w:rsidRDefault="70A11C1A" w14:paraId="5BA1BC8E" w14:textId="1004B83E">
      <w:pPr>
        <w:pStyle w:val="ListParagraph"/>
        <w:numPr>
          <w:ilvl w:val="0"/>
          <w:numId w:val="13"/>
        </w:numPr>
        <w:rPr>
          <w:rFonts w:eastAsiaTheme="minorEastAsia"/>
        </w:rPr>
      </w:pPr>
      <w:r>
        <w:t>Compute or receive indoor location</w:t>
      </w:r>
    </w:p>
    <w:p w:rsidR="70A11C1A" w:rsidP="00700E16" w:rsidRDefault="70A11C1A" w14:paraId="18A57326" w14:textId="356473CB">
      <w:pPr>
        <w:pStyle w:val="ListParagraph"/>
        <w:numPr>
          <w:ilvl w:val="0"/>
          <w:numId w:val="13"/>
        </w:numPr>
        <w:rPr>
          <w:rFonts w:eastAsiaTheme="minorEastAsia"/>
        </w:rPr>
      </w:pPr>
      <w:r>
        <w:t>Get map for display and navigation from platform</w:t>
      </w:r>
    </w:p>
    <w:p w:rsidR="70A11C1A" w:rsidP="00700E16" w:rsidRDefault="70A11C1A" w14:paraId="69E006E7" w14:textId="540B6645">
      <w:pPr>
        <w:pStyle w:val="ListParagraph"/>
        <w:numPr>
          <w:ilvl w:val="0"/>
          <w:numId w:val="13"/>
        </w:numPr>
        <w:rPr>
          <w:rFonts w:eastAsiaTheme="minorEastAsia"/>
        </w:rPr>
      </w:pPr>
      <w:r>
        <w:t>Check if the user entered switch zone periodically</w:t>
      </w:r>
    </w:p>
    <w:p w:rsidR="70A11C1A" w:rsidP="70A11C1A" w:rsidRDefault="70A11C1A" w14:paraId="6579C6A4" w14:textId="2CC42D30"/>
    <w:p w:rsidR="70A11C1A" w:rsidP="00700E16" w:rsidRDefault="70A11C1A" w14:paraId="68E4E128" w14:textId="36C28716">
      <w:pPr>
        <w:pStyle w:val="ListParagraph"/>
        <w:numPr>
          <w:ilvl w:val="0"/>
          <w:numId w:val="12"/>
        </w:numPr>
        <w:rPr>
          <w:rFonts w:eastAsiaTheme="minorEastAsia"/>
        </w:rPr>
      </w:pPr>
      <w:r>
        <w:t>Discover which building you have entered</w:t>
      </w:r>
    </w:p>
    <w:p w:rsidR="70A11C1A" w:rsidP="70A11C1A" w:rsidRDefault="70A11C1A" w14:paraId="3C4A0601" w14:textId="5F3118AB">
      <w:r>
        <w:t>This step helps you to discover the correct building from your GPS location or indoor location. Each building will have their own settings on providing indoor localization, some may share a variety of site signals, and some may only provide their own cloud localization service for users. Discover the building where your device is inside will help the SDK retrieve correct settings for your indoor localization.</w:t>
      </w:r>
    </w:p>
    <w:p w:rsidR="70A11C1A" w:rsidP="70A11C1A" w:rsidRDefault="38FF0FA3" w14:paraId="6207721D" w14:textId="521B323B">
      <w:r>
        <w:lastRenderedPageBreak/>
        <w:t xml:space="preserve">Developers should call </w:t>
      </w:r>
      <w:proofErr w:type="spellStart"/>
      <w:r>
        <w:t>d</w:t>
      </w:r>
      <w:r w:rsidRPr="38FF0FA3">
        <w:rPr>
          <w:i/>
          <w:iCs/>
          <w:u w:val="single"/>
        </w:rPr>
        <w:t>iscoverBuilding</w:t>
      </w:r>
      <w:proofErr w:type="spellEnd"/>
      <w:r w:rsidRPr="38FF0FA3">
        <w:rPr>
          <w:i/>
          <w:iCs/>
          <w:u w:val="single"/>
        </w:rPr>
        <w:t>(latitude, longitude, accuracy)</w:t>
      </w:r>
      <w:r>
        <w:t xml:space="preserve"> in our API Manager of SDK. SDK will contact the platform to download building’s localization settings and cache them in API Manager for further usage. Remember to keep the return value of </w:t>
      </w:r>
      <w:proofErr w:type="spellStart"/>
      <w:r>
        <w:t>d</w:t>
      </w:r>
      <w:r w:rsidRPr="38FF0FA3">
        <w:rPr>
          <w:i/>
          <w:iCs/>
          <w:u w:val="single"/>
        </w:rPr>
        <w:t>iscoverBuilding</w:t>
      </w:r>
      <w:proofErr w:type="spellEnd"/>
      <w:r w:rsidRPr="38FF0FA3">
        <w:rPr>
          <w:i/>
          <w:iCs/>
          <w:u w:val="single"/>
        </w:rPr>
        <w:t>(latitude, longitude, accuracy)</w:t>
      </w:r>
      <w:r>
        <w:t>, you will use it in the next step.</w:t>
      </w:r>
    </w:p>
    <w:p w:rsidR="70A11C1A" w:rsidP="00700E16" w:rsidRDefault="70A11C1A" w14:paraId="1B202445" w14:textId="0AC98D53">
      <w:pPr>
        <w:pStyle w:val="ListParagraph"/>
        <w:numPr>
          <w:ilvl w:val="0"/>
          <w:numId w:val="12"/>
        </w:numPr>
        <w:rPr>
          <w:rFonts w:eastAsiaTheme="minorEastAsia"/>
        </w:rPr>
      </w:pPr>
      <w:r>
        <w:t>Decide whether to share user signals for localization</w:t>
      </w:r>
    </w:p>
    <w:p w:rsidR="70A11C1A" w:rsidP="70A11C1A" w:rsidRDefault="6872EDE5" w14:paraId="55E74B03" w14:textId="39399E5E">
      <w:r w:rsidR="5BF00052">
        <w:rPr/>
        <w:t xml:space="preserve">After you discover the current building, you will need to decide which localization approach you want to use in this building. Localization approach support by the current building is indicated by the returned string of </w:t>
      </w:r>
      <w:proofErr w:type="spellStart"/>
      <w:r w:rsidR="5BF00052">
        <w:rPr/>
        <w:t>d</w:t>
      </w:r>
      <w:r w:rsidRPr="5BF00052" w:rsidR="5BF00052">
        <w:rPr>
          <w:i w:val="1"/>
          <w:iCs w:val="1"/>
          <w:u w:val="single"/>
        </w:rPr>
        <w:t>iscoverBuilding</w:t>
      </w:r>
      <w:proofErr w:type="spellEnd"/>
      <w:r w:rsidRPr="5BF00052" w:rsidR="5BF00052">
        <w:rPr>
          <w:i w:val="1"/>
          <w:iCs w:val="1"/>
          <w:u w:val="single"/>
        </w:rPr>
        <w:t>(latitude, longitude, accuracy)</w:t>
      </w:r>
      <w:r w:rsidR="5BF00052">
        <w:rPr/>
        <w:t>, “cloud”, “edge” or ”all_available”.  Developer can adapt supported approach to get localization service.</w:t>
      </w:r>
    </w:p>
    <w:p w:rsidR="70A11C1A" w:rsidP="38FF0FA3" w:rsidRDefault="6872EDE5" w14:paraId="1A8E7D8D" w14:textId="3ED7B427" w14:noSpellErr="1">
      <w:pPr/>
      <w:r w:rsidR="5BF00052">
        <w:rPr/>
        <w:t xml:space="preserve">This decision should be made according to your application’s security concerns. As adapting cloud approach requires you to share user signals with cloud server, it will reveal user’s location to the service provider. Developers who wish to keep high location security should priorities edge approach rather than cloud approach. During implementation, we recommend developers to implement your localization in a prioritize logic to support both edge localization and cloud localization. You can consider to only adapt one approach in your app, but remember you may not be able to support buildings who only support another approach.  </w:t>
      </w:r>
    </w:p>
    <w:p w:rsidR="5BF00052" w:rsidP="5BF00052" w:rsidRDefault="5BF00052" w14:paraId="36E9DC45" w14:textId="2B549653">
      <w:pPr>
        <w:pStyle w:val="Normal"/>
      </w:pPr>
      <w:r w:rsidR="5BF00052">
        <w:rPr/>
        <w:t xml:space="preserve">No matter </w:t>
      </w:r>
      <w:r w:rsidR="5BF00052">
        <w:rPr/>
        <w:t xml:space="preserve">what </w:t>
      </w:r>
      <w:r w:rsidR="5BF00052">
        <w:rPr/>
        <w:t>approaches</w:t>
      </w:r>
      <w:r w:rsidR="5BF00052">
        <w:rPr/>
        <w:t xml:space="preserve"> you choose, we must </w:t>
      </w:r>
      <w:r w:rsidR="5BF00052">
        <w:rPr/>
        <w:t>acquire</w:t>
      </w:r>
      <w:r w:rsidR="5BF00052">
        <w:rPr/>
        <w:t xml:space="preserve"> an</w:t>
      </w:r>
      <w:r w:rsidR="5BF00052">
        <w:rPr/>
        <w:t xml:space="preserve"> authentication token through </w:t>
      </w:r>
      <w:r w:rsidRPr="1D0F362B" w:rsidR="5BF00052">
        <w:rPr>
          <w:i w:val="1"/>
          <w:iCs w:val="1"/>
        </w:rPr>
        <w:t>generateToken</w:t>
      </w:r>
      <w:r w:rsidRPr="1D0F362B" w:rsidR="5BF00052">
        <w:rPr>
          <w:i w:val="1"/>
          <w:iCs w:val="1"/>
        </w:rPr>
        <w:t>(</w:t>
      </w:r>
      <w:r w:rsidRPr="1D0F362B" w:rsidR="5BF00052">
        <w:rPr>
          <w:i w:val="1"/>
          <w:iCs w:val="1"/>
        </w:rPr>
        <w:t>appID,key</w:t>
      </w:r>
      <w:r w:rsidRPr="1D0F362B" w:rsidR="5BF00052">
        <w:rPr>
          <w:i w:val="1"/>
          <w:iCs w:val="1"/>
        </w:rPr>
        <w:t xml:space="preserve">) </w:t>
      </w:r>
      <w:r w:rsidR="5BF00052">
        <w:rPr/>
        <w:t>first. This token will grant your access to location service provided by platform an</w:t>
      </w:r>
      <w:r w:rsidR="5BF00052">
        <w:rPr/>
        <w:t>d site servers.</w:t>
      </w:r>
      <w:r w:rsidR="5BF00052">
        <w:rPr/>
        <w:t xml:space="preserve"> If your </w:t>
      </w:r>
      <w:r w:rsidR="5BF00052">
        <w:rPr/>
        <w:t>appID</w:t>
      </w:r>
      <w:r w:rsidR="5BF00052">
        <w:rPr/>
        <w:t xml:space="preserve"> and key is au</w:t>
      </w:r>
      <w:r w:rsidR="5BF00052">
        <w:rPr/>
        <w:t>thorized by the platform, a token will be g</w:t>
      </w:r>
      <w:r w:rsidR="5BF00052">
        <w:rPr/>
        <w:t>enerated and keep in API Manager for getting location services.</w:t>
      </w:r>
      <w:r w:rsidR="5BF00052">
        <w:rPr/>
        <w:t xml:space="preserve"> </w:t>
      </w:r>
    </w:p>
    <w:p w:rsidR="70A11C1A" w:rsidP="70A11C1A" w:rsidRDefault="6872EDE5" w14:paraId="6602DF73" w14:textId="4EA41531">
      <w:r>
        <w:t>If you decide to implement edge localization and try to get a site signal package, go to 3a. For implementation of cloud approach, go to 3b.</w:t>
      </w:r>
    </w:p>
    <w:p w:rsidR="70A11C1A" w:rsidP="00700E16" w:rsidRDefault="70A11C1A" w14:paraId="13DA7FDB" w14:textId="451CDCA0">
      <w:pPr>
        <w:pStyle w:val="ListParagraph"/>
        <w:numPr>
          <w:ilvl w:val="0"/>
          <w:numId w:val="12"/>
        </w:numPr>
        <w:rPr>
          <w:rFonts w:eastAsiaTheme="minorEastAsia"/>
        </w:rPr>
      </w:pPr>
      <w:r>
        <w:t>Get localization service from platform or site server</w:t>
      </w:r>
    </w:p>
    <w:p w:rsidR="70A11C1A" w:rsidP="00700E16" w:rsidRDefault="70A11C1A" w14:paraId="316C0921" w14:textId="3E97AACF">
      <w:pPr>
        <w:pStyle w:val="ListParagraph"/>
        <w:numPr>
          <w:ilvl w:val="1"/>
          <w:numId w:val="12"/>
        </w:numPr>
        <w:rPr>
          <w:rFonts w:eastAsiaTheme="minorEastAsia"/>
        </w:rPr>
      </w:pPr>
      <w:r>
        <w:t>Edge approach</w:t>
      </w:r>
    </w:p>
    <w:p w:rsidR="70A11C1A" w:rsidP="70A11C1A" w:rsidRDefault="38FF0FA3" w14:paraId="5C1B9F8F" w14:textId="2DC0F8EF">
      <w:pPr>
        <w:ind w:left="720"/>
      </w:pPr>
      <w:r>
        <w:t xml:space="preserve">This step helps you to initialize indoor edge localization in the current building. First, call </w:t>
      </w:r>
      <w:proofErr w:type="spellStart"/>
      <w:r>
        <w:t>g</w:t>
      </w:r>
      <w:r w:rsidRPr="38FF0FA3">
        <w:rPr>
          <w:i/>
          <w:iCs/>
          <w:u w:val="single"/>
        </w:rPr>
        <w:t>etGridIDListForEdgeLoc</w:t>
      </w:r>
      <w:proofErr w:type="spellEnd"/>
      <w:r w:rsidRPr="38FF0FA3">
        <w:rPr>
          <w:i/>
          <w:iCs/>
          <w:u w:val="single"/>
        </w:rPr>
        <w:t>()</w:t>
      </w:r>
      <w:r>
        <w:t xml:space="preserve"> API to get the </w:t>
      </w:r>
      <w:proofErr w:type="spellStart"/>
      <w:r>
        <w:t>gridID</w:t>
      </w:r>
      <w:proofErr w:type="spellEnd"/>
      <w:r>
        <w:t xml:space="preserve"> list by parameters. </w:t>
      </w:r>
      <w:proofErr w:type="spellStart"/>
      <w:r>
        <w:t>GridID</w:t>
      </w:r>
      <w:proofErr w:type="spellEnd"/>
      <w:r>
        <w:t xml:space="preserve"> list describes areas you want to download site signal. Then, call </w:t>
      </w:r>
      <w:proofErr w:type="spellStart"/>
      <w:r>
        <w:t>d</w:t>
      </w:r>
      <w:r w:rsidRPr="38FF0FA3">
        <w:rPr>
          <w:i/>
          <w:iCs/>
          <w:u w:val="single"/>
        </w:rPr>
        <w:t>ownloadSiteSignal</w:t>
      </w:r>
      <w:proofErr w:type="spellEnd"/>
      <w:r w:rsidRPr="38FF0FA3">
        <w:rPr>
          <w:i/>
          <w:iCs/>
          <w:u w:val="single"/>
        </w:rPr>
        <w:t>()</w:t>
      </w:r>
      <w:r>
        <w:t xml:space="preserve"> API to retrieve site signals data from the platform or site owner’s server.</w:t>
      </w:r>
    </w:p>
    <w:p w:rsidR="70A11C1A" w:rsidP="00700E16" w:rsidRDefault="70A11C1A" w14:paraId="5A530FFE" w14:textId="4290FEC5">
      <w:pPr>
        <w:pStyle w:val="ListParagraph"/>
        <w:numPr>
          <w:ilvl w:val="1"/>
          <w:numId w:val="12"/>
        </w:numPr>
      </w:pPr>
      <w:r>
        <w:t>Cloud approach</w:t>
      </w:r>
    </w:p>
    <w:p w:rsidR="70A11C1A" w:rsidP="70A11C1A" w:rsidRDefault="38FF0FA3" w14:paraId="61FD5D90" w14:textId="25E94AC1">
      <w:pPr>
        <w:ind w:left="720"/>
      </w:pPr>
      <w:r>
        <w:t xml:space="preserve">This step helps to you initialize indoor cloud localization in the current building. First, call </w:t>
      </w:r>
      <w:proofErr w:type="spellStart"/>
      <w:r>
        <w:t>g</w:t>
      </w:r>
      <w:r w:rsidRPr="38FF0FA3">
        <w:rPr>
          <w:i/>
          <w:iCs/>
          <w:u w:val="single"/>
        </w:rPr>
        <w:t>etSignalTypeForCloudLoc</w:t>
      </w:r>
      <w:proofErr w:type="spellEnd"/>
      <w:r w:rsidRPr="38FF0FA3">
        <w:rPr>
          <w:i/>
          <w:iCs/>
          <w:u w:val="single"/>
        </w:rPr>
        <w:t>()</w:t>
      </w:r>
      <w:r>
        <w:t xml:space="preserve"> API to get the required signal type of cloud localization algorithm. You will need to scan these types of signals for cloud localization. Then, call </w:t>
      </w:r>
      <w:proofErr w:type="spellStart"/>
      <w:r>
        <w:t>u</w:t>
      </w:r>
      <w:r w:rsidRPr="38FF0FA3">
        <w:rPr>
          <w:i/>
          <w:iCs/>
          <w:u w:val="single"/>
        </w:rPr>
        <w:t>ploadSignalToCloud</w:t>
      </w:r>
      <w:proofErr w:type="spellEnd"/>
      <w:r w:rsidRPr="38FF0FA3">
        <w:rPr>
          <w:i/>
          <w:iCs/>
          <w:u w:val="single"/>
        </w:rPr>
        <w:t>()</w:t>
      </w:r>
      <w:r>
        <w:t xml:space="preserve"> API to upload user ID and user signals to the platform or site owner’s server.</w:t>
      </w:r>
    </w:p>
    <w:p w:rsidR="70A11C1A" w:rsidP="00700E16" w:rsidRDefault="70A11C1A" w14:paraId="1619E3DB" w14:textId="0A2E4675">
      <w:pPr>
        <w:pStyle w:val="ListParagraph"/>
        <w:numPr>
          <w:ilvl w:val="0"/>
          <w:numId w:val="12"/>
        </w:numPr>
        <w:rPr>
          <w:rFonts w:eastAsiaTheme="minorEastAsia"/>
        </w:rPr>
      </w:pPr>
      <w:r>
        <w:t>Compute or receive indoor location</w:t>
      </w:r>
    </w:p>
    <w:p w:rsidR="70A11C1A" w:rsidP="70A11C1A" w:rsidRDefault="38FF0FA3" w14:paraId="1CF5D774" w14:textId="68AC5EBE">
      <w:r w:rsidR="5BF00052">
        <w:rPr/>
        <w:t xml:space="preserve">For edge approach, you can use the return site signals from </w:t>
      </w:r>
      <w:r w:rsidR="5BF00052">
        <w:rPr/>
        <w:t>API in your indoor edge localization algorithm, and compute a user's location.</w:t>
      </w:r>
    </w:p>
    <w:p w:rsidR="70A11C1A" w:rsidP="70A11C1A" w:rsidRDefault="38FF0FA3" w14:paraId="7236CBCD" w14:textId="0AE61C5B">
      <w:r>
        <w:t xml:space="preserve">For cloud approach, you can call </w:t>
      </w:r>
      <w:proofErr w:type="spellStart"/>
      <w:r>
        <w:t>g</w:t>
      </w:r>
      <w:r w:rsidRPr="38FF0FA3">
        <w:rPr>
          <w:i/>
          <w:iCs/>
          <w:u w:val="single"/>
        </w:rPr>
        <w:t>etCloudLocResult</w:t>
      </w:r>
      <w:proofErr w:type="spellEnd"/>
      <w:r w:rsidRPr="38FF0FA3">
        <w:rPr>
          <w:i/>
          <w:iCs/>
          <w:u w:val="single"/>
        </w:rPr>
        <w:t>()</w:t>
      </w:r>
      <w:r>
        <w:t xml:space="preserve"> to download user location computed by cloud server.</w:t>
      </w:r>
    </w:p>
    <w:p w:rsidR="70A11C1A" w:rsidP="00700E16" w:rsidRDefault="70A11C1A" w14:paraId="0E01030A" w14:textId="52FF98F7">
      <w:pPr>
        <w:pStyle w:val="ListParagraph"/>
        <w:numPr>
          <w:ilvl w:val="0"/>
          <w:numId w:val="12"/>
        </w:numPr>
        <w:rPr>
          <w:rFonts w:eastAsiaTheme="minorEastAsia"/>
        </w:rPr>
      </w:pPr>
      <w:r>
        <w:t>Get map for display and navigation from platform</w:t>
      </w:r>
    </w:p>
    <w:p w:rsidR="38FF0FA3" w:rsidP="38FF0FA3" w:rsidRDefault="5193B620" w14:paraId="6CD00044" w14:textId="41781F0F">
      <w:r w:rsidR="5BF00052">
        <w:rPr/>
        <w:t>After you have gathered a user's location, you need to download a map to display the location on your application.c</w:t>
      </w:r>
      <w:r w:rsidR="5BF00052">
        <w:rPr/>
        <w:t xml:space="preserve"> API to search all available maps for your location or desired floor.  You should choose a </w:t>
      </w:r>
      <w:proofErr w:type="spellStart"/>
      <w:r w:rsidR="5BF00052">
        <w:rPr/>
        <w:t>mapID</w:t>
      </w:r>
      <w:proofErr w:type="spellEnd"/>
      <w:r w:rsidR="5BF00052">
        <w:rPr/>
        <w:t xml:space="preserve"> that matches your desired level of spatial representation and your displayable filetype. After you get your desired </w:t>
      </w:r>
      <w:proofErr w:type="spellStart"/>
      <w:r w:rsidR="5BF00052">
        <w:rPr/>
        <w:t>mapID</w:t>
      </w:r>
      <w:proofErr w:type="spellEnd"/>
      <w:r w:rsidR="5BF00052">
        <w:rPr/>
        <w:t xml:space="preserve"> and map filetype, use them in </w:t>
      </w:r>
      <w:proofErr w:type="spellStart"/>
      <w:r w:rsidR="5BF00052">
        <w:rPr/>
        <w:t>g</w:t>
      </w:r>
      <w:r w:rsidRPr="5BF00052" w:rsidR="5BF00052">
        <w:rPr>
          <w:i w:val="1"/>
          <w:iCs w:val="1"/>
          <w:u w:val="single"/>
        </w:rPr>
        <w:t>etMapFile</w:t>
      </w:r>
      <w:proofErr w:type="spellEnd"/>
      <w:r w:rsidRPr="5BF00052" w:rsidR="5BF00052">
        <w:rPr>
          <w:i w:val="1"/>
          <w:iCs w:val="1"/>
          <w:u w:val="single"/>
        </w:rPr>
        <w:t>(</w:t>
      </w:r>
      <w:proofErr w:type="spellStart"/>
      <w:r w:rsidRPr="5BF00052" w:rsidR="5BF00052">
        <w:rPr>
          <w:i w:val="1"/>
          <w:iCs w:val="1"/>
          <w:u w:val="single"/>
        </w:rPr>
        <w:t>filetype,mapID</w:t>
      </w:r>
      <w:proofErr w:type="spellEnd"/>
      <w:r w:rsidR="5BF00052">
        <w:rPr/>
        <w:t>) to download actual map file. Remember to deserialize returned byte array to actual map file.</w:t>
      </w:r>
    </w:p>
    <w:p w:rsidR="70A11C1A" w:rsidP="00700E16" w:rsidRDefault="70A11C1A" w14:paraId="0866130A" w14:textId="7D6B585E">
      <w:pPr>
        <w:pStyle w:val="ListParagraph"/>
        <w:numPr>
          <w:ilvl w:val="0"/>
          <w:numId w:val="12"/>
        </w:numPr>
        <w:rPr>
          <w:rFonts w:eastAsiaTheme="minorEastAsia"/>
        </w:rPr>
      </w:pPr>
      <w:r>
        <w:t>Detect switch condition periodically for switching localization services</w:t>
      </w:r>
    </w:p>
    <w:p w:rsidR="70A11C1A" w:rsidP="38FF0FA3" w:rsidRDefault="38FF0FA3" w14:paraId="34986C8F" w14:textId="19EFCFAD">
      <w:r w:rsidRPr="38FF0FA3">
        <w:t xml:space="preserve">In the indoor positioning, users may walk across multiple buildings or go to an outdoor environment. You will need to switch to indoor localization service of another building, or switch to outdoor localization service. Therefore, you have to implement a switch zone detect mechanism. SDK provided a reference design: </w:t>
      </w:r>
      <w:proofErr w:type="spellStart"/>
      <w:r w:rsidRPr="38FF0FA3">
        <w:t>d</w:t>
      </w:r>
      <w:r w:rsidRPr="38FF0FA3">
        <w:rPr>
          <w:i/>
          <w:iCs/>
          <w:u w:val="single"/>
        </w:rPr>
        <w:t>etectSwitchCondition</w:t>
      </w:r>
      <w:proofErr w:type="spellEnd"/>
      <w:r w:rsidRPr="38FF0FA3">
        <w:rPr>
          <w:i/>
          <w:iCs/>
          <w:u w:val="single"/>
        </w:rPr>
        <w:t>(location)</w:t>
      </w:r>
      <w:r w:rsidRPr="38FF0FA3">
        <w:t xml:space="preserve"> API. This API is used to check if your indoor location falls inside a switch zone to another building or the outdoor environment. If the user is going into another building, the API returns a Building ID. If the user is going to an outdoor environment, the API returns an “Outdoor” tag for indication. </w:t>
      </w:r>
    </w:p>
    <w:p w:rsidR="70A11C1A" w:rsidP="38FF0FA3" w:rsidRDefault="38FF0FA3" w14:paraId="4A056FCC" w14:textId="7DEB5D1D">
      <w:r w:rsidRPr="38FF0FA3">
        <w:t>If switch building condition is detected, you will need to handshake with another building and use their localization service. You may go back to step 1 of indoor localization, and find building settings with connected Building ID to start again. You will need to add connected = True in some API call to indicate you wants to get localization service of connected building, so that localization service from current building won’t be affect.</w:t>
      </w:r>
    </w:p>
    <w:p w:rsidR="70A11C1A" w:rsidP="38FF0FA3" w:rsidRDefault="38FF0FA3" w14:paraId="3777A318" w14:textId="659D374F">
      <w:r w:rsidRPr="38FF0FA3">
        <w:t>On the other hand, if switch outdoor condition is detected, you should switch to use outdoor localization service.</w:t>
      </w:r>
    </w:p>
    <w:p w:rsidR="70A11C1A" w:rsidP="70A11C1A" w:rsidRDefault="70A11C1A" w14:paraId="2F313A31" w14:textId="0D99C0D0">
      <w:pPr>
        <w:pStyle w:val="Subtitle"/>
      </w:pPr>
      <w:r w:rsidRPr="70A11C1A">
        <w:rPr>
          <w:rFonts w:asciiTheme="majorHAnsi" w:hAnsiTheme="majorHAnsi" w:eastAsiaTheme="majorEastAsia" w:cstheme="majorBidi"/>
          <w:sz w:val="24"/>
          <w:szCs w:val="24"/>
        </w:rPr>
        <w:t>Outdoor localization</w:t>
      </w:r>
    </w:p>
    <w:p w:rsidR="70A11C1A" w:rsidP="70A11C1A" w:rsidRDefault="70A11C1A" w14:paraId="3C951572" w14:textId="36E2C088">
      <w:r>
        <w:t>For outdoor localization, you can either use GPS results directly or implement your outdoor localization algorithm with outdoor signals.</w:t>
      </w:r>
    </w:p>
    <w:p w:rsidR="70A11C1A" w:rsidP="70A11C1A" w:rsidRDefault="6872EDE5" w14:paraId="211CACB9" w14:textId="4B7A127A">
      <w:r w:rsidR="5BF00052">
        <w:rPr/>
        <w:t xml:space="preserve">If you want to get outdoor signals, such as Smart Lampposts, you should first call </w:t>
      </w:r>
      <w:proofErr w:type="spellStart"/>
      <w:r w:rsidRPr="5BF00052" w:rsidR="5BF00052">
        <w:rPr>
          <w:i w:val="1"/>
          <w:iCs w:val="1"/>
          <w:u w:val="single"/>
        </w:rPr>
        <w:t>discoverOutdoorSite</w:t>
      </w:r>
      <w:proofErr w:type="spellEnd"/>
      <w:r w:rsidRPr="5BF00052" w:rsidR="5BF00052">
        <w:rPr>
          <w:i w:val="1"/>
          <w:iCs w:val="1"/>
          <w:u w:val="single"/>
        </w:rPr>
        <w:t>(</w:t>
      </w:r>
      <w:proofErr w:type="spellStart"/>
      <w:r w:rsidRPr="5BF00052" w:rsidR="5BF00052">
        <w:rPr>
          <w:i w:val="1"/>
          <w:iCs w:val="1"/>
          <w:u w:val="single"/>
        </w:rPr>
        <w:t>latitude,longitude,radius</w:t>
      </w:r>
      <w:proofErr w:type="spellEnd"/>
      <w:r w:rsidRPr="5BF00052" w:rsidR="5BF00052">
        <w:rPr>
          <w:i w:val="1"/>
          <w:iCs w:val="1"/>
          <w:u w:val="single"/>
        </w:rPr>
        <w:t>)</w:t>
      </w:r>
      <w:r w:rsidR="5BF00052">
        <w:rPr/>
        <w:t xml:space="preserve"> to find the correct outdoor site who have outdoor signals. Then call </w:t>
      </w:r>
      <w:r w:rsidR="5BF00052">
        <w:rPr/>
        <w:t>g</w:t>
      </w:r>
      <w:r w:rsidRPr="5BF00052" w:rsidR="5BF00052">
        <w:rPr>
          <w:i w:val="1"/>
          <w:iCs w:val="1"/>
          <w:u w:val="single"/>
        </w:rPr>
        <w:t>etOutdoorSignal</w:t>
      </w:r>
      <w:r w:rsidRPr="5BF00052" w:rsidR="5BF00052">
        <w:rPr>
          <w:i w:val="1"/>
          <w:iCs w:val="1"/>
          <w:u w:val="single"/>
        </w:rPr>
        <w:t>(</w:t>
      </w:r>
      <w:r w:rsidRPr="5BF00052" w:rsidR="5BF00052">
        <w:rPr>
          <w:i w:val="1"/>
          <w:iCs w:val="1"/>
          <w:u w:val="single"/>
        </w:rPr>
        <w:t>latitude,longitude,radius,</w:t>
      </w:r>
      <w:r w:rsidRPr="5BF00052" w:rsidR="5BF00052">
        <w:rPr>
          <w:i w:val="1"/>
          <w:iCs w:val="1"/>
          <w:u w:val="single"/>
        </w:rPr>
        <w:t>siteS</w:t>
      </w:r>
      <w:r w:rsidRPr="5BF00052" w:rsidR="5BF00052">
        <w:rPr>
          <w:i w:val="1"/>
          <w:iCs w:val="1"/>
          <w:u w:val="single"/>
        </w:rPr>
        <w:t>ignalMode</w:t>
      </w:r>
      <w:r w:rsidRPr="5BF00052" w:rsidR="5BF00052">
        <w:rPr>
          <w:i w:val="1"/>
          <w:iCs w:val="1"/>
          <w:u w:val="single"/>
        </w:rPr>
        <w:t>)</w:t>
      </w:r>
      <w:r w:rsidR="5BF00052">
        <w:rPr/>
        <w:t xml:space="preserve"> to get nearby outdoor signal information from the Pervasive Positioning Platform or Site owner server.</w:t>
      </w:r>
    </w:p>
    <w:p w:rsidR="70A11C1A" w:rsidP="70A11C1A" w:rsidRDefault="5193B620" w14:paraId="5EE778CC" w14:textId="46FE2F69">
      <w:pPr>
        <w:pStyle w:val="Heading2"/>
      </w:pPr>
      <w:bookmarkStart w:name="_Toc1824413063" w:id="18"/>
      <w:r>
        <w:t>7.2    Detailed Specifications</w:t>
      </w:r>
      <w:bookmarkEnd w:id="18"/>
    </w:p>
    <w:p w:rsidR="70A11C1A" w:rsidP="70A11C1A" w:rsidRDefault="70A11C1A" w14:paraId="42AA1A25" w14:textId="11354AC2">
      <w:pPr>
        <w:rPr>
          <w:rFonts w:eastAsiaTheme="minorEastAsia"/>
          <w:color w:val="000000" w:themeColor="text1"/>
        </w:rPr>
      </w:pPr>
      <w:r w:rsidRPr="70A11C1A">
        <w:rPr>
          <w:rFonts w:eastAsiaTheme="minorEastAsia"/>
          <w:color w:val="000000" w:themeColor="text1"/>
        </w:rPr>
        <w:t>SDK will be responsible for handling handshaking protocol and acquiring necessary information for p</w:t>
      </w:r>
      <w:r>
        <w:t>ervasive</w:t>
      </w:r>
      <w:r w:rsidRPr="70A11C1A">
        <w:rPr>
          <w:rFonts w:eastAsiaTheme="minorEastAsia"/>
          <w:color w:val="000000" w:themeColor="text1"/>
        </w:rPr>
        <w:t xml:space="preserve"> localization from the platform. </w:t>
      </w:r>
    </w:p>
    <w:p w:rsidR="70A11C1A" w:rsidP="70A11C1A" w:rsidRDefault="70A11C1A" w14:paraId="3E5303E7" w14:textId="0D6262E9">
      <w:pPr>
        <w:rPr>
          <w:rFonts w:eastAsiaTheme="minorEastAsia"/>
          <w:color w:val="000000" w:themeColor="text1"/>
        </w:rPr>
      </w:pPr>
      <w:r w:rsidRPr="70A11C1A">
        <w:rPr>
          <w:rFonts w:eastAsiaTheme="minorEastAsia"/>
          <w:color w:val="000000" w:themeColor="text1"/>
        </w:rPr>
        <w:t>SDK will consist of three parts:</w:t>
      </w:r>
    </w:p>
    <w:tbl>
      <w:tblPr>
        <w:tblStyle w:val="TableGrid"/>
        <w:tblW w:w="0" w:type="auto"/>
        <w:tblLayout w:type="fixed"/>
        <w:tblLook w:val="06A0" w:firstRow="1" w:lastRow="0" w:firstColumn="1" w:lastColumn="0" w:noHBand="1" w:noVBand="1"/>
      </w:tblPr>
      <w:tblGrid>
        <w:gridCol w:w="2415"/>
        <w:gridCol w:w="6945"/>
      </w:tblGrid>
      <w:tr w:rsidR="70A11C1A" w:rsidTr="70A11C1A" w14:paraId="0C503846" w14:textId="77777777">
        <w:tc>
          <w:tcPr>
            <w:tcW w:w="241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3F3C8D93" w14:textId="0121DC5B">
            <w:pPr>
              <w:rPr>
                <w:rFonts w:eastAsiaTheme="minorEastAsia"/>
                <w:color w:val="000000" w:themeColor="text1"/>
              </w:rPr>
            </w:pPr>
            <w:r w:rsidRPr="70A11C1A">
              <w:rPr>
                <w:rFonts w:eastAsiaTheme="minorEastAsia"/>
                <w:color w:val="000000" w:themeColor="text1"/>
              </w:rPr>
              <w:t>Data Classes</w:t>
            </w:r>
          </w:p>
        </w:tc>
        <w:tc>
          <w:tcPr>
            <w:tcW w:w="694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087B11C3" w14:textId="6BF1DED7">
            <w:pPr>
              <w:rPr>
                <w:rFonts w:eastAsiaTheme="minorEastAsia"/>
                <w:color w:val="000000" w:themeColor="text1"/>
              </w:rPr>
            </w:pPr>
            <w:r w:rsidRPr="70A11C1A">
              <w:rPr>
                <w:rFonts w:eastAsiaTheme="minorEastAsia"/>
                <w:color w:val="000000" w:themeColor="text1"/>
              </w:rPr>
              <w:t>Classes for representing data in handshaking. Spatial representation, signal grids, raw signals, etc.</w:t>
            </w:r>
          </w:p>
        </w:tc>
      </w:tr>
      <w:tr w:rsidR="70A11C1A" w:rsidTr="70A11C1A" w14:paraId="52CCE8A8" w14:textId="77777777">
        <w:tc>
          <w:tcPr>
            <w:tcW w:w="241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47B52B17" w14:textId="2699F300">
            <w:pPr>
              <w:rPr>
                <w:rFonts w:eastAsiaTheme="minorEastAsia"/>
                <w:color w:val="000000" w:themeColor="text1"/>
              </w:rPr>
            </w:pPr>
            <w:r w:rsidRPr="70A11C1A">
              <w:rPr>
                <w:rFonts w:eastAsiaTheme="minorEastAsia"/>
                <w:color w:val="000000" w:themeColor="text1"/>
              </w:rPr>
              <w:t>API Manager</w:t>
            </w:r>
          </w:p>
        </w:tc>
        <w:tc>
          <w:tcPr>
            <w:tcW w:w="694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304AAEAA" w14:textId="6352867B">
            <w:pPr>
              <w:rPr>
                <w:rFonts w:eastAsiaTheme="minorEastAsia"/>
                <w:color w:val="000000" w:themeColor="text1"/>
              </w:rPr>
            </w:pPr>
            <w:r w:rsidRPr="70A11C1A">
              <w:rPr>
                <w:rFonts w:eastAsiaTheme="minorEastAsia"/>
                <w:color w:val="000000" w:themeColor="text1"/>
              </w:rPr>
              <w:t>Handling handshaking API calls, retrieving necessary data from platform database, returning Data class object to the caller</w:t>
            </w:r>
          </w:p>
        </w:tc>
      </w:tr>
      <w:tr w:rsidR="70A11C1A" w:rsidTr="70A11C1A" w14:paraId="62349F79" w14:textId="77777777">
        <w:tc>
          <w:tcPr>
            <w:tcW w:w="241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5B2B05F2" w14:textId="37DAA693">
            <w:pPr>
              <w:rPr>
                <w:rFonts w:eastAsiaTheme="minorEastAsia"/>
                <w:color w:val="000000" w:themeColor="text1"/>
              </w:rPr>
            </w:pPr>
            <w:r w:rsidRPr="70A11C1A">
              <w:rPr>
                <w:rFonts w:eastAsiaTheme="minorEastAsia"/>
                <w:color w:val="000000" w:themeColor="text1"/>
              </w:rPr>
              <w:lastRenderedPageBreak/>
              <w:t xml:space="preserve">Localization </w:t>
            </w:r>
            <w:proofErr w:type="spellStart"/>
            <w:r w:rsidRPr="70A11C1A">
              <w:rPr>
                <w:rFonts w:eastAsiaTheme="minorEastAsia"/>
                <w:color w:val="000000" w:themeColor="text1"/>
              </w:rPr>
              <w:t>Asistant</w:t>
            </w:r>
            <w:proofErr w:type="spellEnd"/>
          </w:p>
        </w:tc>
        <w:tc>
          <w:tcPr>
            <w:tcW w:w="694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2587800C" w14:textId="0DC01C46">
            <w:pPr>
              <w:rPr>
                <w:rFonts w:eastAsiaTheme="minorEastAsia"/>
                <w:color w:val="000000" w:themeColor="text1"/>
              </w:rPr>
            </w:pPr>
            <w:r w:rsidRPr="70A11C1A">
              <w:rPr>
                <w:rFonts w:eastAsiaTheme="minorEastAsia"/>
                <w:color w:val="000000" w:themeColor="text1"/>
              </w:rPr>
              <w:t xml:space="preserve">Reference design algorithms for </w:t>
            </w:r>
            <w:r>
              <w:t>pervasive</w:t>
            </w:r>
            <w:r w:rsidRPr="70A11C1A">
              <w:rPr>
                <w:rFonts w:eastAsiaTheme="minorEastAsia"/>
                <w:color w:val="000000" w:themeColor="text1"/>
              </w:rPr>
              <w:t xml:space="preserve"> localization (in-outdoor detection, switch condition detection)</w:t>
            </w:r>
          </w:p>
        </w:tc>
      </w:tr>
    </w:tbl>
    <w:p w:rsidR="70A11C1A" w:rsidP="70A11C1A" w:rsidRDefault="70A11C1A" w14:paraId="7BD9225F" w14:textId="04331C8F">
      <w:pPr>
        <w:rPr>
          <w:rFonts w:eastAsiaTheme="minorEastAsia"/>
        </w:rPr>
      </w:pPr>
    </w:p>
    <w:p w:rsidR="70A11C1A" w:rsidP="70A11C1A" w:rsidRDefault="5193B620" w14:paraId="07BF8E01" w14:textId="1476C310">
      <w:pPr>
        <w:pStyle w:val="Heading2"/>
      </w:pPr>
      <w:bookmarkStart w:name="_Toc743051007" w:id="19"/>
      <w:r>
        <w:t>7.2.1    Data Classes</w:t>
      </w:r>
      <w:bookmarkEnd w:id="19"/>
    </w:p>
    <w:p w:rsidR="70A11C1A" w:rsidP="70A11C1A" w:rsidRDefault="70A11C1A" w14:paraId="1BBEF377" w14:textId="23B69385">
      <w:r>
        <w:t xml:space="preserve">Classes for handling API response data, such as Building, Floor, Region in Spatial representation, Building Signal Object, Grid Object, raw signal and Location Object in site signal standard. </w:t>
      </w:r>
    </w:p>
    <w:p w:rsidR="70A11C1A" w:rsidP="70A11C1A" w:rsidRDefault="70A11C1A" w14:paraId="6EB5D8ED" w14:textId="273069B3">
      <w:r>
        <w:t>These data classes assist in the handshaking process and initialization of localization service, most of the API results will return as a Data class, so developers are recommended to use these classes for data handling as well.</w:t>
      </w:r>
    </w:p>
    <w:p w:rsidR="70A11C1A" w:rsidP="70A11C1A" w:rsidRDefault="70A11C1A" w14:paraId="74396A65" w14:textId="7813D0B9">
      <w:r>
        <w:t>For handshaking convenience, some of the data will be kept in the API Manager as current state information (</w:t>
      </w:r>
      <w:proofErr w:type="spellStart"/>
      <w:r>
        <w:t>BuildingID</w:t>
      </w:r>
      <w:proofErr w:type="spellEnd"/>
      <w:r>
        <w:t xml:space="preserve">, </w:t>
      </w:r>
      <w:proofErr w:type="spellStart"/>
      <w:r>
        <w:t>GridID</w:t>
      </w:r>
      <w:proofErr w:type="spellEnd"/>
      <w:r>
        <w:t>, connection information)</w:t>
      </w:r>
    </w:p>
    <w:p w:rsidR="70A11C1A" w:rsidP="70A11C1A" w:rsidRDefault="70A11C1A" w14:paraId="49E59637" w14:textId="4BCF042C">
      <w:pPr>
        <w:rPr>
          <w:rFonts w:asciiTheme="majorHAnsi" w:hAnsiTheme="majorHAnsi" w:eastAsiaTheme="majorEastAsia" w:cstheme="majorBidi"/>
          <w:sz w:val="28"/>
          <w:szCs w:val="28"/>
        </w:rPr>
      </w:pPr>
      <w:r w:rsidRPr="70A11C1A">
        <w:rPr>
          <w:rFonts w:asciiTheme="majorHAnsi" w:hAnsiTheme="majorHAnsi" w:eastAsiaTheme="majorEastAsia" w:cstheme="majorBidi"/>
          <w:sz w:val="28"/>
          <w:szCs w:val="28"/>
        </w:rPr>
        <w:t>Data Classes for Spatial Representation</w:t>
      </w:r>
    </w:p>
    <w:tbl>
      <w:tblPr>
        <w:tblStyle w:val="TableGrid"/>
        <w:tblW w:w="0" w:type="auto"/>
        <w:tblLayout w:type="fixed"/>
        <w:tblLook w:val="06A0" w:firstRow="1" w:lastRow="0" w:firstColumn="1" w:lastColumn="0" w:noHBand="1" w:noVBand="1"/>
      </w:tblPr>
      <w:tblGrid>
        <w:gridCol w:w="2535"/>
        <w:gridCol w:w="2220"/>
        <w:gridCol w:w="4605"/>
      </w:tblGrid>
      <w:tr w:rsidR="70A11C1A" w:rsidTr="7D044197" w14:paraId="5F3E1A48" w14:textId="77777777">
        <w:trPr>
          <w:trHeight w:val="420"/>
        </w:trPr>
        <w:tc>
          <w:tcPr>
            <w:tcW w:w="93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0A11C1A" w:rsidRDefault="70A11C1A" w14:paraId="4963F908" w14:textId="34D786B7">
            <w:pPr>
              <w:rPr>
                <w:rFonts w:eastAsiaTheme="minorEastAsia"/>
                <w:b/>
                <w:bCs/>
                <w:color w:val="000000" w:themeColor="text1"/>
              </w:rPr>
            </w:pPr>
            <w:r w:rsidRPr="70A11C1A">
              <w:rPr>
                <w:rFonts w:eastAsiaTheme="minorEastAsia"/>
                <w:color w:val="000000" w:themeColor="text1"/>
              </w:rPr>
              <w:t xml:space="preserve">public abstract class </w:t>
            </w:r>
            <w:proofErr w:type="spellStart"/>
            <w:r w:rsidRPr="70A11C1A">
              <w:rPr>
                <w:rFonts w:eastAsiaTheme="minorEastAsia"/>
                <w:b/>
                <w:bCs/>
                <w:color w:val="000000" w:themeColor="text1"/>
              </w:rPr>
              <w:t>SpatialObj</w:t>
            </w:r>
            <w:proofErr w:type="spellEnd"/>
          </w:p>
          <w:p w:rsidR="70A11C1A" w:rsidP="70A11C1A" w:rsidRDefault="70A11C1A" w14:paraId="7919CC9C" w14:textId="40BCA364">
            <w:pPr>
              <w:rPr>
                <w:rFonts w:eastAsiaTheme="minorEastAsia"/>
                <w:b/>
                <w:bCs/>
                <w:color w:val="000000" w:themeColor="text1"/>
              </w:rPr>
            </w:pPr>
            <w:r w:rsidRPr="70A11C1A">
              <w:rPr>
                <w:rFonts w:eastAsiaTheme="minorEastAsia"/>
                <w:color w:val="000000" w:themeColor="text1"/>
              </w:rPr>
              <w:t xml:space="preserve">extends </w:t>
            </w:r>
            <w:r w:rsidRPr="70A11C1A">
              <w:rPr>
                <w:rFonts w:eastAsiaTheme="minorEastAsia"/>
                <w:b/>
                <w:bCs/>
                <w:color w:val="000000" w:themeColor="text1"/>
              </w:rPr>
              <w:t>Object</w:t>
            </w:r>
          </w:p>
        </w:tc>
      </w:tr>
      <w:tr w:rsidR="70A11C1A" w:rsidTr="7D044197" w14:paraId="1FBB2DA7" w14:textId="77777777">
        <w:tc>
          <w:tcPr>
            <w:tcW w:w="253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7B7B7"/>
            <w:tcMar/>
          </w:tcPr>
          <w:p w:rsidR="70A11C1A" w:rsidP="70A11C1A" w:rsidRDefault="70A11C1A" w14:paraId="06C4FDC8" w14:textId="335892DA">
            <w:pPr>
              <w:rPr>
                <w:rFonts w:eastAsiaTheme="minorEastAsia"/>
                <w:color w:val="000000" w:themeColor="text1"/>
              </w:rPr>
            </w:pPr>
            <w:r w:rsidRPr="70A11C1A">
              <w:rPr>
                <w:rFonts w:eastAsiaTheme="minorEastAsia"/>
                <w:color w:val="000000" w:themeColor="text1"/>
              </w:rPr>
              <w:t>Member</w:t>
            </w:r>
          </w:p>
        </w:tc>
        <w:tc>
          <w:tcPr>
            <w:tcW w:w="222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7B7B7"/>
            <w:tcMar/>
          </w:tcPr>
          <w:p w:rsidR="70A11C1A" w:rsidP="70A11C1A" w:rsidRDefault="70A11C1A" w14:paraId="2934B8C4" w14:textId="6B614688">
            <w:pPr>
              <w:rPr>
                <w:rFonts w:eastAsiaTheme="minorEastAsia"/>
                <w:color w:val="000000" w:themeColor="text1"/>
              </w:rPr>
            </w:pPr>
            <w:r w:rsidRPr="70A11C1A">
              <w:rPr>
                <w:rFonts w:eastAsiaTheme="minorEastAsia"/>
                <w:color w:val="000000" w:themeColor="text1"/>
              </w:rPr>
              <w:t>Type</w:t>
            </w:r>
          </w:p>
        </w:tc>
        <w:tc>
          <w:tcPr>
            <w:tcW w:w="460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7B7B7"/>
            <w:tcMar/>
          </w:tcPr>
          <w:p w:rsidR="70A11C1A" w:rsidP="70A11C1A" w:rsidRDefault="70A11C1A" w14:paraId="2D6E0CE3" w14:textId="09712907">
            <w:pPr>
              <w:rPr>
                <w:rFonts w:eastAsiaTheme="minorEastAsia"/>
                <w:color w:val="000000" w:themeColor="text1"/>
              </w:rPr>
            </w:pPr>
            <w:r w:rsidRPr="70A11C1A">
              <w:rPr>
                <w:rFonts w:eastAsiaTheme="minorEastAsia"/>
                <w:color w:val="000000" w:themeColor="text1"/>
              </w:rPr>
              <w:t>Description</w:t>
            </w:r>
          </w:p>
        </w:tc>
      </w:tr>
      <w:tr w:rsidR="70A11C1A" w:rsidTr="7D044197" w14:paraId="243203CA" w14:textId="77777777">
        <w:tc>
          <w:tcPr>
            <w:tcW w:w="253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0A11C1A" w:rsidRDefault="70A11C1A" w14:paraId="5E189200" w14:textId="6600C823">
            <w:pPr>
              <w:rPr>
                <w:rFonts w:eastAsiaTheme="minorEastAsia"/>
                <w:color w:val="000000" w:themeColor="text1"/>
              </w:rPr>
            </w:pPr>
            <w:r w:rsidRPr="70A11C1A">
              <w:rPr>
                <w:rFonts w:eastAsiaTheme="minorEastAsia"/>
                <w:color w:val="000000" w:themeColor="text1"/>
              </w:rPr>
              <w:t>ID</w:t>
            </w:r>
          </w:p>
        </w:tc>
        <w:tc>
          <w:tcPr>
            <w:tcW w:w="22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0A11C1A" w:rsidRDefault="70A11C1A" w14:paraId="5929D19C" w14:textId="383E58DC">
            <w:pPr>
              <w:rPr>
                <w:rFonts w:eastAsiaTheme="minorEastAsia"/>
                <w:color w:val="000000" w:themeColor="text1"/>
              </w:rPr>
            </w:pPr>
            <w:r w:rsidRPr="70A11C1A">
              <w:rPr>
                <w:rFonts w:eastAsiaTheme="minorEastAsia"/>
                <w:color w:val="000000" w:themeColor="text1"/>
              </w:rPr>
              <w:t>String</w:t>
            </w:r>
          </w:p>
        </w:tc>
        <w:tc>
          <w:tcPr>
            <w:tcW w:w="460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0A11C1A" w:rsidRDefault="70A11C1A" w14:paraId="316E4DD5" w14:textId="2895A3E6">
            <w:pPr>
              <w:rPr>
                <w:rFonts w:eastAsiaTheme="minorEastAsia"/>
                <w:color w:val="000000" w:themeColor="text1"/>
              </w:rPr>
            </w:pPr>
            <w:r w:rsidRPr="70A11C1A">
              <w:rPr>
                <w:rFonts w:eastAsiaTheme="minorEastAsia"/>
                <w:color w:val="000000" w:themeColor="text1"/>
              </w:rPr>
              <w:t xml:space="preserve">ID of </w:t>
            </w:r>
            <w:proofErr w:type="spellStart"/>
            <w:r w:rsidRPr="70A11C1A">
              <w:rPr>
                <w:rFonts w:eastAsiaTheme="minorEastAsia"/>
                <w:color w:val="000000" w:themeColor="text1"/>
              </w:rPr>
              <w:t>SpatialObj</w:t>
            </w:r>
            <w:proofErr w:type="spellEnd"/>
          </w:p>
        </w:tc>
      </w:tr>
      <w:tr w:rsidR="70A11C1A" w:rsidTr="7D044197" w14:paraId="40AF93F6" w14:textId="77777777">
        <w:tc>
          <w:tcPr>
            <w:tcW w:w="253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0A11C1A" w:rsidRDefault="70A11C1A" w14:paraId="51AB6229" w14:textId="30E53CF9">
            <w:pPr>
              <w:rPr>
                <w:rFonts w:eastAsiaTheme="minorEastAsia"/>
                <w:color w:val="000000" w:themeColor="text1"/>
              </w:rPr>
            </w:pPr>
            <w:r w:rsidRPr="70A11C1A">
              <w:rPr>
                <w:rFonts w:eastAsiaTheme="minorEastAsia"/>
                <w:color w:val="000000" w:themeColor="text1"/>
              </w:rPr>
              <w:t>name</w:t>
            </w:r>
          </w:p>
        </w:tc>
        <w:tc>
          <w:tcPr>
            <w:tcW w:w="22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0A11C1A" w:rsidRDefault="70A11C1A" w14:paraId="54A230BE" w14:textId="08AFF708">
            <w:pPr>
              <w:rPr>
                <w:rFonts w:eastAsiaTheme="minorEastAsia"/>
                <w:color w:val="000000" w:themeColor="text1"/>
              </w:rPr>
            </w:pPr>
            <w:r w:rsidRPr="70A11C1A">
              <w:rPr>
                <w:rFonts w:eastAsiaTheme="minorEastAsia"/>
                <w:color w:val="000000" w:themeColor="text1"/>
              </w:rPr>
              <w:t>String</w:t>
            </w:r>
          </w:p>
        </w:tc>
        <w:tc>
          <w:tcPr>
            <w:tcW w:w="460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0A11C1A" w:rsidRDefault="70A11C1A" w14:paraId="34AEACEF" w14:textId="687E5F48">
            <w:pPr>
              <w:rPr>
                <w:rFonts w:eastAsiaTheme="minorEastAsia"/>
                <w:color w:val="000000" w:themeColor="text1"/>
              </w:rPr>
            </w:pPr>
            <w:r w:rsidRPr="70A11C1A">
              <w:rPr>
                <w:rFonts w:eastAsiaTheme="minorEastAsia"/>
                <w:color w:val="000000" w:themeColor="text1"/>
              </w:rPr>
              <w:t xml:space="preserve">Display name of </w:t>
            </w:r>
            <w:proofErr w:type="spellStart"/>
            <w:r w:rsidRPr="70A11C1A">
              <w:rPr>
                <w:rFonts w:eastAsiaTheme="minorEastAsia"/>
                <w:color w:val="000000" w:themeColor="text1"/>
              </w:rPr>
              <w:t>SpatialObj</w:t>
            </w:r>
            <w:proofErr w:type="spellEnd"/>
          </w:p>
        </w:tc>
      </w:tr>
      <w:tr w:rsidR="70A11C1A" w:rsidTr="7D044197" w14:paraId="4C9E1C50" w14:textId="77777777">
        <w:tc>
          <w:tcPr>
            <w:tcW w:w="253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0A11C1A" w:rsidRDefault="70A11C1A" w14:paraId="0FD21483" w14:textId="0DB8951E">
            <w:pPr>
              <w:rPr>
                <w:rFonts w:eastAsiaTheme="minorEastAsia"/>
                <w:color w:val="000000" w:themeColor="text1"/>
              </w:rPr>
            </w:pPr>
            <w:proofErr w:type="spellStart"/>
            <w:r w:rsidRPr="70A11C1A">
              <w:rPr>
                <w:rFonts w:eastAsiaTheme="minorEastAsia"/>
                <w:color w:val="000000" w:themeColor="text1"/>
              </w:rPr>
              <w:t>mapDataID</w:t>
            </w:r>
            <w:proofErr w:type="spellEnd"/>
          </w:p>
        </w:tc>
        <w:tc>
          <w:tcPr>
            <w:tcW w:w="22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05236978" w:rsidRDefault="05236978" w14:paraId="26975889" w14:textId="3FFDF48E">
            <w:pPr>
              <w:rPr>
                <w:rFonts w:eastAsiaTheme="minorEastAsia"/>
                <w:color w:val="000000" w:themeColor="text1"/>
              </w:rPr>
            </w:pPr>
            <w:r w:rsidRPr="05236978">
              <w:rPr>
                <w:rFonts w:eastAsiaTheme="minorEastAsia"/>
                <w:color w:val="000000" w:themeColor="text1"/>
              </w:rPr>
              <w:t>List&lt;String&gt;</w:t>
            </w:r>
          </w:p>
        </w:tc>
        <w:tc>
          <w:tcPr>
            <w:tcW w:w="460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0A11C1A" w:rsidRDefault="70A11C1A" w14:paraId="47532FF4" w14:textId="7D491355">
            <w:pPr>
              <w:rPr>
                <w:rFonts w:eastAsiaTheme="minorEastAsia"/>
                <w:color w:val="000000" w:themeColor="text1"/>
              </w:rPr>
            </w:pPr>
            <w:r w:rsidRPr="70A11C1A">
              <w:rPr>
                <w:rFonts w:eastAsiaTheme="minorEastAsia"/>
                <w:color w:val="000000" w:themeColor="text1"/>
              </w:rPr>
              <w:t xml:space="preserve">ID of map file that represents this </w:t>
            </w:r>
            <w:proofErr w:type="spellStart"/>
            <w:r w:rsidRPr="70A11C1A">
              <w:rPr>
                <w:rFonts w:eastAsiaTheme="minorEastAsia"/>
                <w:color w:val="000000" w:themeColor="text1"/>
              </w:rPr>
              <w:t>SpatialObj</w:t>
            </w:r>
            <w:proofErr w:type="spellEnd"/>
          </w:p>
        </w:tc>
      </w:tr>
      <w:tr w:rsidR="70A11C1A" w:rsidTr="7D044197" w14:paraId="183F9F28" w14:textId="77777777">
        <w:tc>
          <w:tcPr>
            <w:tcW w:w="253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D044197" w:rsidRDefault="70A11C1A" w14:paraId="4E450708" w14:textId="506BC271">
            <w:pPr>
              <w:rPr>
                <w:rFonts w:eastAsia="宋体" w:eastAsiaTheme="minorEastAsia"/>
                <w:color w:val="000000" w:themeColor="text1"/>
              </w:rPr>
            </w:pPr>
            <w:r w:rsidRPr="7D044197" w:rsidR="7D044197">
              <w:rPr>
                <w:rFonts w:eastAsia="宋体" w:eastAsiaTheme="minorEastAsia"/>
                <w:color w:val="000000" w:themeColor="text1" w:themeTint="FF" w:themeShade="FF"/>
              </w:rPr>
              <w:t>connectedList</w:t>
            </w:r>
          </w:p>
        </w:tc>
        <w:tc>
          <w:tcPr>
            <w:tcW w:w="22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0A11C1A" w:rsidRDefault="70A11C1A" w14:paraId="38B5F6BB" w14:textId="4F9FF9B1">
            <w:pPr>
              <w:rPr>
                <w:rFonts w:eastAsiaTheme="minorEastAsia"/>
                <w:color w:val="000000" w:themeColor="text1"/>
              </w:rPr>
            </w:pPr>
            <w:r w:rsidRPr="70A11C1A">
              <w:rPr>
                <w:rFonts w:eastAsiaTheme="minorEastAsia"/>
                <w:color w:val="000000" w:themeColor="text1"/>
              </w:rPr>
              <w:t>List&lt;Connection&gt;</w:t>
            </w:r>
          </w:p>
        </w:tc>
        <w:tc>
          <w:tcPr>
            <w:tcW w:w="460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38FF0FA3" w:rsidRDefault="38FF0FA3" w14:paraId="33C28344" w14:textId="3C072BFA">
            <w:pPr>
              <w:rPr>
                <w:rFonts w:eastAsiaTheme="minorEastAsia"/>
                <w:color w:val="000000" w:themeColor="text1"/>
              </w:rPr>
            </w:pPr>
            <w:r w:rsidRPr="38FF0FA3">
              <w:rPr>
                <w:rFonts w:eastAsiaTheme="minorEastAsia"/>
                <w:color w:val="000000" w:themeColor="text1"/>
              </w:rPr>
              <w:t xml:space="preserve">A list of connections represents connection area towards other </w:t>
            </w:r>
            <w:proofErr w:type="spellStart"/>
            <w:r w:rsidRPr="38FF0FA3">
              <w:rPr>
                <w:rFonts w:eastAsiaTheme="minorEastAsia"/>
                <w:color w:val="000000" w:themeColor="text1"/>
              </w:rPr>
              <w:t>SpatialObj</w:t>
            </w:r>
            <w:proofErr w:type="spellEnd"/>
          </w:p>
        </w:tc>
      </w:tr>
    </w:tbl>
    <w:p w:rsidR="70A11C1A" w:rsidP="70A11C1A" w:rsidRDefault="70A11C1A" w14:paraId="2BE0C383" w14:textId="334BBC83">
      <w:pPr>
        <w:rPr>
          <w:rFonts w:eastAsiaTheme="minorEastAsia"/>
        </w:rPr>
      </w:pPr>
    </w:p>
    <w:tbl>
      <w:tblPr>
        <w:tblStyle w:val="TableGrid"/>
        <w:tblW w:w="0" w:type="auto"/>
        <w:tblLayout w:type="fixed"/>
        <w:tblLook w:val="06A0" w:firstRow="1" w:lastRow="0" w:firstColumn="1" w:lastColumn="0" w:noHBand="1" w:noVBand="1"/>
      </w:tblPr>
      <w:tblGrid>
        <w:gridCol w:w="2340"/>
        <w:gridCol w:w="2010"/>
        <w:gridCol w:w="1800"/>
        <w:gridCol w:w="3210"/>
      </w:tblGrid>
      <w:tr w:rsidR="70A11C1A" w:rsidTr="38FF0FA3" w14:paraId="14955440" w14:textId="77777777">
        <w:trPr>
          <w:trHeight w:val="420"/>
        </w:trPr>
        <w:tc>
          <w:tcPr>
            <w:tcW w:w="9360" w:type="dxa"/>
            <w:gridSpan w:val="4"/>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1C3C9A7D" w14:textId="64C66A85">
            <w:pPr>
              <w:rPr>
                <w:rFonts w:eastAsiaTheme="minorEastAsia"/>
                <w:b/>
                <w:bCs/>
                <w:color w:val="000000" w:themeColor="text1"/>
              </w:rPr>
            </w:pPr>
            <w:r w:rsidRPr="70A11C1A">
              <w:rPr>
                <w:rFonts w:eastAsiaTheme="minorEastAsia"/>
                <w:color w:val="000000" w:themeColor="text1"/>
              </w:rPr>
              <w:t xml:space="preserve">public class </w:t>
            </w:r>
            <w:proofErr w:type="spellStart"/>
            <w:r w:rsidRPr="70A11C1A">
              <w:rPr>
                <w:rFonts w:eastAsiaTheme="minorEastAsia"/>
                <w:b/>
                <w:bCs/>
                <w:color w:val="000000" w:themeColor="text1"/>
              </w:rPr>
              <w:t>BuildingObj</w:t>
            </w:r>
            <w:proofErr w:type="spellEnd"/>
          </w:p>
          <w:p w:rsidR="70A11C1A" w:rsidP="70A11C1A" w:rsidRDefault="70A11C1A" w14:paraId="6506453D" w14:textId="4E21A436">
            <w:pPr>
              <w:rPr>
                <w:rFonts w:eastAsiaTheme="minorEastAsia"/>
                <w:b/>
                <w:bCs/>
                <w:color w:val="000000" w:themeColor="text1"/>
              </w:rPr>
            </w:pPr>
            <w:r w:rsidRPr="70A11C1A">
              <w:rPr>
                <w:rFonts w:eastAsiaTheme="minorEastAsia"/>
                <w:color w:val="000000" w:themeColor="text1"/>
              </w:rPr>
              <w:t xml:space="preserve">extends </w:t>
            </w:r>
            <w:proofErr w:type="spellStart"/>
            <w:r w:rsidRPr="70A11C1A">
              <w:rPr>
                <w:rFonts w:eastAsiaTheme="minorEastAsia"/>
                <w:b/>
                <w:bCs/>
                <w:color w:val="000000" w:themeColor="text1"/>
              </w:rPr>
              <w:t>SpatialObj</w:t>
            </w:r>
            <w:proofErr w:type="spellEnd"/>
          </w:p>
        </w:tc>
      </w:tr>
      <w:tr w:rsidR="70A11C1A" w:rsidTr="38FF0FA3" w14:paraId="1CE26998" w14:textId="77777777">
        <w:tc>
          <w:tcPr>
            <w:tcW w:w="23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7B7B7"/>
          </w:tcPr>
          <w:p w:rsidR="70A11C1A" w:rsidP="70A11C1A" w:rsidRDefault="70A11C1A" w14:paraId="168F24C1" w14:textId="693D0B19">
            <w:pPr>
              <w:rPr>
                <w:rFonts w:eastAsiaTheme="minorEastAsia"/>
                <w:color w:val="000000" w:themeColor="text1"/>
              </w:rPr>
            </w:pPr>
            <w:r w:rsidRPr="70A11C1A">
              <w:rPr>
                <w:rFonts w:eastAsiaTheme="minorEastAsia"/>
                <w:color w:val="000000" w:themeColor="text1"/>
              </w:rPr>
              <w:t>Inheritance</w:t>
            </w:r>
          </w:p>
        </w:tc>
        <w:tc>
          <w:tcPr>
            <w:tcW w:w="201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7B7B7"/>
          </w:tcPr>
          <w:p w:rsidR="70A11C1A" w:rsidP="70A11C1A" w:rsidRDefault="70A11C1A" w14:paraId="0E41D2F4" w14:textId="3F77B8CA">
            <w:pPr>
              <w:rPr>
                <w:rFonts w:eastAsiaTheme="minorEastAsia"/>
                <w:color w:val="000000" w:themeColor="text1"/>
              </w:rPr>
            </w:pPr>
            <w:r w:rsidRPr="70A11C1A">
              <w:rPr>
                <w:rFonts w:eastAsiaTheme="minorEastAsia"/>
                <w:color w:val="000000" w:themeColor="text1"/>
              </w:rPr>
              <w:t>Member</w:t>
            </w:r>
          </w:p>
        </w:tc>
        <w:tc>
          <w:tcPr>
            <w:tcW w:w="180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7B7B7"/>
          </w:tcPr>
          <w:p w:rsidR="70A11C1A" w:rsidP="70A11C1A" w:rsidRDefault="70A11C1A" w14:paraId="2760962D" w14:textId="47131EEA">
            <w:pPr>
              <w:rPr>
                <w:rFonts w:eastAsiaTheme="minorEastAsia"/>
                <w:color w:val="000000" w:themeColor="text1"/>
              </w:rPr>
            </w:pPr>
            <w:r w:rsidRPr="70A11C1A">
              <w:rPr>
                <w:rFonts w:eastAsiaTheme="minorEastAsia"/>
                <w:color w:val="000000" w:themeColor="text1"/>
              </w:rPr>
              <w:t>Type</w:t>
            </w:r>
          </w:p>
        </w:tc>
        <w:tc>
          <w:tcPr>
            <w:tcW w:w="321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7B7B7"/>
          </w:tcPr>
          <w:p w:rsidR="70A11C1A" w:rsidP="70A11C1A" w:rsidRDefault="70A11C1A" w14:paraId="14FD9910" w14:textId="5CD9FE0B">
            <w:pPr>
              <w:rPr>
                <w:rFonts w:eastAsiaTheme="minorEastAsia"/>
                <w:color w:val="000000" w:themeColor="text1"/>
              </w:rPr>
            </w:pPr>
            <w:r w:rsidRPr="70A11C1A">
              <w:rPr>
                <w:rFonts w:eastAsiaTheme="minorEastAsia"/>
                <w:color w:val="000000" w:themeColor="text1"/>
              </w:rPr>
              <w:t>Description</w:t>
            </w:r>
          </w:p>
        </w:tc>
      </w:tr>
      <w:tr w:rsidR="70A11C1A" w:rsidTr="38FF0FA3" w14:paraId="4E38D88D" w14:textId="77777777">
        <w:trPr>
          <w:trHeight w:val="420"/>
        </w:trPr>
        <w:tc>
          <w:tcPr>
            <w:tcW w:w="2340" w:type="dxa"/>
            <w:vMerge w:val="restart"/>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59720CB2" w14:textId="24539413">
            <w:pPr>
              <w:rPr>
                <w:rFonts w:eastAsiaTheme="minorEastAsia"/>
                <w:color w:val="000000" w:themeColor="text1"/>
              </w:rPr>
            </w:pPr>
            <w:r w:rsidRPr="70A11C1A">
              <w:rPr>
                <w:rFonts w:eastAsiaTheme="minorEastAsia"/>
                <w:color w:val="000000" w:themeColor="text1"/>
              </w:rPr>
              <w:t>Inherited member</w:t>
            </w:r>
          </w:p>
        </w:tc>
        <w:tc>
          <w:tcPr>
            <w:tcW w:w="20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1BA785E2" w14:textId="787182B6">
            <w:pPr>
              <w:rPr>
                <w:rFonts w:eastAsiaTheme="minorEastAsia"/>
                <w:color w:val="000000" w:themeColor="text1"/>
              </w:rPr>
            </w:pPr>
            <w:r w:rsidRPr="70A11C1A">
              <w:rPr>
                <w:rFonts w:eastAsiaTheme="minorEastAsia"/>
                <w:color w:val="000000" w:themeColor="text1"/>
              </w:rPr>
              <w:t>ID</w:t>
            </w:r>
          </w:p>
        </w:tc>
        <w:tc>
          <w:tcPr>
            <w:tcW w:w="180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19F099BD" w14:textId="35A913A4">
            <w:pPr>
              <w:rPr>
                <w:rFonts w:eastAsiaTheme="minorEastAsia"/>
                <w:color w:val="000000" w:themeColor="text1"/>
              </w:rPr>
            </w:pPr>
            <w:r w:rsidRPr="70A11C1A">
              <w:rPr>
                <w:rFonts w:eastAsiaTheme="minorEastAsia"/>
                <w:color w:val="000000" w:themeColor="text1"/>
              </w:rPr>
              <w:t>String</w:t>
            </w:r>
          </w:p>
        </w:tc>
        <w:tc>
          <w:tcPr>
            <w:tcW w:w="32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246C3043" w14:textId="179A8C89">
            <w:pPr>
              <w:rPr>
                <w:rFonts w:eastAsiaTheme="minorEastAsia"/>
                <w:color w:val="000000" w:themeColor="text1"/>
              </w:rPr>
            </w:pPr>
            <w:r w:rsidRPr="70A11C1A">
              <w:rPr>
                <w:rFonts w:eastAsiaTheme="minorEastAsia"/>
                <w:color w:val="000000" w:themeColor="text1"/>
              </w:rPr>
              <w:t>ID of building, CSUID of building</w:t>
            </w:r>
          </w:p>
        </w:tc>
      </w:tr>
      <w:tr w:rsidR="70A11C1A" w:rsidTr="38FF0FA3" w14:paraId="4AFBFA30" w14:textId="77777777">
        <w:trPr>
          <w:trHeight w:val="420"/>
        </w:trPr>
        <w:tc>
          <w:tcPr>
            <w:tcW w:w="2340" w:type="dxa"/>
            <w:vMerge/>
            <w:vAlign w:val="center"/>
          </w:tcPr>
          <w:p w:rsidR="00635C53" w:rsidRDefault="00635C53" w14:paraId="422744B1" w14:textId="77777777"/>
        </w:tc>
        <w:tc>
          <w:tcPr>
            <w:tcW w:w="20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75F0016A" w14:textId="4F2499D5">
            <w:pPr>
              <w:rPr>
                <w:rFonts w:eastAsiaTheme="minorEastAsia"/>
                <w:color w:val="000000" w:themeColor="text1"/>
              </w:rPr>
            </w:pPr>
            <w:r w:rsidRPr="70A11C1A">
              <w:rPr>
                <w:rFonts w:eastAsiaTheme="minorEastAsia"/>
                <w:color w:val="000000" w:themeColor="text1"/>
              </w:rPr>
              <w:t>name</w:t>
            </w:r>
          </w:p>
        </w:tc>
        <w:tc>
          <w:tcPr>
            <w:tcW w:w="180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12E602A3" w14:textId="5812BC2B">
            <w:pPr>
              <w:rPr>
                <w:rFonts w:eastAsiaTheme="minorEastAsia"/>
                <w:color w:val="000000" w:themeColor="text1"/>
              </w:rPr>
            </w:pPr>
            <w:r w:rsidRPr="70A11C1A">
              <w:rPr>
                <w:rFonts w:eastAsiaTheme="minorEastAsia"/>
                <w:color w:val="000000" w:themeColor="text1"/>
              </w:rPr>
              <w:t>String</w:t>
            </w:r>
          </w:p>
        </w:tc>
        <w:tc>
          <w:tcPr>
            <w:tcW w:w="32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2ABF1FBB" w14:textId="1E954724">
            <w:pPr>
              <w:rPr>
                <w:rFonts w:eastAsiaTheme="minorEastAsia"/>
                <w:color w:val="000000" w:themeColor="text1"/>
              </w:rPr>
            </w:pPr>
            <w:r w:rsidRPr="70A11C1A">
              <w:rPr>
                <w:rFonts w:eastAsiaTheme="minorEastAsia"/>
                <w:color w:val="000000" w:themeColor="text1"/>
              </w:rPr>
              <w:t>Display name of building</w:t>
            </w:r>
          </w:p>
        </w:tc>
      </w:tr>
      <w:tr w:rsidR="70A11C1A" w:rsidTr="38FF0FA3" w14:paraId="18F0AF39" w14:textId="77777777">
        <w:trPr>
          <w:trHeight w:val="420"/>
        </w:trPr>
        <w:tc>
          <w:tcPr>
            <w:tcW w:w="2340" w:type="dxa"/>
            <w:vMerge/>
            <w:vAlign w:val="center"/>
          </w:tcPr>
          <w:p w:rsidR="00635C53" w:rsidRDefault="00635C53" w14:paraId="7813CFAA" w14:textId="77777777"/>
        </w:tc>
        <w:tc>
          <w:tcPr>
            <w:tcW w:w="20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127B5EEF" w14:textId="719B2E29">
            <w:pPr>
              <w:rPr>
                <w:rFonts w:eastAsiaTheme="minorEastAsia"/>
                <w:color w:val="000000" w:themeColor="text1"/>
              </w:rPr>
            </w:pPr>
            <w:proofErr w:type="spellStart"/>
            <w:r w:rsidRPr="70A11C1A">
              <w:rPr>
                <w:rFonts w:eastAsiaTheme="minorEastAsia"/>
                <w:color w:val="000000" w:themeColor="text1"/>
              </w:rPr>
              <w:t>mapDataID</w:t>
            </w:r>
            <w:proofErr w:type="spellEnd"/>
          </w:p>
        </w:tc>
        <w:tc>
          <w:tcPr>
            <w:tcW w:w="180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7943A9C9" w14:textId="3CDF262A">
            <w:pPr>
              <w:rPr>
                <w:rFonts w:eastAsiaTheme="minorEastAsia"/>
                <w:color w:val="000000" w:themeColor="text1"/>
              </w:rPr>
            </w:pPr>
            <w:r w:rsidRPr="70A11C1A">
              <w:rPr>
                <w:rFonts w:eastAsiaTheme="minorEastAsia"/>
                <w:color w:val="000000" w:themeColor="text1"/>
              </w:rPr>
              <w:t>List&lt;String&gt;</w:t>
            </w:r>
          </w:p>
        </w:tc>
        <w:tc>
          <w:tcPr>
            <w:tcW w:w="32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673CDD71" w14:textId="42F60EE5">
            <w:pPr>
              <w:rPr>
                <w:rFonts w:eastAsiaTheme="minorEastAsia"/>
                <w:color w:val="000000" w:themeColor="text1"/>
              </w:rPr>
            </w:pPr>
            <w:r w:rsidRPr="70A11C1A">
              <w:rPr>
                <w:rFonts w:eastAsiaTheme="minorEastAsia"/>
                <w:color w:val="000000" w:themeColor="text1"/>
              </w:rPr>
              <w:t>ID of map file that represents this building</w:t>
            </w:r>
          </w:p>
        </w:tc>
      </w:tr>
      <w:tr w:rsidR="70A11C1A" w:rsidTr="38FF0FA3" w14:paraId="067C46A9" w14:textId="77777777">
        <w:trPr>
          <w:trHeight w:val="420"/>
        </w:trPr>
        <w:tc>
          <w:tcPr>
            <w:tcW w:w="2340" w:type="dxa"/>
            <w:vMerge/>
            <w:vAlign w:val="center"/>
          </w:tcPr>
          <w:p w:rsidR="00635C53" w:rsidRDefault="00635C53" w14:paraId="27BA2C71" w14:textId="77777777"/>
        </w:tc>
        <w:tc>
          <w:tcPr>
            <w:tcW w:w="20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204E3D16" w14:textId="77292F2F">
            <w:pPr>
              <w:rPr>
                <w:rFonts w:eastAsiaTheme="minorEastAsia"/>
                <w:color w:val="000000" w:themeColor="text1"/>
              </w:rPr>
            </w:pPr>
            <w:proofErr w:type="spellStart"/>
            <w:r w:rsidRPr="70A11C1A">
              <w:rPr>
                <w:rFonts w:eastAsiaTheme="minorEastAsia"/>
                <w:color w:val="000000" w:themeColor="text1"/>
              </w:rPr>
              <w:t>connectedList</w:t>
            </w:r>
            <w:proofErr w:type="spellEnd"/>
          </w:p>
        </w:tc>
        <w:tc>
          <w:tcPr>
            <w:tcW w:w="180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1A6E2599" w14:textId="16D0D199">
            <w:pPr>
              <w:rPr>
                <w:rFonts w:eastAsiaTheme="minorEastAsia"/>
                <w:color w:val="000000" w:themeColor="text1"/>
              </w:rPr>
            </w:pPr>
            <w:r w:rsidRPr="70A11C1A">
              <w:rPr>
                <w:rFonts w:eastAsiaTheme="minorEastAsia"/>
                <w:color w:val="000000" w:themeColor="text1"/>
              </w:rPr>
              <w:t>List&lt;Connection&gt;</w:t>
            </w:r>
          </w:p>
        </w:tc>
        <w:tc>
          <w:tcPr>
            <w:tcW w:w="32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38FF0FA3" w:rsidRDefault="38FF0FA3" w14:paraId="66634106" w14:textId="74783CD0">
            <w:pPr>
              <w:rPr>
                <w:rFonts w:eastAsiaTheme="minorEastAsia"/>
                <w:color w:val="000000" w:themeColor="text1"/>
              </w:rPr>
            </w:pPr>
            <w:r w:rsidRPr="38FF0FA3">
              <w:rPr>
                <w:rFonts w:eastAsiaTheme="minorEastAsia"/>
                <w:color w:val="000000" w:themeColor="text1"/>
              </w:rPr>
              <w:t xml:space="preserve">A list of connections represents connection area towards other </w:t>
            </w:r>
            <w:proofErr w:type="spellStart"/>
            <w:r w:rsidRPr="38FF0FA3">
              <w:rPr>
                <w:rFonts w:eastAsiaTheme="minorEastAsia"/>
                <w:color w:val="000000" w:themeColor="text1"/>
              </w:rPr>
              <w:t>BuildingObj</w:t>
            </w:r>
            <w:proofErr w:type="spellEnd"/>
          </w:p>
        </w:tc>
      </w:tr>
      <w:tr w:rsidR="70A11C1A" w:rsidTr="38FF0FA3" w14:paraId="597C0E90" w14:textId="77777777">
        <w:trPr>
          <w:trHeight w:val="420"/>
        </w:trPr>
        <w:tc>
          <w:tcPr>
            <w:tcW w:w="2340" w:type="dxa"/>
            <w:vMerge w:val="restart"/>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31408A2B" w14:textId="44E6A2C8">
            <w:pPr>
              <w:rPr>
                <w:rFonts w:eastAsiaTheme="minorEastAsia"/>
              </w:rPr>
            </w:pPr>
            <w:r>
              <w:br/>
            </w:r>
          </w:p>
        </w:tc>
        <w:tc>
          <w:tcPr>
            <w:tcW w:w="20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542E798A" w14:textId="3D3D83DA">
            <w:pPr>
              <w:rPr>
                <w:rFonts w:eastAsiaTheme="minorEastAsia"/>
                <w:color w:val="000000" w:themeColor="text1"/>
              </w:rPr>
            </w:pPr>
            <w:proofErr w:type="spellStart"/>
            <w:r w:rsidRPr="70A11C1A">
              <w:rPr>
                <w:rFonts w:eastAsiaTheme="minorEastAsia"/>
                <w:color w:val="000000" w:themeColor="text1"/>
              </w:rPr>
              <w:t>floorList</w:t>
            </w:r>
            <w:proofErr w:type="spellEnd"/>
          </w:p>
        </w:tc>
        <w:tc>
          <w:tcPr>
            <w:tcW w:w="180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7E22D65B" w14:textId="44E79D99">
            <w:pPr>
              <w:rPr>
                <w:rFonts w:eastAsiaTheme="minorEastAsia"/>
                <w:color w:val="000000" w:themeColor="text1"/>
              </w:rPr>
            </w:pPr>
            <w:r w:rsidRPr="70A11C1A">
              <w:rPr>
                <w:rFonts w:eastAsiaTheme="minorEastAsia"/>
                <w:color w:val="000000" w:themeColor="text1"/>
              </w:rPr>
              <w:t>List&lt;</w:t>
            </w:r>
            <w:proofErr w:type="spellStart"/>
            <w:r w:rsidRPr="70A11C1A">
              <w:rPr>
                <w:rFonts w:eastAsiaTheme="minorEastAsia"/>
                <w:color w:val="000000" w:themeColor="text1"/>
              </w:rPr>
              <w:t>FloorObj</w:t>
            </w:r>
            <w:proofErr w:type="spellEnd"/>
            <w:r w:rsidRPr="70A11C1A">
              <w:rPr>
                <w:rFonts w:eastAsiaTheme="minorEastAsia"/>
                <w:color w:val="000000" w:themeColor="text1"/>
              </w:rPr>
              <w:t>&gt;</w:t>
            </w:r>
          </w:p>
        </w:tc>
        <w:tc>
          <w:tcPr>
            <w:tcW w:w="32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1B762364" w14:textId="6DA3DB0A">
            <w:pPr>
              <w:rPr>
                <w:rFonts w:eastAsiaTheme="minorEastAsia"/>
                <w:color w:val="000000" w:themeColor="text1"/>
              </w:rPr>
            </w:pPr>
            <w:r w:rsidRPr="70A11C1A">
              <w:rPr>
                <w:rFonts w:eastAsiaTheme="minorEastAsia"/>
                <w:color w:val="000000" w:themeColor="text1"/>
              </w:rPr>
              <w:t xml:space="preserve">A list of floors contained by this </w:t>
            </w:r>
            <w:proofErr w:type="spellStart"/>
            <w:r w:rsidRPr="70A11C1A">
              <w:rPr>
                <w:rFonts w:eastAsiaTheme="minorEastAsia"/>
                <w:color w:val="000000" w:themeColor="text1"/>
              </w:rPr>
              <w:t>BuildingObj</w:t>
            </w:r>
            <w:proofErr w:type="spellEnd"/>
          </w:p>
        </w:tc>
      </w:tr>
      <w:tr w:rsidR="70A11C1A" w:rsidTr="38FF0FA3" w14:paraId="3EC6B8C4" w14:textId="77777777">
        <w:trPr>
          <w:trHeight w:val="420"/>
        </w:trPr>
        <w:tc>
          <w:tcPr>
            <w:tcW w:w="2340" w:type="dxa"/>
            <w:vMerge/>
            <w:vAlign w:val="center"/>
          </w:tcPr>
          <w:p w:rsidR="00635C53" w:rsidRDefault="00635C53" w14:paraId="23C02835" w14:textId="77777777"/>
        </w:tc>
        <w:tc>
          <w:tcPr>
            <w:tcW w:w="20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51786177" w14:textId="1BDB7E37">
            <w:pPr>
              <w:rPr>
                <w:rFonts w:eastAsiaTheme="minorEastAsia"/>
                <w:color w:val="000000" w:themeColor="text1"/>
              </w:rPr>
            </w:pPr>
            <w:proofErr w:type="spellStart"/>
            <w:r w:rsidRPr="70A11C1A">
              <w:rPr>
                <w:rFonts w:eastAsiaTheme="minorEastAsia"/>
                <w:color w:val="000000" w:themeColor="text1"/>
              </w:rPr>
              <w:t>defaultFloorID</w:t>
            </w:r>
            <w:proofErr w:type="spellEnd"/>
          </w:p>
        </w:tc>
        <w:tc>
          <w:tcPr>
            <w:tcW w:w="180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43CF4EB8" w14:textId="21D76F70">
            <w:pPr>
              <w:rPr>
                <w:rFonts w:eastAsiaTheme="minorEastAsia"/>
                <w:color w:val="000000" w:themeColor="text1"/>
              </w:rPr>
            </w:pPr>
            <w:r w:rsidRPr="70A11C1A">
              <w:rPr>
                <w:rFonts w:eastAsiaTheme="minorEastAsia"/>
                <w:color w:val="000000" w:themeColor="text1"/>
              </w:rPr>
              <w:t>String</w:t>
            </w:r>
          </w:p>
        </w:tc>
        <w:tc>
          <w:tcPr>
            <w:tcW w:w="32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38FF0FA3" w:rsidRDefault="38FF0FA3" w14:paraId="63AD30F2" w14:textId="3EFBB6AA">
            <w:pPr>
              <w:rPr>
                <w:rFonts w:eastAsiaTheme="minorEastAsia"/>
                <w:color w:val="000000" w:themeColor="text1"/>
              </w:rPr>
            </w:pPr>
            <w:r w:rsidRPr="38FF0FA3">
              <w:rPr>
                <w:rFonts w:eastAsiaTheme="minorEastAsia"/>
                <w:color w:val="000000" w:themeColor="text1"/>
              </w:rPr>
              <w:t xml:space="preserve">ID of </w:t>
            </w:r>
            <w:proofErr w:type="spellStart"/>
            <w:r w:rsidRPr="38FF0FA3">
              <w:rPr>
                <w:rFonts w:eastAsiaTheme="minorEastAsia"/>
                <w:color w:val="000000" w:themeColor="text1"/>
              </w:rPr>
              <w:t>FloorObj</w:t>
            </w:r>
            <w:proofErr w:type="spellEnd"/>
            <w:r w:rsidRPr="38FF0FA3">
              <w:rPr>
                <w:rFonts w:eastAsiaTheme="minorEastAsia"/>
                <w:color w:val="000000" w:themeColor="text1"/>
              </w:rPr>
              <w:t xml:space="preserve"> that is located on ground level</w:t>
            </w:r>
          </w:p>
        </w:tc>
      </w:tr>
    </w:tbl>
    <w:p w:rsidR="70A11C1A" w:rsidP="70A11C1A" w:rsidRDefault="70A11C1A" w14:paraId="42A0F5C9" w14:textId="39D4C8F6">
      <w:pPr>
        <w:rPr>
          <w:rFonts w:eastAsiaTheme="minorEastAsia"/>
        </w:rPr>
      </w:pPr>
    </w:p>
    <w:tbl>
      <w:tblPr>
        <w:tblStyle w:val="TableGrid"/>
        <w:tblW w:w="0" w:type="auto"/>
        <w:tblLayout w:type="fixed"/>
        <w:tblLook w:val="06A0" w:firstRow="1" w:lastRow="0" w:firstColumn="1" w:lastColumn="0" w:noHBand="1" w:noVBand="1"/>
      </w:tblPr>
      <w:tblGrid>
        <w:gridCol w:w="2340"/>
        <w:gridCol w:w="2040"/>
        <w:gridCol w:w="1770"/>
        <w:gridCol w:w="3210"/>
      </w:tblGrid>
      <w:tr w:rsidR="70A11C1A" w:rsidTr="38FF0FA3" w14:paraId="1A4AFA7D" w14:textId="77777777">
        <w:trPr>
          <w:trHeight w:val="420"/>
        </w:trPr>
        <w:tc>
          <w:tcPr>
            <w:tcW w:w="9360" w:type="dxa"/>
            <w:gridSpan w:val="4"/>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299A58CB" w14:textId="61DE3AF7">
            <w:pPr>
              <w:rPr>
                <w:rFonts w:eastAsiaTheme="minorEastAsia"/>
                <w:b/>
                <w:bCs/>
                <w:color w:val="000000" w:themeColor="text1"/>
              </w:rPr>
            </w:pPr>
            <w:r w:rsidRPr="70A11C1A">
              <w:rPr>
                <w:rFonts w:eastAsiaTheme="minorEastAsia"/>
                <w:color w:val="000000" w:themeColor="text1"/>
              </w:rPr>
              <w:t xml:space="preserve">public class </w:t>
            </w:r>
            <w:proofErr w:type="spellStart"/>
            <w:r w:rsidRPr="70A11C1A">
              <w:rPr>
                <w:rFonts w:eastAsiaTheme="minorEastAsia"/>
                <w:b/>
                <w:bCs/>
                <w:color w:val="000000" w:themeColor="text1"/>
              </w:rPr>
              <w:t>FloorObj</w:t>
            </w:r>
            <w:proofErr w:type="spellEnd"/>
          </w:p>
          <w:p w:rsidR="70A11C1A" w:rsidP="70A11C1A" w:rsidRDefault="70A11C1A" w14:paraId="1BB81952" w14:textId="2B24C63A">
            <w:pPr>
              <w:rPr>
                <w:rFonts w:eastAsiaTheme="minorEastAsia"/>
                <w:b/>
                <w:bCs/>
                <w:color w:val="000000" w:themeColor="text1"/>
              </w:rPr>
            </w:pPr>
            <w:r w:rsidRPr="70A11C1A">
              <w:rPr>
                <w:rFonts w:eastAsiaTheme="minorEastAsia"/>
                <w:color w:val="000000" w:themeColor="text1"/>
              </w:rPr>
              <w:t xml:space="preserve">extends </w:t>
            </w:r>
            <w:proofErr w:type="spellStart"/>
            <w:r w:rsidRPr="70A11C1A">
              <w:rPr>
                <w:rFonts w:eastAsiaTheme="minorEastAsia"/>
                <w:b/>
                <w:bCs/>
                <w:color w:val="000000" w:themeColor="text1"/>
              </w:rPr>
              <w:t>SpatialObj</w:t>
            </w:r>
            <w:proofErr w:type="spellEnd"/>
          </w:p>
        </w:tc>
      </w:tr>
      <w:tr w:rsidR="70A11C1A" w:rsidTr="38FF0FA3" w14:paraId="68DFE171" w14:textId="77777777">
        <w:tc>
          <w:tcPr>
            <w:tcW w:w="23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7B7B7"/>
          </w:tcPr>
          <w:p w:rsidR="70A11C1A" w:rsidP="70A11C1A" w:rsidRDefault="70A11C1A" w14:paraId="6CB684BD" w14:textId="3F31AC10">
            <w:pPr>
              <w:rPr>
                <w:rFonts w:eastAsiaTheme="minorEastAsia"/>
                <w:color w:val="000000" w:themeColor="text1"/>
              </w:rPr>
            </w:pPr>
            <w:r w:rsidRPr="70A11C1A">
              <w:rPr>
                <w:rFonts w:eastAsiaTheme="minorEastAsia"/>
                <w:color w:val="000000" w:themeColor="text1"/>
              </w:rPr>
              <w:lastRenderedPageBreak/>
              <w:t>Inheritance</w:t>
            </w:r>
          </w:p>
        </w:tc>
        <w:tc>
          <w:tcPr>
            <w:tcW w:w="20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7B7B7"/>
          </w:tcPr>
          <w:p w:rsidR="70A11C1A" w:rsidP="70A11C1A" w:rsidRDefault="70A11C1A" w14:paraId="3587DBB1" w14:textId="61E72F3E">
            <w:pPr>
              <w:rPr>
                <w:rFonts w:eastAsiaTheme="minorEastAsia"/>
                <w:color w:val="000000" w:themeColor="text1"/>
              </w:rPr>
            </w:pPr>
            <w:r w:rsidRPr="70A11C1A">
              <w:rPr>
                <w:rFonts w:eastAsiaTheme="minorEastAsia"/>
                <w:color w:val="000000" w:themeColor="text1"/>
              </w:rPr>
              <w:t>Member</w:t>
            </w:r>
          </w:p>
        </w:tc>
        <w:tc>
          <w:tcPr>
            <w:tcW w:w="177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7B7B7"/>
          </w:tcPr>
          <w:p w:rsidR="70A11C1A" w:rsidP="70A11C1A" w:rsidRDefault="70A11C1A" w14:paraId="23002FCC" w14:textId="32934707">
            <w:pPr>
              <w:rPr>
                <w:rFonts w:eastAsiaTheme="minorEastAsia"/>
                <w:color w:val="000000" w:themeColor="text1"/>
              </w:rPr>
            </w:pPr>
            <w:r w:rsidRPr="70A11C1A">
              <w:rPr>
                <w:rFonts w:eastAsiaTheme="minorEastAsia"/>
                <w:color w:val="000000" w:themeColor="text1"/>
              </w:rPr>
              <w:t>Type</w:t>
            </w:r>
          </w:p>
        </w:tc>
        <w:tc>
          <w:tcPr>
            <w:tcW w:w="321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7B7B7"/>
          </w:tcPr>
          <w:p w:rsidR="70A11C1A" w:rsidP="70A11C1A" w:rsidRDefault="70A11C1A" w14:paraId="1B491A1F" w14:textId="5C396F82">
            <w:pPr>
              <w:rPr>
                <w:rFonts w:eastAsiaTheme="minorEastAsia"/>
                <w:color w:val="000000" w:themeColor="text1"/>
              </w:rPr>
            </w:pPr>
            <w:r w:rsidRPr="70A11C1A">
              <w:rPr>
                <w:rFonts w:eastAsiaTheme="minorEastAsia"/>
                <w:color w:val="000000" w:themeColor="text1"/>
              </w:rPr>
              <w:t>Description</w:t>
            </w:r>
          </w:p>
        </w:tc>
      </w:tr>
      <w:tr w:rsidR="70A11C1A" w:rsidTr="38FF0FA3" w14:paraId="7431C10D" w14:textId="77777777">
        <w:trPr>
          <w:trHeight w:val="420"/>
        </w:trPr>
        <w:tc>
          <w:tcPr>
            <w:tcW w:w="2340" w:type="dxa"/>
            <w:vMerge w:val="restart"/>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3A70C8B7" w14:textId="6A873B91">
            <w:pPr>
              <w:rPr>
                <w:rFonts w:eastAsiaTheme="minorEastAsia"/>
                <w:color w:val="000000" w:themeColor="text1"/>
              </w:rPr>
            </w:pPr>
            <w:r w:rsidRPr="70A11C1A">
              <w:rPr>
                <w:rFonts w:eastAsiaTheme="minorEastAsia"/>
                <w:color w:val="000000" w:themeColor="text1"/>
              </w:rPr>
              <w:t>Inherited member</w:t>
            </w:r>
          </w:p>
        </w:tc>
        <w:tc>
          <w:tcPr>
            <w:tcW w:w="20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1F29CE66" w14:textId="6B29DC33">
            <w:pPr>
              <w:rPr>
                <w:rFonts w:eastAsiaTheme="minorEastAsia"/>
                <w:color w:val="000000" w:themeColor="text1"/>
              </w:rPr>
            </w:pPr>
            <w:r w:rsidRPr="70A11C1A">
              <w:rPr>
                <w:rFonts w:eastAsiaTheme="minorEastAsia"/>
                <w:color w:val="000000" w:themeColor="text1"/>
              </w:rPr>
              <w:t>ID</w:t>
            </w:r>
          </w:p>
        </w:tc>
        <w:tc>
          <w:tcPr>
            <w:tcW w:w="177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2A295CF4" w14:textId="1B6A0DFC">
            <w:pPr>
              <w:rPr>
                <w:rFonts w:eastAsiaTheme="minorEastAsia"/>
                <w:color w:val="000000" w:themeColor="text1"/>
              </w:rPr>
            </w:pPr>
            <w:r w:rsidRPr="70A11C1A">
              <w:rPr>
                <w:rFonts w:eastAsiaTheme="minorEastAsia"/>
                <w:color w:val="000000" w:themeColor="text1"/>
              </w:rPr>
              <w:t>String</w:t>
            </w:r>
          </w:p>
        </w:tc>
        <w:tc>
          <w:tcPr>
            <w:tcW w:w="32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2E0A3460" w14:textId="4A146D5A">
            <w:pPr>
              <w:rPr>
                <w:rFonts w:eastAsiaTheme="minorEastAsia"/>
                <w:color w:val="000000" w:themeColor="text1"/>
              </w:rPr>
            </w:pPr>
            <w:r w:rsidRPr="70A11C1A">
              <w:rPr>
                <w:rFonts w:eastAsiaTheme="minorEastAsia"/>
                <w:color w:val="000000" w:themeColor="text1"/>
              </w:rPr>
              <w:t>ID of floor</w:t>
            </w:r>
          </w:p>
        </w:tc>
      </w:tr>
      <w:tr w:rsidR="70A11C1A" w:rsidTr="38FF0FA3" w14:paraId="2AB1CA6D" w14:textId="77777777">
        <w:trPr>
          <w:trHeight w:val="420"/>
        </w:trPr>
        <w:tc>
          <w:tcPr>
            <w:tcW w:w="2340" w:type="dxa"/>
            <w:vMerge/>
            <w:vAlign w:val="center"/>
          </w:tcPr>
          <w:p w:rsidR="00635C53" w:rsidRDefault="00635C53" w14:paraId="2B8CF028" w14:textId="77777777"/>
        </w:tc>
        <w:tc>
          <w:tcPr>
            <w:tcW w:w="20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0A2736C2" w14:textId="2B2EC918">
            <w:pPr>
              <w:rPr>
                <w:rFonts w:eastAsiaTheme="minorEastAsia"/>
                <w:color w:val="000000" w:themeColor="text1"/>
              </w:rPr>
            </w:pPr>
            <w:r w:rsidRPr="70A11C1A">
              <w:rPr>
                <w:rFonts w:eastAsiaTheme="minorEastAsia"/>
                <w:color w:val="000000" w:themeColor="text1"/>
              </w:rPr>
              <w:t>name</w:t>
            </w:r>
          </w:p>
        </w:tc>
        <w:tc>
          <w:tcPr>
            <w:tcW w:w="177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44A287AD" w14:textId="0461C1DA">
            <w:pPr>
              <w:rPr>
                <w:rFonts w:eastAsiaTheme="minorEastAsia"/>
                <w:color w:val="000000" w:themeColor="text1"/>
              </w:rPr>
            </w:pPr>
            <w:r w:rsidRPr="70A11C1A">
              <w:rPr>
                <w:rFonts w:eastAsiaTheme="minorEastAsia"/>
                <w:color w:val="000000" w:themeColor="text1"/>
              </w:rPr>
              <w:t>String</w:t>
            </w:r>
          </w:p>
        </w:tc>
        <w:tc>
          <w:tcPr>
            <w:tcW w:w="32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0D05E39D" w14:textId="7AD001C0">
            <w:pPr>
              <w:rPr>
                <w:rFonts w:eastAsiaTheme="minorEastAsia"/>
                <w:color w:val="000000" w:themeColor="text1"/>
              </w:rPr>
            </w:pPr>
            <w:r w:rsidRPr="70A11C1A">
              <w:rPr>
                <w:rFonts w:eastAsiaTheme="minorEastAsia"/>
                <w:color w:val="000000" w:themeColor="text1"/>
              </w:rPr>
              <w:t>Display name of floor</w:t>
            </w:r>
          </w:p>
        </w:tc>
      </w:tr>
      <w:tr w:rsidR="70A11C1A" w:rsidTr="38FF0FA3" w14:paraId="117110A0" w14:textId="77777777">
        <w:trPr>
          <w:trHeight w:val="420"/>
        </w:trPr>
        <w:tc>
          <w:tcPr>
            <w:tcW w:w="2340" w:type="dxa"/>
            <w:vMerge/>
            <w:vAlign w:val="center"/>
          </w:tcPr>
          <w:p w:rsidR="00635C53" w:rsidRDefault="00635C53" w14:paraId="17B7666A" w14:textId="77777777"/>
        </w:tc>
        <w:tc>
          <w:tcPr>
            <w:tcW w:w="20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7422FB57" w14:textId="4D8134CD">
            <w:pPr>
              <w:rPr>
                <w:rFonts w:eastAsiaTheme="minorEastAsia"/>
                <w:color w:val="000000" w:themeColor="text1"/>
              </w:rPr>
            </w:pPr>
            <w:proofErr w:type="spellStart"/>
            <w:r w:rsidRPr="70A11C1A">
              <w:rPr>
                <w:rFonts w:eastAsiaTheme="minorEastAsia"/>
                <w:color w:val="000000" w:themeColor="text1"/>
              </w:rPr>
              <w:t>mapDataID</w:t>
            </w:r>
            <w:proofErr w:type="spellEnd"/>
          </w:p>
        </w:tc>
        <w:tc>
          <w:tcPr>
            <w:tcW w:w="177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7666D8ED" w14:textId="73AA4AAA">
            <w:pPr>
              <w:rPr>
                <w:rFonts w:eastAsiaTheme="minorEastAsia"/>
                <w:color w:val="000000" w:themeColor="text1"/>
              </w:rPr>
            </w:pPr>
            <w:r w:rsidRPr="70A11C1A">
              <w:rPr>
                <w:rFonts w:eastAsiaTheme="minorEastAsia"/>
                <w:color w:val="000000" w:themeColor="text1"/>
              </w:rPr>
              <w:t>List&lt;String&gt;</w:t>
            </w:r>
          </w:p>
        </w:tc>
        <w:tc>
          <w:tcPr>
            <w:tcW w:w="32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2011A31A" w14:textId="5198F7CC">
            <w:pPr>
              <w:rPr>
                <w:rFonts w:eastAsiaTheme="minorEastAsia"/>
                <w:color w:val="000000" w:themeColor="text1"/>
              </w:rPr>
            </w:pPr>
            <w:r w:rsidRPr="70A11C1A">
              <w:rPr>
                <w:rFonts w:eastAsiaTheme="minorEastAsia"/>
                <w:color w:val="000000" w:themeColor="text1"/>
              </w:rPr>
              <w:t>ID of map file that represents this floor</w:t>
            </w:r>
          </w:p>
        </w:tc>
      </w:tr>
      <w:tr w:rsidR="70A11C1A" w:rsidTr="38FF0FA3" w14:paraId="32C1B012" w14:textId="77777777">
        <w:trPr>
          <w:trHeight w:val="420"/>
        </w:trPr>
        <w:tc>
          <w:tcPr>
            <w:tcW w:w="2340" w:type="dxa"/>
            <w:vMerge/>
            <w:vAlign w:val="center"/>
          </w:tcPr>
          <w:p w:rsidR="00635C53" w:rsidRDefault="00635C53" w14:paraId="2439A25C" w14:textId="77777777"/>
        </w:tc>
        <w:tc>
          <w:tcPr>
            <w:tcW w:w="20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2F3E3B2F" w14:textId="0F1375E4">
            <w:pPr>
              <w:rPr>
                <w:rFonts w:eastAsiaTheme="minorEastAsia"/>
                <w:color w:val="000000" w:themeColor="text1"/>
              </w:rPr>
            </w:pPr>
            <w:proofErr w:type="spellStart"/>
            <w:r w:rsidRPr="70A11C1A">
              <w:rPr>
                <w:rFonts w:eastAsiaTheme="minorEastAsia"/>
                <w:color w:val="000000" w:themeColor="text1"/>
              </w:rPr>
              <w:t>connectedList</w:t>
            </w:r>
            <w:proofErr w:type="spellEnd"/>
          </w:p>
        </w:tc>
        <w:tc>
          <w:tcPr>
            <w:tcW w:w="177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665E99AB" w14:textId="0D3D113B">
            <w:pPr>
              <w:rPr>
                <w:rFonts w:eastAsiaTheme="minorEastAsia"/>
                <w:color w:val="000000" w:themeColor="text1"/>
              </w:rPr>
            </w:pPr>
            <w:r w:rsidRPr="70A11C1A">
              <w:rPr>
                <w:rFonts w:eastAsiaTheme="minorEastAsia"/>
                <w:color w:val="000000" w:themeColor="text1"/>
              </w:rPr>
              <w:t>List&lt;Connection&gt;</w:t>
            </w:r>
          </w:p>
        </w:tc>
        <w:tc>
          <w:tcPr>
            <w:tcW w:w="32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38FF0FA3" w:rsidRDefault="38FF0FA3" w14:paraId="7BBC107B" w14:textId="58D5BC2A">
            <w:pPr>
              <w:rPr>
                <w:rFonts w:eastAsiaTheme="minorEastAsia"/>
                <w:color w:val="000000" w:themeColor="text1"/>
              </w:rPr>
            </w:pPr>
            <w:r w:rsidRPr="38FF0FA3">
              <w:rPr>
                <w:rFonts w:eastAsiaTheme="minorEastAsia"/>
                <w:color w:val="000000" w:themeColor="text1"/>
              </w:rPr>
              <w:t xml:space="preserve">A list of connections represents connection area towards other </w:t>
            </w:r>
            <w:proofErr w:type="spellStart"/>
            <w:r w:rsidRPr="38FF0FA3">
              <w:rPr>
                <w:rFonts w:eastAsiaTheme="minorEastAsia"/>
                <w:color w:val="000000" w:themeColor="text1"/>
              </w:rPr>
              <w:t>FloorObj</w:t>
            </w:r>
            <w:proofErr w:type="spellEnd"/>
          </w:p>
        </w:tc>
      </w:tr>
      <w:tr w:rsidR="70A11C1A" w:rsidTr="38FF0FA3" w14:paraId="77F912A8" w14:textId="77777777">
        <w:trPr>
          <w:trHeight w:val="420"/>
        </w:trPr>
        <w:tc>
          <w:tcPr>
            <w:tcW w:w="2340" w:type="dxa"/>
            <w:vMerge w:val="restart"/>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55ABA30F" w14:textId="39517622">
            <w:pPr>
              <w:rPr>
                <w:rFonts w:eastAsiaTheme="minorEastAsia"/>
              </w:rPr>
            </w:pPr>
            <w:r>
              <w:br/>
            </w:r>
          </w:p>
        </w:tc>
        <w:tc>
          <w:tcPr>
            <w:tcW w:w="20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3911F8A3" w14:textId="48E58ABD">
            <w:pPr>
              <w:rPr>
                <w:rFonts w:eastAsiaTheme="minorEastAsia"/>
                <w:color w:val="000000" w:themeColor="text1"/>
              </w:rPr>
            </w:pPr>
            <w:proofErr w:type="spellStart"/>
            <w:r w:rsidRPr="70A11C1A">
              <w:rPr>
                <w:rFonts w:eastAsiaTheme="minorEastAsia"/>
                <w:color w:val="000000" w:themeColor="text1"/>
              </w:rPr>
              <w:t>floorNo</w:t>
            </w:r>
            <w:proofErr w:type="spellEnd"/>
          </w:p>
        </w:tc>
        <w:tc>
          <w:tcPr>
            <w:tcW w:w="177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0C66B72C" w14:textId="6F21C6DC">
            <w:pPr>
              <w:rPr>
                <w:rFonts w:eastAsiaTheme="minorEastAsia"/>
                <w:color w:val="000000" w:themeColor="text1"/>
              </w:rPr>
            </w:pPr>
            <w:r w:rsidRPr="70A11C1A">
              <w:rPr>
                <w:rFonts w:eastAsiaTheme="minorEastAsia"/>
                <w:color w:val="000000" w:themeColor="text1"/>
              </w:rPr>
              <w:t>String</w:t>
            </w:r>
          </w:p>
        </w:tc>
        <w:tc>
          <w:tcPr>
            <w:tcW w:w="32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40CE7FA3" w14:textId="4927D6E7">
            <w:pPr>
              <w:rPr>
                <w:rFonts w:eastAsiaTheme="minorEastAsia"/>
                <w:color w:val="000000" w:themeColor="text1"/>
              </w:rPr>
            </w:pPr>
            <w:r w:rsidRPr="70A11C1A">
              <w:rPr>
                <w:rFonts w:eastAsiaTheme="minorEastAsia"/>
                <w:color w:val="000000" w:themeColor="text1"/>
              </w:rPr>
              <w:t>An 8-bit hex string (2 letters) indicating the floor number.</w:t>
            </w:r>
          </w:p>
          <w:p w:rsidR="70A11C1A" w:rsidP="70A11C1A" w:rsidRDefault="70A11C1A" w14:paraId="6A74D4DF" w14:textId="410D417E">
            <w:pPr>
              <w:rPr>
                <w:rFonts w:eastAsiaTheme="minorEastAsia"/>
                <w:color w:val="000000" w:themeColor="text1"/>
              </w:rPr>
            </w:pPr>
            <w:r w:rsidRPr="70A11C1A">
              <w:rPr>
                <w:rFonts w:eastAsiaTheme="minorEastAsia"/>
                <w:color w:val="000000" w:themeColor="text1"/>
              </w:rPr>
              <w:t>Refer section 6.2 Map Data</w:t>
            </w:r>
          </w:p>
        </w:tc>
      </w:tr>
      <w:tr w:rsidR="70A11C1A" w:rsidTr="38FF0FA3" w14:paraId="6DA59851" w14:textId="77777777">
        <w:trPr>
          <w:trHeight w:val="420"/>
        </w:trPr>
        <w:tc>
          <w:tcPr>
            <w:tcW w:w="2340" w:type="dxa"/>
            <w:vMerge/>
            <w:vAlign w:val="center"/>
          </w:tcPr>
          <w:p w:rsidR="00635C53" w:rsidRDefault="00635C53" w14:paraId="23321A05" w14:textId="77777777"/>
        </w:tc>
        <w:tc>
          <w:tcPr>
            <w:tcW w:w="20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556FB281" w14:textId="00C24F51">
            <w:pPr>
              <w:rPr>
                <w:rFonts w:eastAsiaTheme="minorEastAsia"/>
                <w:color w:val="000000" w:themeColor="text1"/>
              </w:rPr>
            </w:pPr>
            <w:proofErr w:type="spellStart"/>
            <w:r w:rsidRPr="70A11C1A">
              <w:rPr>
                <w:rFonts w:eastAsiaTheme="minorEastAsia"/>
                <w:color w:val="000000" w:themeColor="text1"/>
              </w:rPr>
              <w:t>regionList</w:t>
            </w:r>
            <w:proofErr w:type="spellEnd"/>
          </w:p>
        </w:tc>
        <w:tc>
          <w:tcPr>
            <w:tcW w:w="177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2088891C" w14:textId="5E68B138">
            <w:pPr>
              <w:rPr>
                <w:rFonts w:eastAsiaTheme="minorEastAsia"/>
                <w:color w:val="000000" w:themeColor="text1"/>
              </w:rPr>
            </w:pPr>
            <w:r w:rsidRPr="70A11C1A">
              <w:rPr>
                <w:rFonts w:eastAsiaTheme="minorEastAsia"/>
                <w:color w:val="000000" w:themeColor="text1"/>
              </w:rPr>
              <w:t>List&lt;</w:t>
            </w:r>
            <w:proofErr w:type="spellStart"/>
            <w:r w:rsidRPr="70A11C1A">
              <w:rPr>
                <w:rFonts w:eastAsiaTheme="minorEastAsia"/>
                <w:color w:val="000000" w:themeColor="text1"/>
              </w:rPr>
              <w:t>RegionObj</w:t>
            </w:r>
            <w:proofErr w:type="spellEnd"/>
            <w:r w:rsidRPr="70A11C1A">
              <w:rPr>
                <w:rFonts w:eastAsiaTheme="minorEastAsia"/>
                <w:color w:val="000000" w:themeColor="text1"/>
              </w:rPr>
              <w:t>&gt;</w:t>
            </w:r>
          </w:p>
        </w:tc>
        <w:tc>
          <w:tcPr>
            <w:tcW w:w="32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5A399BC4" w14:textId="787D77D5">
            <w:pPr>
              <w:rPr>
                <w:rFonts w:eastAsiaTheme="minorEastAsia"/>
                <w:color w:val="000000" w:themeColor="text1"/>
              </w:rPr>
            </w:pPr>
            <w:r w:rsidRPr="70A11C1A">
              <w:rPr>
                <w:rFonts w:eastAsiaTheme="minorEastAsia"/>
                <w:color w:val="000000" w:themeColor="text1"/>
              </w:rPr>
              <w:t xml:space="preserve">A list of </w:t>
            </w:r>
            <w:proofErr w:type="spellStart"/>
            <w:r w:rsidRPr="70A11C1A">
              <w:rPr>
                <w:rFonts w:eastAsiaTheme="minorEastAsia"/>
                <w:color w:val="000000" w:themeColor="text1"/>
              </w:rPr>
              <w:t>RegionObj</w:t>
            </w:r>
            <w:proofErr w:type="spellEnd"/>
            <w:r w:rsidRPr="70A11C1A">
              <w:rPr>
                <w:rFonts w:eastAsiaTheme="minorEastAsia"/>
                <w:color w:val="000000" w:themeColor="text1"/>
              </w:rPr>
              <w:t xml:space="preserve"> contained by this </w:t>
            </w:r>
            <w:proofErr w:type="spellStart"/>
            <w:r w:rsidRPr="70A11C1A">
              <w:rPr>
                <w:rFonts w:eastAsiaTheme="minorEastAsia"/>
                <w:color w:val="000000" w:themeColor="text1"/>
              </w:rPr>
              <w:t>FloorObj</w:t>
            </w:r>
            <w:proofErr w:type="spellEnd"/>
          </w:p>
        </w:tc>
      </w:tr>
      <w:tr w:rsidR="70A11C1A" w:rsidTr="38FF0FA3" w14:paraId="24B75C7E" w14:textId="77777777">
        <w:trPr>
          <w:trHeight w:val="420"/>
        </w:trPr>
        <w:tc>
          <w:tcPr>
            <w:tcW w:w="2340" w:type="dxa"/>
            <w:vMerge/>
            <w:vAlign w:val="center"/>
          </w:tcPr>
          <w:p w:rsidR="00635C53" w:rsidRDefault="00635C53" w14:paraId="5D4D8931" w14:textId="77777777"/>
        </w:tc>
        <w:tc>
          <w:tcPr>
            <w:tcW w:w="20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2357004E" w14:textId="3EAB1FCD">
            <w:pPr>
              <w:rPr>
                <w:rFonts w:eastAsiaTheme="minorEastAsia"/>
                <w:color w:val="000000" w:themeColor="text1"/>
              </w:rPr>
            </w:pPr>
            <w:proofErr w:type="spellStart"/>
            <w:r w:rsidRPr="70A11C1A">
              <w:rPr>
                <w:rFonts w:eastAsiaTheme="minorEastAsia"/>
                <w:color w:val="000000" w:themeColor="text1"/>
              </w:rPr>
              <w:t>defaultRegionID</w:t>
            </w:r>
            <w:proofErr w:type="spellEnd"/>
          </w:p>
        </w:tc>
        <w:tc>
          <w:tcPr>
            <w:tcW w:w="177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5A263FB4" w14:textId="29C97EDC">
            <w:pPr>
              <w:rPr>
                <w:rFonts w:eastAsiaTheme="minorEastAsia"/>
                <w:color w:val="000000" w:themeColor="text1"/>
              </w:rPr>
            </w:pPr>
            <w:r w:rsidRPr="70A11C1A">
              <w:rPr>
                <w:rFonts w:eastAsiaTheme="minorEastAsia"/>
                <w:color w:val="000000" w:themeColor="text1"/>
              </w:rPr>
              <w:t>String</w:t>
            </w:r>
          </w:p>
        </w:tc>
        <w:tc>
          <w:tcPr>
            <w:tcW w:w="32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2E431519" w14:textId="697D7B2D">
            <w:pPr>
              <w:rPr>
                <w:rFonts w:eastAsiaTheme="minorEastAsia"/>
                <w:color w:val="000000" w:themeColor="text1"/>
              </w:rPr>
            </w:pPr>
            <w:r w:rsidRPr="70A11C1A">
              <w:rPr>
                <w:rFonts w:eastAsiaTheme="minorEastAsia"/>
                <w:color w:val="000000" w:themeColor="text1"/>
              </w:rPr>
              <w:t xml:space="preserve">ID of </w:t>
            </w:r>
            <w:proofErr w:type="spellStart"/>
            <w:r w:rsidRPr="70A11C1A">
              <w:rPr>
                <w:rFonts w:eastAsiaTheme="minorEastAsia"/>
                <w:color w:val="000000" w:themeColor="text1"/>
              </w:rPr>
              <w:t>RegionObj</w:t>
            </w:r>
            <w:proofErr w:type="spellEnd"/>
            <w:r w:rsidRPr="70A11C1A">
              <w:rPr>
                <w:rFonts w:eastAsiaTheme="minorEastAsia"/>
                <w:color w:val="000000" w:themeColor="text1"/>
              </w:rPr>
              <w:t xml:space="preserve"> that acts as default region</w:t>
            </w:r>
          </w:p>
        </w:tc>
      </w:tr>
    </w:tbl>
    <w:p w:rsidR="70A11C1A" w:rsidP="70A11C1A" w:rsidRDefault="70A11C1A" w14:paraId="42985653" w14:textId="794B19D1">
      <w:pPr>
        <w:rPr>
          <w:rFonts w:eastAsiaTheme="minorEastAsia"/>
        </w:rPr>
      </w:pPr>
    </w:p>
    <w:tbl>
      <w:tblPr>
        <w:tblStyle w:val="TableGrid"/>
        <w:tblW w:w="0" w:type="auto"/>
        <w:tblLayout w:type="fixed"/>
        <w:tblLook w:val="06A0" w:firstRow="1" w:lastRow="0" w:firstColumn="1" w:lastColumn="0" w:noHBand="1" w:noVBand="1"/>
      </w:tblPr>
      <w:tblGrid>
        <w:gridCol w:w="2340"/>
        <w:gridCol w:w="2010"/>
        <w:gridCol w:w="1860"/>
        <w:gridCol w:w="3150"/>
      </w:tblGrid>
      <w:tr w:rsidR="70A11C1A" w:rsidTr="38FF0FA3" w14:paraId="33AE26F2" w14:textId="77777777">
        <w:trPr>
          <w:trHeight w:val="420"/>
        </w:trPr>
        <w:tc>
          <w:tcPr>
            <w:tcW w:w="9360" w:type="dxa"/>
            <w:gridSpan w:val="4"/>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397757D4" w14:textId="75B163AC">
            <w:pPr>
              <w:rPr>
                <w:rFonts w:eastAsiaTheme="minorEastAsia"/>
                <w:b/>
                <w:bCs/>
                <w:color w:val="000000" w:themeColor="text1"/>
              </w:rPr>
            </w:pPr>
            <w:r w:rsidRPr="70A11C1A">
              <w:rPr>
                <w:rFonts w:eastAsiaTheme="minorEastAsia"/>
                <w:color w:val="000000" w:themeColor="text1"/>
              </w:rPr>
              <w:t xml:space="preserve">public class </w:t>
            </w:r>
            <w:proofErr w:type="spellStart"/>
            <w:r w:rsidRPr="70A11C1A">
              <w:rPr>
                <w:rFonts w:eastAsiaTheme="minorEastAsia"/>
                <w:b/>
                <w:bCs/>
                <w:color w:val="000000" w:themeColor="text1"/>
              </w:rPr>
              <w:t>RegionObj</w:t>
            </w:r>
            <w:proofErr w:type="spellEnd"/>
          </w:p>
          <w:p w:rsidR="70A11C1A" w:rsidP="70A11C1A" w:rsidRDefault="70A11C1A" w14:paraId="62DD5B76" w14:textId="471D6B4A">
            <w:pPr>
              <w:rPr>
                <w:rFonts w:eastAsiaTheme="minorEastAsia"/>
                <w:b/>
                <w:bCs/>
                <w:color w:val="000000" w:themeColor="text1"/>
              </w:rPr>
            </w:pPr>
            <w:r w:rsidRPr="70A11C1A">
              <w:rPr>
                <w:rFonts w:eastAsiaTheme="minorEastAsia"/>
                <w:color w:val="000000" w:themeColor="text1"/>
              </w:rPr>
              <w:t xml:space="preserve">extends </w:t>
            </w:r>
            <w:proofErr w:type="spellStart"/>
            <w:r w:rsidRPr="70A11C1A">
              <w:rPr>
                <w:rFonts w:eastAsiaTheme="minorEastAsia"/>
                <w:b/>
                <w:bCs/>
                <w:color w:val="000000" w:themeColor="text1"/>
              </w:rPr>
              <w:t>SpatialObj</w:t>
            </w:r>
            <w:proofErr w:type="spellEnd"/>
          </w:p>
        </w:tc>
      </w:tr>
      <w:tr w:rsidR="70A11C1A" w:rsidTr="38FF0FA3" w14:paraId="601B513E" w14:textId="77777777">
        <w:tc>
          <w:tcPr>
            <w:tcW w:w="23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7B7B7"/>
          </w:tcPr>
          <w:p w:rsidR="70A11C1A" w:rsidP="70A11C1A" w:rsidRDefault="70A11C1A" w14:paraId="2BAB0B50" w14:textId="0B7E4E69">
            <w:pPr>
              <w:rPr>
                <w:rFonts w:eastAsiaTheme="minorEastAsia"/>
                <w:color w:val="000000" w:themeColor="text1"/>
              </w:rPr>
            </w:pPr>
            <w:r w:rsidRPr="70A11C1A">
              <w:rPr>
                <w:rFonts w:eastAsiaTheme="minorEastAsia"/>
                <w:color w:val="000000" w:themeColor="text1"/>
              </w:rPr>
              <w:t>Inheritance</w:t>
            </w:r>
          </w:p>
        </w:tc>
        <w:tc>
          <w:tcPr>
            <w:tcW w:w="201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7B7B7"/>
          </w:tcPr>
          <w:p w:rsidR="70A11C1A" w:rsidP="70A11C1A" w:rsidRDefault="70A11C1A" w14:paraId="7B6568C0" w14:textId="5E2634BE">
            <w:pPr>
              <w:rPr>
                <w:rFonts w:eastAsiaTheme="minorEastAsia"/>
                <w:color w:val="000000" w:themeColor="text1"/>
              </w:rPr>
            </w:pPr>
            <w:r w:rsidRPr="70A11C1A">
              <w:rPr>
                <w:rFonts w:eastAsiaTheme="minorEastAsia"/>
                <w:color w:val="000000" w:themeColor="text1"/>
              </w:rPr>
              <w:t>Member</w:t>
            </w:r>
          </w:p>
        </w:tc>
        <w:tc>
          <w:tcPr>
            <w:tcW w:w="186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7B7B7"/>
          </w:tcPr>
          <w:p w:rsidR="70A11C1A" w:rsidP="70A11C1A" w:rsidRDefault="70A11C1A" w14:paraId="138A5E41" w14:textId="544C5F74">
            <w:pPr>
              <w:rPr>
                <w:rFonts w:eastAsiaTheme="minorEastAsia"/>
                <w:color w:val="000000" w:themeColor="text1"/>
              </w:rPr>
            </w:pPr>
            <w:r w:rsidRPr="70A11C1A">
              <w:rPr>
                <w:rFonts w:eastAsiaTheme="minorEastAsia"/>
                <w:color w:val="000000" w:themeColor="text1"/>
              </w:rPr>
              <w:t>Type</w:t>
            </w:r>
          </w:p>
        </w:tc>
        <w:tc>
          <w:tcPr>
            <w:tcW w:w="315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7B7B7"/>
          </w:tcPr>
          <w:p w:rsidR="70A11C1A" w:rsidP="70A11C1A" w:rsidRDefault="70A11C1A" w14:paraId="15F38935" w14:textId="21A9019A">
            <w:pPr>
              <w:rPr>
                <w:rFonts w:eastAsiaTheme="minorEastAsia"/>
                <w:color w:val="000000" w:themeColor="text1"/>
              </w:rPr>
            </w:pPr>
            <w:r w:rsidRPr="70A11C1A">
              <w:rPr>
                <w:rFonts w:eastAsiaTheme="minorEastAsia"/>
                <w:color w:val="000000" w:themeColor="text1"/>
              </w:rPr>
              <w:t>Description</w:t>
            </w:r>
          </w:p>
        </w:tc>
      </w:tr>
      <w:tr w:rsidR="70A11C1A" w:rsidTr="38FF0FA3" w14:paraId="777D8C49" w14:textId="77777777">
        <w:trPr>
          <w:trHeight w:val="420"/>
        </w:trPr>
        <w:tc>
          <w:tcPr>
            <w:tcW w:w="2340" w:type="dxa"/>
            <w:vMerge w:val="restart"/>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35A154EB" w14:textId="1621F617">
            <w:pPr>
              <w:rPr>
                <w:rFonts w:eastAsiaTheme="minorEastAsia"/>
                <w:color w:val="000000" w:themeColor="text1"/>
              </w:rPr>
            </w:pPr>
            <w:r w:rsidRPr="70A11C1A">
              <w:rPr>
                <w:rFonts w:eastAsiaTheme="minorEastAsia"/>
                <w:color w:val="000000" w:themeColor="text1"/>
              </w:rPr>
              <w:t>Inherited member</w:t>
            </w:r>
          </w:p>
        </w:tc>
        <w:tc>
          <w:tcPr>
            <w:tcW w:w="20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3E0DB0D9" w14:textId="1458E688">
            <w:pPr>
              <w:rPr>
                <w:rFonts w:eastAsiaTheme="minorEastAsia"/>
                <w:color w:val="000000" w:themeColor="text1"/>
              </w:rPr>
            </w:pPr>
            <w:r w:rsidRPr="70A11C1A">
              <w:rPr>
                <w:rFonts w:eastAsiaTheme="minorEastAsia"/>
                <w:color w:val="000000" w:themeColor="text1"/>
              </w:rPr>
              <w:t>ID</w:t>
            </w:r>
          </w:p>
        </w:tc>
        <w:tc>
          <w:tcPr>
            <w:tcW w:w="186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40EE2EB0" w14:textId="14AA44B7">
            <w:pPr>
              <w:rPr>
                <w:rFonts w:eastAsiaTheme="minorEastAsia"/>
                <w:color w:val="000000" w:themeColor="text1"/>
              </w:rPr>
            </w:pPr>
            <w:r w:rsidRPr="70A11C1A">
              <w:rPr>
                <w:rFonts w:eastAsiaTheme="minorEastAsia"/>
                <w:color w:val="000000" w:themeColor="text1"/>
              </w:rPr>
              <w:t>String</w:t>
            </w:r>
          </w:p>
        </w:tc>
        <w:tc>
          <w:tcPr>
            <w:tcW w:w="315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2383862C" w14:textId="12499471">
            <w:pPr>
              <w:rPr>
                <w:rFonts w:eastAsiaTheme="minorEastAsia"/>
                <w:color w:val="000000" w:themeColor="text1"/>
              </w:rPr>
            </w:pPr>
            <w:r w:rsidRPr="70A11C1A">
              <w:rPr>
                <w:rFonts w:eastAsiaTheme="minorEastAsia"/>
                <w:color w:val="000000" w:themeColor="text1"/>
              </w:rPr>
              <w:t>ID of region</w:t>
            </w:r>
          </w:p>
        </w:tc>
      </w:tr>
      <w:tr w:rsidR="70A11C1A" w:rsidTr="38FF0FA3" w14:paraId="32CC804B" w14:textId="77777777">
        <w:trPr>
          <w:trHeight w:val="420"/>
        </w:trPr>
        <w:tc>
          <w:tcPr>
            <w:tcW w:w="2340" w:type="dxa"/>
            <w:vMerge/>
            <w:vAlign w:val="center"/>
          </w:tcPr>
          <w:p w:rsidR="00635C53" w:rsidRDefault="00635C53" w14:paraId="233BDABF" w14:textId="77777777"/>
        </w:tc>
        <w:tc>
          <w:tcPr>
            <w:tcW w:w="20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11143B3B" w14:textId="496366A1">
            <w:pPr>
              <w:rPr>
                <w:rFonts w:eastAsiaTheme="minorEastAsia"/>
                <w:color w:val="000000" w:themeColor="text1"/>
              </w:rPr>
            </w:pPr>
            <w:r w:rsidRPr="70A11C1A">
              <w:rPr>
                <w:rFonts w:eastAsiaTheme="minorEastAsia"/>
                <w:color w:val="000000" w:themeColor="text1"/>
              </w:rPr>
              <w:t>name</w:t>
            </w:r>
          </w:p>
        </w:tc>
        <w:tc>
          <w:tcPr>
            <w:tcW w:w="186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66D97FDA" w14:textId="3189856E">
            <w:pPr>
              <w:rPr>
                <w:rFonts w:eastAsiaTheme="minorEastAsia"/>
                <w:color w:val="000000" w:themeColor="text1"/>
              </w:rPr>
            </w:pPr>
            <w:r w:rsidRPr="70A11C1A">
              <w:rPr>
                <w:rFonts w:eastAsiaTheme="minorEastAsia"/>
                <w:color w:val="000000" w:themeColor="text1"/>
              </w:rPr>
              <w:t>String</w:t>
            </w:r>
          </w:p>
        </w:tc>
        <w:tc>
          <w:tcPr>
            <w:tcW w:w="315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3F215993" w14:textId="41AB9B3F">
            <w:pPr>
              <w:rPr>
                <w:rFonts w:eastAsiaTheme="minorEastAsia"/>
                <w:color w:val="000000" w:themeColor="text1"/>
              </w:rPr>
            </w:pPr>
            <w:r w:rsidRPr="70A11C1A">
              <w:rPr>
                <w:rFonts w:eastAsiaTheme="minorEastAsia"/>
                <w:color w:val="000000" w:themeColor="text1"/>
              </w:rPr>
              <w:t>Display name of region</w:t>
            </w:r>
          </w:p>
        </w:tc>
      </w:tr>
      <w:tr w:rsidR="70A11C1A" w:rsidTr="38FF0FA3" w14:paraId="1CEFEFB3" w14:textId="77777777">
        <w:trPr>
          <w:trHeight w:val="420"/>
        </w:trPr>
        <w:tc>
          <w:tcPr>
            <w:tcW w:w="2340" w:type="dxa"/>
            <w:vMerge/>
            <w:vAlign w:val="center"/>
          </w:tcPr>
          <w:p w:rsidR="00635C53" w:rsidRDefault="00635C53" w14:paraId="2BDD25CF" w14:textId="77777777"/>
        </w:tc>
        <w:tc>
          <w:tcPr>
            <w:tcW w:w="20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5C0AC3E1" w14:textId="1EDF99AE">
            <w:pPr>
              <w:rPr>
                <w:rFonts w:eastAsiaTheme="minorEastAsia"/>
                <w:color w:val="000000" w:themeColor="text1"/>
              </w:rPr>
            </w:pPr>
            <w:proofErr w:type="spellStart"/>
            <w:r w:rsidRPr="70A11C1A">
              <w:rPr>
                <w:rFonts w:eastAsiaTheme="minorEastAsia"/>
                <w:color w:val="000000" w:themeColor="text1"/>
              </w:rPr>
              <w:t>mapDataID</w:t>
            </w:r>
            <w:proofErr w:type="spellEnd"/>
          </w:p>
        </w:tc>
        <w:tc>
          <w:tcPr>
            <w:tcW w:w="186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3380E940" w14:textId="1743D2ED">
            <w:pPr>
              <w:rPr>
                <w:rFonts w:eastAsiaTheme="minorEastAsia"/>
                <w:color w:val="000000" w:themeColor="text1"/>
              </w:rPr>
            </w:pPr>
            <w:r w:rsidRPr="70A11C1A">
              <w:rPr>
                <w:rFonts w:eastAsiaTheme="minorEastAsia"/>
                <w:color w:val="000000" w:themeColor="text1"/>
              </w:rPr>
              <w:t>List&lt;String&gt;</w:t>
            </w:r>
          </w:p>
        </w:tc>
        <w:tc>
          <w:tcPr>
            <w:tcW w:w="315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4F6156BF" w14:textId="23844497">
            <w:pPr>
              <w:rPr>
                <w:rFonts w:eastAsiaTheme="minorEastAsia"/>
                <w:color w:val="000000" w:themeColor="text1"/>
              </w:rPr>
            </w:pPr>
            <w:r w:rsidRPr="70A11C1A">
              <w:rPr>
                <w:rFonts w:eastAsiaTheme="minorEastAsia"/>
                <w:color w:val="000000" w:themeColor="text1"/>
              </w:rPr>
              <w:t>ID of map file that represents this region</w:t>
            </w:r>
          </w:p>
        </w:tc>
      </w:tr>
      <w:tr w:rsidR="70A11C1A" w:rsidTr="38FF0FA3" w14:paraId="343F2934" w14:textId="77777777">
        <w:trPr>
          <w:trHeight w:val="420"/>
        </w:trPr>
        <w:tc>
          <w:tcPr>
            <w:tcW w:w="2340" w:type="dxa"/>
            <w:vMerge/>
            <w:vAlign w:val="center"/>
          </w:tcPr>
          <w:p w:rsidR="00635C53" w:rsidRDefault="00635C53" w14:paraId="0AB32412" w14:textId="77777777"/>
        </w:tc>
        <w:tc>
          <w:tcPr>
            <w:tcW w:w="20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4419A2B6" w14:textId="3278FBC7">
            <w:pPr>
              <w:rPr>
                <w:rFonts w:eastAsiaTheme="minorEastAsia"/>
                <w:color w:val="000000" w:themeColor="text1"/>
              </w:rPr>
            </w:pPr>
            <w:proofErr w:type="spellStart"/>
            <w:r w:rsidRPr="70A11C1A">
              <w:rPr>
                <w:rFonts w:eastAsiaTheme="minorEastAsia"/>
                <w:color w:val="000000" w:themeColor="text1"/>
              </w:rPr>
              <w:t>connectedList</w:t>
            </w:r>
            <w:proofErr w:type="spellEnd"/>
          </w:p>
        </w:tc>
        <w:tc>
          <w:tcPr>
            <w:tcW w:w="186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7067E4DD" w14:textId="274F713E">
            <w:pPr>
              <w:rPr>
                <w:rFonts w:eastAsiaTheme="minorEastAsia"/>
                <w:color w:val="000000" w:themeColor="text1"/>
              </w:rPr>
            </w:pPr>
            <w:r w:rsidRPr="70A11C1A">
              <w:rPr>
                <w:rFonts w:eastAsiaTheme="minorEastAsia"/>
                <w:color w:val="000000" w:themeColor="text1"/>
              </w:rPr>
              <w:t>List&lt;Connection&gt;</w:t>
            </w:r>
          </w:p>
        </w:tc>
        <w:tc>
          <w:tcPr>
            <w:tcW w:w="315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38FF0FA3" w:rsidRDefault="38FF0FA3" w14:paraId="2A623F7E" w14:textId="5B2EEAC5">
            <w:pPr>
              <w:rPr>
                <w:rFonts w:eastAsiaTheme="minorEastAsia"/>
                <w:color w:val="000000" w:themeColor="text1"/>
              </w:rPr>
            </w:pPr>
            <w:r w:rsidRPr="38FF0FA3">
              <w:rPr>
                <w:rFonts w:eastAsiaTheme="minorEastAsia"/>
                <w:color w:val="000000" w:themeColor="text1"/>
              </w:rPr>
              <w:t xml:space="preserve">A list of connections represents connection area towards other </w:t>
            </w:r>
            <w:proofErr w:type="spellStart"/>
            <w:r w:rsidRPr="38FF0FA3">
              <w:rPr>
                <w:rFonts w:eastAsiaTheme="minorEastAsia"/>
                <w:color w:val="000000" w:themeColor="text1"/>
              </w:rPr>
              <w:t>RegionObj</w:t>
            </w:r>
            <w:proofErr w:type="spellEnd"/>
          </w:p>
        </w:tc>
      </w:tr>
    </w:tbl>
    <w:p w:rsidR="70A11C1A" w:rsidP="70A11C1A" w:rsidRDefault="70A11C1A" w14:paraId="4DC652D8" w14:textId="28939731">
      <w:pPr>
        <w:rPr>
          <w:rFonts w:eastAsiaTheme="minorEastAsia"/>
        </w:rPr>
      </w:pPr>
    </w:p>
    <w:tbl>
      <w:tblPr>
        <w:tblStyle w:val="TableGrid"/>
        <w:tblW w:w="0" w:type="auto"/>
        <w:tblLayout w:type="fixed"/>
        <w:tblLook w:val="06A0" w:firstRow="1" w:lastRow="0" w:firstColumn="1" w:lastColumn="0" w:noHBand="1" w:noVBand="1"/>
      </w:tblPr>
      <w:tblGrid>
        <w:gridCol w:w="2490"/>
        <w:gridCol w:w="2385"/>
        <w:gridCol w:w="4485"/>
      </w:tblGrid>
      <w:tr w:rsidR="70A11C1A" w:rsidTr="2F125B98" w14:paraId="74BD4343" w14:textId="77777777">
        <w:trPr>
          <w:trHeight w:val="420"/>
        </w:trPr>
        <w:tc>
          <w:tcPr>
            <w:tcW w:w="93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0A11C1A" w:rsidRDefault="70A11C1A" w14:paraId="6A899766" w14:textId="38FC16E9">
            <w:pPr>
              <w:rPr>
                <w:rFonts w:eastAsiaTheme="minorEastAsia"/>
                <w:b/>
                <w:bCs/>
                <w:color w:val="000000" w:themeColor="text1"/>
              </w:rPr>
            </w:pPr>
            <w:r w:rsidRPr="70A11C1A">
              <w:rPr>
                <w:rFonts w:eastAsiaTheme="minorEastAsia"/>
                <w:color w:val="000000" w:themeColor="text1"/>
              </w:rPr>
              <w:t xml:space="preserve">public class </w:t>
            </w:r>
            <w:proofErr w:type="spellStart"/>
            <w:r w:rsidRPr="70A11C1A">
              <w:rPr>
                <w:rFonts w:eastAsiaTheme="minorEastAsia"/>
                <w:b/>
                <w:bCs/>
                <w:color w:val="000000" w:themeColor="text1"/>
              </w:rPr>
              <w:t>MapObj</w:t>
            </w:r>
            <w:proofErr w:type="spellEnd"/>
          </w:p>
          <w:p w:rsidR="70A11C1A" w:rsidP="70A11C1A" w:rsidRDefault="70A11C1A" w14:paraId="4C653EAF" w14:textId="18AE61CE">
            <w:pPr>
              <w:rPr>
                <w:rFonts w:eastAsiaTheme="minorEastAsia"/>
                <w:b/>
                <w:bCs/>
                <w:color w:val="000000" w:themeColor="text1"/>
              </w:rPr>
            </w:pPr>
            <w:r w:rsidRPr="70A11C1A">
              <w:rPr>
                <w:rFonts w:eastAsiaTheme="minorEastAsia"/>
                <w:color w:val="000000" w:themeColor="text1"/>
              </w:rPr>
              <w:t xml:space="preserve">extends </w:t>
            </w:r>
            <w:r w:rsidRPr="70A11C1A">
              <w:rPr>
                <w:rFonts w:eastAsiaTheme="minorEastAsia"/>
                <w:b/>
                <w:bCs/>
                <w:color w:val="000000" w:themeColor="text1"/>
              </w:rPr>
              <w:t>Object</w:t>
            </w:r>
          </w:p>
        </w:tc>
      </w:tr>
      <w:tr w:rsidR="70A11C1A" w:rsidTr="2F125B98" w14:paraId="1BEE9682" w14:textId="77777777">
        <w:tc>
          <w:tcPr>
            <w:tcW w:w="249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0A11C1A" w:rsidRDefault="70A11C1A" w14:paraId="0B302C15" w14:textId="78AFDADC">
            <w:pPr>
              <w:rPr>
                <w:rFonts w:eastAsiaTheme="minorEastAsia"/>
                <w:color w:val="000000" w:themeColor="text1"/>
              </w:rPr>
            </w:pPr>
            <w:r w:rsidRPr="70A11C1A">
              <w:rPr>
                <w:rFonts w:eastAsiaTheme="minorEastAsia"/>
                <w:color w:val="000000" w:themeColor="text1"/>
              </w:rPr>
              <w:t>Member</w:t>
            </w:r>
          </w:p>
        </w:tc>
        <w:tc>
          <w:tcPr>
            <w:tcW w:w="23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0A11C1A" w:rsidRDefault="70A11C1A" w14:paraId="669A8C13" w14:textId="0889C505">
            <w:pPr>
              <w:rPr>
                <w:rFonts w:eastAsiaTheme="minorEastAsia"/>
                <w:color w:val="000000" w:themeColor="text1"/>
              </w:rPr>
            </w:pPr>
            <w:r w:rsidRPr="70A11C1A">
              <w:rPr>
                <w:rFonts w:eastAsiaTheme="minorEastAsia"/>
                <w:color w:val="000000" w:themeColor="text1"/>
              </w:rPr>
              <w:t>Type</w:t>
            </w:r>
          </w:p>
        </w:tc>
        <w:tc>
          <w:tcPr>
            <w:tcW w:w="44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0A11C1A" w:rsidRDefault="70A11C1A" w14:paraId="5A0DAC38" w14:textId="49620EF7">
            <w:pPr>
              <w:rPr>
                <w:rFonts w:eastAsiaTheme="minorEastAsia"/>
                <w:color w:val="000000" w:themeColor="text1"/>
              </w:rPr>
            </w:pPr>
            <w:r w:rsidRPr="70A11C1A">
              <w:rPr>
                <w:rFonts w:eastAsiaTheme="minorEastAsia"/>
                <w:color w:val="000000" w:themeColor="text1"/>
              </w:rPr>
              <w:t>Description</w:t>
            </w:r>
          </w:p>
        </w:tc>
      </w:tr>
      <w:tr w:rsidR="70A11C1A" w:rsidTr="2F125B98" w14:paraId="2173D59C" w14:textId="77777777">
        <w:trPr>
          <w:trHeight w:val="420"/>
        </w:trPr>
        <w:tc>
          <w:tcPr>
            <w:tcW w:w="249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0A11C1A" w:rsidRDefault="70A11C1A" w14:paraId="3C76373C" w14:textId="1844AA1B">
            <w:pPr>
              <w:rPr>
                <w:rFonts w:eastAsiaTheme="minorEastAsia"/>
                <w:color w:val="000000" w:themeColor="text1"/>
              </w:rPr>
            </w:pPr>
            <w:r w:rsidRPr="70A11C1A">
              <w:rPr>
                <w:rFonts w:eastAsiaTheme="minorEastAsia"/>
                <w:color w:val="000000" w:themeColor="text1"/>
              </w:rPr>
              <w:t>ID</w:t>
            </w:r>
          </w:p>
        </w:tc>
        <w:tc>
          <w:tcPr>
            <w:tcW w:w="23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0A11C1A" w:rsidRDefault="70A11C1A" w14:paraId="778F3059" w14:textId="089B823A">
            <w:pPr>
              <w:rPr>
                <w:rFonts w:eastAsiaTheme="minorEastAsia"/>
                <w:color w:val="000000" w:themeColor="text1"/>
              </w:rPr>
            </w:pPr>
            <w:r w:rsidRPr="70A11C1A">
              <w:rPr>
                <w:rFonts w:eastAsiaTheme="minorEastAsia"/>
                <w:color w:val="000000" w:themeColor="text1"/>
              </w:rPr>
              <w:t>String</w:t>
            </w:r>
          </w:p>
        </w:tc>
        <w:tc>
          <w:tcPr>
            <w:tcW w:w="44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0A11C1A" w:rsidRDefault="70A11C1A" w14:paraId="24FDF9FF" w14:textId="1921AC0B">
            <w:pPr>
              <w:rPr>
                <w:rFonts w:eastAsiaTheme="minorEastAsia"/>
                <w:color w:val="000000" w:themeColor="text1"/>
              </w:rPr>
            </w:pPr>
            <w:r w:rsidRPr="70A11C1A">
              <w:rPr>
                <w:rFonts w:eastAsiaTheme="minorEastAsia"/>
                <w:color w:val="000000" w:themeColor="text1"/>
              </w:rPr>
              <w:t>ID of map</w:t>
            </w:r>
          </w:p>
        </w:tc>
      </w:tr>
      <w:tr w:rsidR="70A11C1A" w:rsidTr="2F125B98" w14:paraId="226EE432" w14:textId="77777777">
        <w:trPr>
          <w:trHeight w:val="420"/>
        </w:trPr>
        <w:tc>
          <w:tcPr>
            <w:tcW w:w="249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0A11C1A" w:rsidRDefault="70A11C1A" w14:paraId="4CCB8502" w14:textId="50982080">
            <w:pPr>
              <w:rPr>
                <w:rFonts w:eastAsiaTheme="minorEastAsia"/>
                <w:color w:val="000000" w:themeColor="text1"/>
              </w:rPr>
            </w:pPr>
            <w:proofErr w:type="spellStart"/>
            <w:r w:rsidRPr="70A11C1A">
              <w:rPr>
                <w:rFonts w:eastAsiaTheme="minorEastAsia"/>
                <w:color w:val="000000" w:themeColor="text1"/>
              </w:rPr>
              <w:t>mapType</w:t>
            </w:r>
            <w:proofErr w:type="spellEnd"/>
          </w:p>
        </w:tc>
        <w:tc>
          <w:tcPr>
            <w:tcW w:w="23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0A11C1A" w:rsidRDefault="70A11C1A" w14:paraId="6C2CB0E0" w14:textId="024A1608">
            <w:pPr>
              <w:rPr>
                <w:rFonts w:eastAsiaTheme="minorEastAsia"/>
                <w:color w:val="000000" w:themeColor="text1"/>
              </w:rPr>
            </w:pPr>
            <w:r w:rsidRPr="70A11C1A">
              <w:rPr>
                <w:rFonts w:eastAsiaTheme="minorEastAsia"/>
                <w:color w:val="000000" w:themeColor="text1"/>
              </w:rPr>
              <w:t>String</w:t>
            </w:r>
          </w:p>
        </w:tc>
        <w:tc>
          <w:tcPr>
            <w:tcW w:w="44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0A11C1A" w:rsidRDefault="70A11C1A" w14:paraId="56E48C13" w14:textId="4BAF446B">
            <w:pPr>
              <w:rPr>
                <w:rFonts w:eastAsiaTheme="minorEastAsia"/>
                <w:color w:val="000000" w:themeColor="text1"/>
              </w:rPr>
            </w:pPr>
            <w:r w:rsidRPr="70A11C1A">
              <w:rPr>
                <w:rFonts w:eastAsiaTheme="minorEastAsia"/>
                <w:color w:val="000000" w:themeColor="text1"/>
              </w:rPr>
              <w:t>Type of map, PNG/JPEG/IMDF/</w:t>
            </w:r>
            <w:proofErr w:type="spellStart"/>
            <w:r w:rsidRPr="70A11C1A">
              <w:rPr>
                <w:rFonts w:eastAsiaTheme="minorEastAsia"/>
                <w:color w:val="000000" w:themeColor="text1"/>
              </w:rPr>
              <w:t>IndoorGML</w:t>
            </w:r>
            <w:proofErr w:type="spellEnd"/>
          </w:p>
        </w:tc>
      </w:tr>
      <w:tr w:rsidR="70A11C1A" w:rsidTr="2F125B98" w14:paraId="6CBCEBDF" w14:textId="77777777">
        <w:trPr>
          <w:trHeight w:val="885"/>
        </w:trPr>
        <w:tc>
          <w:tcPr>
            <w:tcW w:w="249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0A11C1A" w:rsidRDefault="70A11C1A" w14:paraId="1D06D807" w14:textId="3615DA69">
            <w:pPr>
              <w:rPr>
                <w:rFonts w:eastAsiaTheme="minorEastAsia"/>
                <w:color w:val="000000" w:themeColor="text1"/>
              </w:rPr>
            </w:pPr>
            <w:r w:rsidRPr="70A11C1A">
              <w:rPr>
                <w:rFonts w:eastAsiaTheme="minorEastAsia"/>
                <w:color w:val="000000" w:themeColor="text1"/>
              </w:rPr>
              <w:t>geodetic</w:t>
            </w:r>
          </w:p>
        </w:tc>
        <w:tc>
          <w:tcPr>
            <w:tcW w:w="23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0A11C1A" w:rsidRDefault="70A11C1A" w14:paraId="78168746" w14:textId="03F7997E">
            <w:pPr>
              <w:rPr>
                <w:rFonts w:eastAsiaTheme="minorEastAsia"/>
                <w:color w:val="000000" w:themeColor="text1"/>
              </w:rPr>
            </w:pPr>
            <w:r w:rsidRPr="70A11C1A">
              <w:rPr>
                <w:rFonts w:eastAsiaTheme="minorEastAsia"/>
                <w:color w:val="000000" w:themeColor="text1"/>
              </w:rPr>
              <w:t>List&lt;</w:t>
            </w:r>
            <w:proofErr w:type="spellStart"/>
            <w:r w:rsidRPr="70A11C1A">
              <w:rPr>
                <w:rFonts w:eastAsiaTheme="minorEastAsia"/>
                <w:color w:val="000000" w:themeColor="text1"/>
              </w:rPr>
              <w:t>GeodeticPoint</w:t>
            </w:r>
            <w:proofErr w:type="spellEnd"/>
            <w:r w:rsidRPr="70A11C1A">
              <w:rPr>
                <w:rFonts w:eastAsiaTheme="minorEastAsia"/>
                <w:color w:val="000000" w:themeColor="text1"/>
              </w:rPr>
              <w:t>&gt;</w:t>
            </w:r>
          </w:p>
        </w:tc>
        <w:tc>
          <w:tcPr>
            <w:tcW w:w="44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38FF0FA3" w:rsidRDefault="38FF0FA3" w14:paraId="4E421F6A" w14:textId="2581E2C6">
            <w:pPr>
              <w:rPr>
                <w:rFonts w:eastAsiaTheme="minorEastAsia"/>
                <w:color w:val="000000" w:themeColor="text1"/>
              </w:rPr>
            </w:pPr>
            <w:r w:rsidRPr="38FF0FA3">
              <w:rPr>
                <w:rFonts w:eastAsiaTheme="minorEastAsia"/>
                <w:color w:val="000000" w:themeColor="text1"/>
              </w:rPr>
              <w:t>A list of geodetic points that represent projection of map coordinate system to WGS84 coordinate system</w:t>
            </w:r>
          </w:p>
        </w:tc>
      </w:tr>
      <w:tr w:rsidR="70A11C1A" w:rsidTr="2F125B98" w14:paraId="61B5335F" w14:textId="77777777">
        <w:trPr>
          <w:trHeight w:val="420"/>
        </w:trPr>
        <w:tc>
          <w:tcPr>
            <w:tcW w:w="249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05236978" w:rsidRDefault="05236978" w14:paraId="166BFA62" w14:textId="0E4B6BDD">
            <w:pPr>
              <w:rPr>
                <w:rFonts w:eastAsiaTheme="minorEastAsia"/>
                <w:color w:val="000000" w:themeColor="text1"/>
              </w:rPr>
            </w:pPr>
            <w:r w:rsidRPr="05236978">
              <w:rPr>
                <w:rFonts w:eastAsiaTheme="minorEastAsia"/>
                <w:color w:val="000000" w:themeColor="text1"/>
              </w:rPr>
              <w:t>boundary</w:t>
            </w:r>
          </w:p>
        </w:tc>
        <w:tc>
          <w:tcPr>
            <w:tcW w:w="23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0A11C1A" w:rsidRDefault="70A11C1A" w14:paraId="7D923ECD" w14:textId="0689ED9C">
            <w:pPr>
              <w:rPr>
                <w:rFonts w:eastAsiaTheme="minorEastAsia"/>
                <w:color w:val="000000" w:themeColor="text1"/>
              </w:rPr>
            </w:pPr>
            <w:r w:rsidRPr="70A11C1A">
              <w:rPr>
                <w:rFonts w:eastAsiaTheme="minorEastAsia"/>
                <w:color w:val="000000" w:themeColor="text1"/>
              </w:rPr>
              <w:t>List&lt;Point&gt;</w:t>
            </w:r>
          </w:p>
        </w:tc>
        <w:tc>
          <w:tcPr>
            <w:tcW w:w="44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38FF0FA3" w:rsidRDefault="38FF0FA3" w14:paraId="589287AB" w14:textId="69DDE4E1">
            <w:pPr>
              <w:rPr>
                <w:rFonts w:eastAsiaTheme="minorEastAsia"/>
                <w:color w:val="000000" w:themeColor="text1"/>
              </w:rPr>
            </w:pPr>
            <w:r w:rsidRPr="38FF0FA3">
              <w:rPr>
                <w:rFonts w:eastAsiaTheme="minorEastAsia"/>
                <w:color w:val="000000" w:themeColor="text1"/>
              </w:rPr>
              <w:t>A list of (latitude, longitude) points representing boundary of map</w:t>
            </w:r>
          </w:p>
        </w:tc>
      </w:tr>
      <w:tr w:rsidR="7D044197" w:rsidTr="2F125B98" w14:paraId="168F96E2">
        <w:trPr>
          <w:trHeight w:val="420"/>
        </w:trPr>
        <w:tc>
          <w:tcPr>
            <w:tcW w:w="249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D044197" w:rsidP="7D044197" w:rsidRDefault="7D044197" w14:paraId="48BDAEC2" w14:textId="4C9037CD">
            <w:pPr>
              <w:pStyle w:val="Normal"/>
              <w:rPr>
                <w:rFonts w:ascii="Calibri" w:hAnsi="Calibri" w:eastAsia="Calibri" w:cs="Calibri"/>
                <w:color w:val="000000" w:themeColor="text1" w:themeTint="FF" w:themeShade="FF"/>
              </w:rPr>
            </w:pPr>
            <w:r w:rsidRPr="7D044197" w:rsidR="7D044197">
              <w:rPr>
                <w:rFonts w:ascii="Calibri" w:hAnsi="Calibri" w:eastAsia="Calibri" w:cs="Calibri"/>
                <w:color w:val="000000" w:themeColor="text1" w:themeTint="FF" w:themeShade="FF"/>
              </w:rPr>
              <w:t>attachedPrimalSpaceID</w:t>
            </w:r>
          </w:p>
        </w:tc>
        <w:tc>
          <w:tcPr>
            <w:tcW w:w="23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D044197" w:rsidP="7D044197" w:rsidRDefault="7D044197" w14:paraId="049FC6FA" w14:textId="6F048F81">
            <w:pPr>
              <w:pStyle w:val="Normal"/>
              <w:rPr>
                <w:rFonts w:eastAsia="宋体" w:eastAsiaTheme="minorEastAsia"/>
                <w:color w:val="000000" w:themeColor="text1" w:themeTint="FF" w:themeShade="FF"/>
              </w:rPr>
            </w:pPr>
            <w:r w:rsidRPr="7D044197" w:rsidR="7D044197">
              <w:rPr>
                <w:rFonts w:eastAsia="宋体" w:eastAsiaTheme="minorEastAsia"/>
                <w:color w:val="000000" w:themeColor="text1" w:themeTint="FF" w:themeShade="FF"/>
              </w:rPr>
              <w:t>String</w:t>
            </w:r>
          </w:p>
        </w:tc>
        <w:tc>
          <w:tcPr>
            <w:tcW w:w="44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D044197" w:rsidP="7D044197" w:rsidRDefault="7D044197" w14:paraId="6FBA352A" w14:textId="1E54D06A">
            <w:pPr>
              <w:pStyle w:val="Normal"/>
              <w:rPr>
                <w:rFonts w:eastAsia="宋体" w:eastAsiaTheme="minorEastAsia"/>
                <w:color w:val="000000" w:themeColor="text1" w:themeTint="FF" w:themeShade="FF"/>
              </w:rPr>
            </w:pPr>
            <w:r w:rsidRPr="7D044197" w:rsidR="7D044197">
              <w:rPr>
                <w:rFonts w:eastAsia="宋体" w:eastAsiaTheme="minorEastAsia"/>
                <w:color w:val="000000" w:themeColor="text1" w:themeTint="FF" w:themeShade="FF"/>
              </w:rPr>
              <w:t xml:space="preserve">Spatial ID of building/floor/region </w:t>
            </w:r>
            <w:r w:rsidRPr="7D044197" w:rsidR="7D044197">
              <w:rPr>
                <w:rFonts w:eastAsia="宋体" w:eastAsiaTheme="minorEastAsia"/>
                <w:color w:val="000000" w:themeColor="text1" w:themeTint="FF" w:themeShade="FF"/>
              </w:rPr>
              <w:t>represented</w:t>
            </w:r>
            <w:r w:rsidRPr="7D044197" w:rsidR="7D044197">
              <w:rPr>
                <w:rFonts w:eastAsia="宋体" w:eastAsiaTheme="minorEastAsia"/>
                <w:color w:val="000000" w:themeColor="text1" w:themeTint="FF" w:themeShade="FF"/>
              </w:rPr>
              <w:t xml:space="preserve"> by this map</w:t>
            </w:r>
          </w:p>
        </w:tc>
      </w:tr>
      <w:tr w:rsidR="7D044197" w:rsidTr="2F125B98" w14:paraId="03C00B7D">
        <w:trPr>
          <w:trHeight w:val="420"/>
        </w:trPr>
        <w:tc>
          <w:tcPr>
            <w:tcW w:w="249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D044197" w:rsidP="7D044197" w:rsidRDefault="7D044197" w14:paraId="3812EB6E" w14:textId="4A608A79">
            <w:pPr>
              <w:pStyle w:val="Normal"/>
              <w:rPr>
                <w:rFonts w:eastAsia="宋体" w:eastAsiaTheme="minorEastAsia"/>
                <w:color w:val="000000" w:themeColor="text1" w:themeTint="FF" w:themeShade="FF"/>
              </w:rPr>
            </w:pPr>
            <w:r w:rsidRPr="7D044197" w:rsidR="7D044197">
              <w:rPr>
                <w:rFonts w:eastAsia="宋体" w:eastAsiaTheme="minorEastAsia"/>
                <w:color w:val="000000" w:themeColor="text1" w:themeTint="FF" w:themeShade="FF"/>
              </w:rPr>
              <w:t>filename</w:t>
            </w:r>
          </w:p>
        </w:tc>
        <w:tc>
          <w:tcPr>
            <w:tcW w:w="23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D044197" w:rsidP="7D044197" w:rsidRDefault="7D044197" w14:paraId="173A117D" w14:textId="14BEBF6A">
            <w:pPr>
              <w:pStyle w:val="Normal"/>
              <w:rPr>
                <w:rFonts w:eastAsia="宋体" w:eastAsiaTheme="minorEastAsia"/>
                <w:color w:val="000000" w:themeColor="text1" w:themeTint="FF" w:themeShade="FF"/>
              </w:rPr>
            </w:pPr>
            <w:r w:rsidRPr="7D044197" w:rsidR="7D044197">
              <w:rPr>
                <w:rFonts w:eastAsia="宋体" w:eastAsiaTheme="minorEastAsia"/>
                <w:color w:val="000000" w:themeColor="text1" w:themeTint="FF" w:themeShade="FF"/>
              </w:rPr>
              <w:t>String</w:t>
            </w:r>
          </w:p>
        </w:tc>
        <w:tc>
          <w:tcPr>
            <w:tcW w:w="44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D044197" w:rsidP="7D044197" w:rsidRDefault="7D044197" w14:paraId="026F103E" w14:textId="08181BD3">
            <w:pPr>
              <w:pStyle w:val="Normal"/>
              <w:rPr>
                <w:rFonts w:eastAsia="宋体" w:eastAsiaTheme="minorEastAsia"/>
                <w:color w:val="000000" w:themeColor="text1" w:themeTint="FF" w:themeShade="FF"/>
              </w:rPr>
            </w:pPr>
            <w:r w:rsidRPr="7D044197" w:rsidR="7D044197">
              <w:rPr>
                <w:rFonts w:eastAsia="宋体" w:eastAsiaTheme="minorEastAsia"/>
                <w:color w:val="000000" w:themeColor="text1" w:themeTint="FF" w:themeShade="FF"/>
              </w:rPr>
              <w:t>Filename of actual mapfile</w:t>
            </w:r>
          </w:p>
        </w:tc>
      </w:tr>
      <w:tr w:rsidR="70A11C1A" w:rsidTr="2F125B98" w14:paraId="0CC1DF04" w14:textId="77777777">
        <w:trPr>
          <w:trHeight w:val="420"/>
        </w:trPr>
        <w:tc>
          <w:tcPr>
            <w:tcW w:w="249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0A11C1A" w:rsidRDefault="70A11C1A" w14:paraId="1857496F" w14:textId="263326B8">
            <w:pPr>
              <w:rPr>
                <w:rFonts w:eastAsiaTheme="minorEastAsia"/>
                <w:color w:val="000000" w:themeColor="text1"/>
              </w:rPr>
            </w:pPr>
            <w:proofErr w:type="spellStart"/>
            <w:r w:rsidRPr="70A11C1A">
              <w:rPr>
                <w:rFonts w:eastAsiaTheme="minorEastAsia"/>
                <w:color w:val="000000" w:themeColor="text1"/>
              </w:rPr>
              <w:t>fileContent</w:t>
            </w:r>
            <w:proofErr w:type="spellEnd"/>
          </w:p>
        </w:tc>
        <w:tc>
          <w:tcPr>
            <w:tcW w:w="23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0A11C1A" w:rsidRDefault="70A11C1A" w14:paraId="18B007D7" w14:textId="265F6F3D">
            <w:pPr>
              <w:rPr>
                <w:rFonts w:eastAsiaTheme="minorEastAsia"/>
                <w:color w:val="000000" w:themeColor="text1"/>
              </w:rPr>
            </w:pPr>
            <w:r w:rsidRPr="70A11C1A">
              <w:rPr>
                <w:rFonts w:eastAsiaTheme="minorEastAsia"/>
                <w:color w:val="000000" w:themeColor="text1"/>
              </w:rPr>
              <w:t>byte []</w:t>
            </w:r>
          </w:p>
        </w:tc>
        <w:tc>
          <w:tcPr>
            <w:tcW w:w="44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0A11C1A" w:rsidRDefault="70A11C1A" w14:paraId="3568BEC3" w14:textId="5681D385">
            <w:pPr>
              <w:rPr>
                <w:rFonts w:eastAsiaTheme="minorEastAsia"/>
                <w:color w:val="000000" w:themeColor="text1"/>
              </w:rPr>
            </w:pPr>
            <w:r w:rsidRPr="70A11C1A">
              <w:rPr>
                <w:rFonts w:eastAsiaTheme="minorEastAsia"/>
                <w:color w:val="000000" w:themeColor="text1"/>
              </w:rPr>
              <w:t>Byte array of map file content</w:t>
            </w:r>
          </w:p>
        </w:tc>
      </w:tr>
    </w:tbl>
    <w:p w:rsidR="70A11C1A" w:rsidP="70A11C1A" w:rsidRDefault="70A11C1A" w14:paraId="3DBEFD71" w14:textId="56C517DC">
      <w:pPr>
        <w:rPr>
          <w:rFonts w:eastAsiaTheme="minorEastAsia"/>
        </w:rPr>
      </w:pPr>
    </w:p>
    <w:p w:rsidR="70A11C1A" w:rsidP="70A11C1A" w:rsidRDefault="70A11C1A" w14:paraId="40B2C2D2" w14:textId="020596B3">
      <w:pPr>
        <w:rPr>
          <w:rFonts w:asciiTheme="majorHAnsi" w:hAnsiTheme="majorHAnsi" w:eastAsiaTheme="majorEastAsia" w:cstheme="majorBidi"/>
          <w:sz w:val="28"/>
          <w:szCs w:val="28"/>
        </w:rPr>
      </w:pPr>
      <w:r w:rsidRPr="70A11C1A">
        <w:rPr>
          <w:rFonts w:asciiTheme="majorHAnsi" w:hAnsiTheme="majorHAnsi" w:eastAsiaTheme="majorEastAsia" w:cstheme="majorBidi"/>
          <w:sz w:val="28"/>
          <w:szCs w:val="28"/>
        </w:rPr>
        <w:lastRenderedPageBreak/>
        <w:t>Data Classes for Site Signal Standard</w:t>
      </w:r>
    </w:p>
    <w:tbl>
      <w:tblPr>
        <w:tblStyle w:val="TableGrid"/>
        <w:tblW w:w="0" w:type="auto"/>
        <w:tblLayout w:type="fixed"/>
        <w:tblLook w:val="06A0" w:firstRow="1" w:lastRow="0" w:firstColumn="1" w:lastColumn="0" w:noHBand="1" w:noVBand="1"/>
      </w:tblPr>
      <w:tblGrid>
        <w:gridCol w:w="3120"/>
        <w:gridCol w:w="1620"/>
        <w:gridCol w:w="4620"/>
      </w:tblGrid>
      <w:tr w:rsidR="70A11C1A" w:rsidTr="5BF00052" w14:paraId="5EFC4C1E" w14:textId="77777777">
        <w:trPr>
          <w:trHeight w:val="420"/>
        </w:trPr>
        <w:tc>
          <w:tcPr>
            <w:tcW w:w="93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0A11C1A" w:rsidRDefault="70A11C1A" w14:paraId="2E66BB54" w14:textId="12EB05AF">
            <w:pPr>
              <w:rPr>
                <w:rFonts w:eastAsiaTheme="minorEastAsia"/>
                <w:b/>
                <w:bCs/>
                <w:color w:val="000000" w:themeColor="text1"/>
              </w:rPr>
            </w:pPr>
            <w:r w:rsidRPr="70A11C1A">
              <w:rPr>
                <w:rFonts w:eastAsiaTheme="minorEastAsia"/>
                <w:color w:val="000000" w:themeColor="text1"/>
              </w:rPr>
              <w:t xml:space="preserve">public class </w:t>
            </w:r>
            <w:proofErr w:type="spellStart"/>
            <w:r w:rsidRPr="70A11C1A">
              <w:rPr>
                <w:rFonts w:eastAsiaTheme="minorEastAsia"/>
                <w:b/>
                <w:bCs/>
                <w:color w:val="000000" w:themeColor="text1"/>
              </w:rPr>
              <w:t>BuildingLocSetting</w:t>
            </w:r>
            <w:proofErr w:type="spellEnd"/>
          </w:p>
          <w:p w:rsidR="70A11C1A" w:rsidP="70A11C1A" w:rsidRDefault="70A11C1A" w14:paraId="63EDC88B" w14:textId="6C420F7F">
            <w:pPr>
              <w:rPr>
                <w:rFonts w:eastAsiaTheme="minorEastAsia"/>
                <w:b/>
                <w:bCs/>
                <w:color w:val="000000" w:themeColor="text1"/>
              </w:rPr>
            </w:pPr>
            <w:r w:rsidRPr="70A11C1A">
              <w:rPr>
                <w:rFonts w:eastAsiaTheme="minorEastAsia"/>
                <w:color w:val="000000" w:themeColor="text1"/>
              </w:rPr>
              <w:t xml:space="preserve">extends </w:t>
            </w:r>
            <w:r w:rsidRPr="70A11C1A">
              <w:rPr>
                <w:rFonts w:eastAsiaTheme="minorEastAsia"/>
                <w:b/>
                <w:bCs/>
                <w:color w:val="000000" w:themeColor="text1"/>
              </w:rPr>
              <w:t>Object</w:t>
            </w:r>
          </w:p>
        </w:tc>
      </w:tr>
      <w:tr w:rsidR="70A11C1A" w:rsidTr="5BF00052" w14:paraId="13A35D86" w14:textId="77777777">
        <w:tc>
          <w:tcPr>
            <w:tcW w:w="312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7B7B7"/>
            <w:tcMar/>
          </w:tcPr>
          <w:p w:rsidR="70A11C1A" w:rsidP="70A11C1A" w:rsidRDefault="70A11C1A" w14:paraId="77AD8D07" w14:textId="5D8351AA">
            <w:pPr>
              <w:rPr>
                <w:rFonts w:eastAsiaTheme="minorEastAsia"/>
                <w:color w:val="000000" w:themeColor="text1"/>
              </w:rPr>
            </w:pPr>
            <w:r w:rsidRPr="70A11C1A">
              <w:rPr>
                <w:rFonts w:eastAsiaTheme="minorEastAsia"/>
                <w:color w:val="000000" w:themeColor="text1"/>
              </w:rPr>
              <w:t>Member</w:t>
            </w:r>
          </w:p>
        </w:tc>
        <w:tc>
          <w:tcPr>
            <w:tcW w:w="162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7B7B7"/>
            <w:tcMar/>
          </w:tcPr>
          <w:p w:rsidR="70A11C1A" w:rsidP="70A11C1A" w:rsidRDefault="70A11C1A" w14:paraId="431AA51F" w14:textId="212D73AC">
            <w:pPr>
              <w:rPr>
                <w:rFonts w:eastAsiaTheme="minorEastAsia"/>
                <w:color w:val="000000" w:themeColor="text1"/>
              </w:rPr>
            </w:pPr>
            <w:r w:rsidRPr="70A11C1A">
              <w:rPr>
                <w:rFonts w:eastAsiaTheme="minorEastAsia"/>
                <w:color w:val="000000" w:themeColor="text1"/>
              </w:rPr>
              <w:t>Type</w:t>
            </w:r>
          </w:p>
        </w:tc>
        <w:tc>
          <w:tcPr>
            <w:tcW w:w="462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7B7B7"/>
            <w:tcMar/>
          </w:tcPr>
          <w:p w:rsidR="70A11C1A" w:rsidP="70A11C1A" w:rsidRDefault="70A11C1A" w14:paraId="0490C59F" w14:textId="08841EE4">
            <w:pPr>
              <w:rPr>
                <w:rFonts w:eastAsiaTheme="minorEastAsia"/>
                <w:color w:val="000000" w:themeColor="text1"/>
              </w:rPr>
            </w:pPr>
            <w:r w:rsidRPr="70A11C1A">
              <w:rPr>
                <w:rFonts w:eastAsiaTheme="minorEastAsia"/>
                <w:color w:val="000000" w:themeColor="text1"/>
              </w:rPr>
              <w:t>Description</w:t>
            </w:r>
          </w:p>
        </w:tc>
      </w:tr>
      <w:tr w:rsidR="70A11C1A" w:rsidTr="5BF00052" w14:paraId="00A5529C" w14:textId="77777777">
        <w:trPr>
          <w:trHeight w:val="420"/>
        </w:trPr>
        <w:tc>
          <w:tcPr>
            <w:tcW w:w="31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0A11C1A" w:rsidRDefault="70A11C1A" w14:paraId="46C68ED2" w14:textId="3918AD39">
            <w:pPr>
              <w:rPr>
                <w:rFonts w:eastAsiaTheme="minorEastAsia"/>
                <w:color w:val="000000" w:themeColor="text1"/>
              </w:rPr>
            </w:pPr>
            <w:r w:rsidRPr="70A11C1A">
              <w:rPr>
                <w:rFonts w:eastAsiaTheme="minorEastAsia"/>
                <w:color w:val="000000" w:themeColor="text1"/>
              </w:rPr>
              <w:t>ID</w:t>
            </w:r>
          </w:p>
        </w:tc>
        <w:tc>
          <w:tcPr>
            <w:tcW w:w="16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0A11C1A" w:rsidRDefault="70A11C1A" w14:paraId="46CA67C6" w14:textId="34C69DE3">
            <w:pPr>
              <w:rPr>
                <w:rFonts w:eastAsiaTheme="minorEastAsia"/>
                <w:color w:val="000000" w:themeColor="text1"/>
              </w:rPr>
            </w:pPr>
            <w:r w:rsidRPr="70A11C1A">
              <w:rPr>
                <w:rFonts w:eastAsiaTheme="minorEastAsia"/>
                <w:color w:val="000000" w:themeColor="text1"/>
              </w:rPr>
              <w:t>String</w:t>
            </w:r>
          </w:p>
        </w:tc>
        <w:tc>
          <w:tcPr>
            <w:tcW w:w="46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0A11C1A" w:rsidRDefault="70A11C1A" w14:paraId="6750BBD7" w14:textId="56EA5C7E">
            <w:pPr>
              <w:rPr>
                <w:rFonts w:eastAsiaTheme="minorEastAsia"/>
                <w:color w:val="000000" w:themeColor="text1"/>
              </w:rPr>
            </w:pPr>
            <w:r w:rsidRPr="70A11C1A">
              <w:rPr>
                <w:rFonts w:eastAsiaTheme="minorEastAsia"/>
                <w:color w:val="000000" w:themeColor="text1"/>
              </w:rPr>
              <w:t xml:space="preserve">ID of Building, same as </w:t>
            </w:r>
            <w:proofErr w:type="spellStart"/>
            <w:r w:rsidRPr="70A11C1A">
              <w:rPr>
                <w:rFonts w:eastAsiaTheme="minorEastAsia"/>
                <w:color w:val="000000" w:themeColor="text1"/>
              </w:rPr>
              <w:t>BuildingObj</w:t>
            </w:r>
            <w:proofErr w:type="spellEnd"/>
          </w:p>
        </w:tc>
      </w:tr>
      <w:tr w:rsidR="70A11C1A" w:rsidTr="5BF00052" w14:paraId="7D676BDC" w14:textId="77777777">
        <w:trPr>
          <w:trHeight w:val="420"/>
        </w:trPr>
        <w:tc>
          <w:tcPr>
            <w:tcW w:w="31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05236978" w:rsidRDefault="05236978" w14:paraId="79B32D1A" w14:textId="75111E0A">
            <w:pPr>
              <w:spacing w:line="259" w:lineRule="auto"/>
              <w:rPr>
                <w:rFonts w:eastAsiaTheme="minorEastAsia"/>
                <w:color w:val="000000" w:themeColor="text1"/>
              </w:rPr>
            </w:pPr>
            <w:r w:rsidRPr="05236978">
              <w:rPr>
                <w:rFonts w:eastAsiaTheme="minorEastAsia"/>
                <w:color w:val="000000" w:themeColor="text1"/>
              </w:rPr>
              <w:t>boundary</w:t>
            </w:r>
          </w:p>
        </w:tc>
        <w:tc>
          <w:tcPr>
            <w:tcW w:w="16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0A11C1A" w:rsidRDefault="70A11C1A" w14:paraId="4C56974C" w14:textId="6A72B179">
            <w:pPr>
              <w:rPr>
                <w:rFonts w:eastAsiaTheme="minorEastAsia"/>
                <w:color w:val="000000" w:themeColor="text1"/>
              </w:rPr>
            </w:pPr>
            <w:r w:rsidRPr="70A11C1A">
              <w:rPr>
                <w:rFonts w:eastAsiaTheme="minorEastAsia"/>
                <w:color w:val="000000" w:themeColor="text1"/>
              </w:rPr>
              <w:t>List&lt;Point&gt;</w:t>
            </w:r>
          </w:p>
        </w:tc>
        <w:tc>
          <w:tcPr>
            <w:tcW w:w="46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38FF0FA3" w:rsidRDefault="38FF0FA3" w14:paraId="657C869E" w14:textId="4D79D813">
            <w:pPr>
              <w:rPr>
                <w:rFonts w:eastAsiaTheme="minorEastAsia"/>
                <w:color w:val="000000" w:themeColor="text1"/>
              </w:rPr>
            </w:pPr>
            <w:r w:rsidRPr="38FF0FA3">
              <w:rPr>
                <w:rFonts w:eastAsiaTheme="minorEastAsia"/>
                <w:color w:val="000000" w:themeColor="text1"/>
              </w:rPr>
              <w:t>A list of (latitude, longitude) points representing boundary of map</w:t>
            </w:r>
          </w:p>
        </w:tc>
      </w:tr>
      <w:tr w:rsidR="70A11C1A" w:rsidTr="5BF00052" w14:paraId="443A4C74" w14:textId="77777777">
        <w:trPr>
          <w:trHeight w:val="420"/>
        </w:trPr>
        <w:tc>
          <w:tcPr>
            <w:tcW w:w="31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0A11C1A" w:rsidRDefault="70A11C1A" w14:paraId="461C3CDA" w14:textId="5EAB5755">
            <w:pPr>
              <w:rPr>
                <w:rFonts w:eastAsiaTheme="minorEastAsia"/>
                <w:color w:val="000000" w:themeColor="text1"/>
              </w:rPr>
            </w:pPr>
            <w:proofErr w:type="spellStart"/>
            <w:r w:rsidRPr="70A11C1A">
              <w:rPr>
                <w:rFonts w:eastAsiaTheme="minorEastAsia"/>
                <w:color w:val="000000" w:themeColor="text1"/>
              </w:rPr>
              <w:t>operationMode</w:t>
            </w:r>
            <w:proofErr w:type="spellEnd"/>
          </w:p>
        </w:tc>
        <w:tc>
          <w:tcPr>
            <w:tcW w:w="16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0A11C1A" w:rsidRDefault="70A11C1A" w14:paraId="719C23A1" w14:textId="72AC5EB2">
            <w:pPr>
              <w:rPr>
                <w:rFonts w:eastAsiaTheme="minorEastAsia"/>
                <w:color w:val="000000" w:themeColor="text1"/>
              </w:rPr>
            </w:pPr>
            <w:r w:rsidRPr="70A11C1A">
              <w:rPr>
                <w:rFonts w:eastAsiaTheme="minorEastAsia"/>
                <w:color w:val="000000" w:themeColor="text1"/>
              </w:rPr>
              <w:t>List&lt;String&gt;</w:t>
            </w:r>
          </w:p>
        </w:tc>
        <w:tc>
          <w:tcPr>
            <w:tcW w:w="46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38FF0FA3" w:rsidRDefault="38FF0FA3" w14:paraId="187BA8B1" w14:textId="479543D6">
            <w:pPr>
              <w:rPr>
                <w:rFonts w:eastAsiaTheme="minorEastAsia"/>
                <w:color w:val="000000" w:themeColor="text1"/>
              </w:rPr>
            </w:pPr>
            <w:r w:rsidRPr="38FF0FA3">
              <w:rPr>
                <w:rFonts w:eastAsiaTheme="minorEastAsia"/>
                <w:color w:val="000000" w:themeColor="text1"/>
              </w:rPr>
              <w:t>A list of localization operation modes that are available in this building. Modes will be represented in [0,1,2,3]</w:t>
            </w:r>
          </w:p>
        </w:tc>
      </w:tr>
      <w:tr w:rsidR="70A11C1A" w:rsidTr="5BF00052" w14:paraId="2793703E" w14:textId="77777777">
        <w:trPr>
          <w:trHeight w:val="420"/>
        </w:trPr>
        <w:tc>
          <w:tcPr>
            <w:tcW w:w="31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5BF00052" w:rsidRDefault="70A11C1A" w14:paraId="7C4DC96C" w14:textId="653F131B">
            <w:pPr>
              <w:rPr>
                <w:rFonts w:eastAsia="宋体" w:eastAsiaTheme="minorEastAsia"/>
                <w:color w:val="000000" w:themeColor="text1"/>
              </w:rPr>
            </w:pPr>
            <w:r w:rsidRPr="5BF00052" w:rsidR="5BF00052">
              <w:rPr>
                <w:rFonts w:eastAsia="宋体" w:eastAsiaTheme="minorEastAsia"/>
                <w:color w:val="000000" w:themeColor="text1" w:themeTint="FF" w:themeShade="FF"/>
              </w:rPr>
              <w:t>siteS</w:t>
            </w:r>
            <w:r w:rsidRPr="5BF00052" w:rsidR="5BF00052">
              <w:rPr>
                <w:rFonts w:eastAsia="宋体" w:eastAsiaTheme="minorEastAsia"/>
                <w:color w:val="000000" w:themeColor="text1" w:themeTint="FF" w:themeShade="FF"/>
              </w:rPr>
              <w:t>ignalMode</w:t>
            </w:r>
          </w:p>
        </w:tc>
        <w:tc>
          <w:tcPr>
            <w:tcW w:w="16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0A11C1A" w:rsidRDefault="70A11C1A" w14:paraId="412B2318" w14:textId="7816082D">
            <w:pPr>
              <w:rPr>
                <w:rFonts w:eastAsiaTheme="minorEastAsia"/>
                <w:color w:val="000000" w:themeColor="text1"/>
              </w:rPr>
            </w:pPr>
            <w:r w:rsidRPr="70A11C1A">
              <w:rPr>
                <w:rFonts w:eastAsiaTheme="minorEastAsia"/>
                <w:color w:val="000000" w:themeColor="text1"/>
              </w:rPr>
              <w:t>List&lt;String&gt;</w:t>
            </w:r>
          </w:p>
        </w:tc>
        <w:tc>
          <w:tcPr>
            <w:tcW w:w="46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5BF00052" w:rsidRDefault="70A11C1A" w14:paraId="48481065" w14:textId="1C7841E7">
            <w:pPr>
              <w:rPr>
                <w:rFonts w:eastAsia="宋体" w:eastAsiaTheme="minorEastAsia"/>
                <w:color w:val="000000" w:themeColor="text1"/>
              </w:rPr>
            </w:pPr>
            <w:r w:rsidRPr="5BF00052" w:rsidR="5BF00052">
              <w:rPr>
                <w:rFonts w:eastAsia="宋体" w:eastAsiaTheme="minorEastAsia"/>
                <w:color w:val="000000" w:themeColor="text1" w:themeTint="FF" w:themeShade="FF"/>
              </w:rPr>
              <w:t xml:space="preserve">A list of </w:t>
            </w:r>
            <w:ins w:author="TSUI Wai Lun" w:date="2022-05-26T07:12:09.599Z" w:id="1817432768">
              <w:r w:rsidRPr="5BF00052" w:rsidR="5BF00052">
                <w:rPr>
                  <w:rFonts w:eastAsia="宋体" w:eastAsiaTheme="minorEastAsia"/>
                  <w:color w:val="000000" w:themeColor="text1" w:themeTint="FF" w:themeShade="FF"/>
                </w:rPr>
                <w:t xml:space="preserve">site </w:t>
              </w:r>
            </w:ins>
            <w:r w:rsidRPr="5BF00052" w:rsidR="5BF00052">
              <w:rPr>
                <w:rFonts w:eastAsia="宋体" w:eastAsiaTheme="minorEastAsia"/>
                <w:color w:val="000000" w:themeColor="text1" w:themeTint="FF" w:themeShade="FF"/>
              </w:rPr>
              <w:t>signals available in this building.</w:t>
            </w:r>
          </w:p>
        </w:tc>
      </w:tr>
      <w:tr w:rsidR="70A11C1A" w:rsidTr="5BF00052" w14:paraId="3BE5E7B1" w14:textId="77777777">
        <w:trPr>
          <w:trHeight w:val="420"/>
        </w:trPr>
        <w:tc>
          <w:tcPr>
            <w:tcW w:w="31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0A11C1A" w:rsidRDefault="70A11C1A" w14:paraId="0367912E" w14:textId="20A43B9B">
            <w:pPr>
              <w:rPr>
                <w:rFonts w:eastAsiaTheme="minorEastAsia"/>
                <w:color w:val="000000" w:themeColor="text1"/>
              </w:rPr>
            </w:pPr>
            <w:proofErr w:type="spellStart"/>
            <w:r w:rsidRPr="70A11C1A">
              <w:rPr>
                <w:rFonts w:eastAsiaTheme="minorEastAsia"/>
                <w:color w:val="000000" w:themeColor="text1"/>
              </w:rPr>
              <w:t>cloudLocSignalMode</w:t>
            </w:r>
            <w:proofErr w:type="spellEnd"/>
          </w:p>
        </w:tc>
        <w:tc>
          <w:tcPr>
            <w:tcW w:w="16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0A11C1A" w:rsidRDefault="70A11C1A" w14:paraId="49ADF098" w14:textId="3123E9CD">
            <w:pPr>
              <w:rPr>
                <w:rFonts w:eastAsiaTheme="minorEastAsia"/>
                <w:color w:val="000000" w:themeColor="text1"/>
              </w:rPr>
            </w:pPr>
            <w:r w:rsidRPr="70A11C1A">
              <w:rPr>
                <w:rFonts w:eastAsiaTheme="minorEastAsia"/>
                <w:color w:val="000000" w:themeColor="text1"/>
              </w:rPr>
              <w:t>List&lt;String&gt;</w:t>
            </w:r>
          </w:p>
        </w:tc>
        <w:tc>
          <w:tcPr>
            <w:tcW w:w="46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5BF00052" w:rsidRDefault="70A11C1A" w14:paraId="6DC8A6CB" w14:textId="5F111D47">
            <w:pPr>
              <w:rPr>
                <w:rFonts w:eastAsia="宋体" w:eastAsiaTheme="minorEastAsia"/>
                <w:color w:val="000000" w:themeColor="text1"/>
              </w:rPr>
            </w:pPr>
            <w:r w:rsidRPr="5BF00052" w:rsidR="5BF00052">
              <w:rPr>
                <w:rFonts w:eastAsia="宋体" w:eastAsiaTheme="minorEastAsia"/>
                <w:color w:val="000000" w:themeColor="text1" w:themeTint="FF" w:themeShade="FF"/>
              </w:rPr>
              <w:t xml:space="preserve">A list of </w:t>
            </w:r>
            <w:ins w:author="TSUI Wai Lun" w:date="2022-05-26T07:12:16.862Z" w:id="848313958">
              <w:r w:rsidRPr="5BF00052" w:rsidR="5BF00052">
                <w:rPr>
                  <w:rFonts w:eastAsia="宋体" w:eastAsiaTheme="minorEastAsia"/>
                  <w:color w:val="000000" w:themeColor="text1" w:themeTint="FF" w:themeShade="FF"/>
                </w:rPr>
                <w:t xml:space="preserve">user </w:t>
              </w:r>
            </w:ins>
            <w:r w:rsidRPr="5BF00052" w:rsidR="5BF00052">
              <w:rPr>
                <w:rFonts w:eastAsia="宋体" w:eastAsiaTheme="minorEastAsia"/>
                <w:color w:val="000000" w:themeColor="text1" w:themeTint="FF" w:themeShade="FF"/>
              </w:rPr>
              <w:t>signals needed by the cloud localization service of this building</w:t>
            </w:r>
          </w:p>
        </w:tc>
      </w:tr>
      <w:tr w:rsidR="70A11C1A" w:rsidTr="5BF00052" w14:paraId="2A6E8A6C" w14:textId="77777777">
        <w:trPr>
          <w:trHeight w:val="420"/>
        </w:trPr>
        <w:tc>
          <w:tcPr>
            <w:tcW w:w="31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0A11C1A" w:rsidRDefault="70A11C1A" w14:paraId="05B4D40B" w14:textId="046F4B0E">
            <w:pPr>
              <w:rPr>
                <w:rFonts w:eastAsiaTheme="minorEastAsia"/>
                <w:color w:val="000000" w:themeColor="text1"/>
              </w:rPr>
            </w:pPr>
            <w:proofErr w:type="spellStart"/>
            <w:r w:rsidRPr="70A11C1A">
              <w:rPr>
                <w:rFonts w:eastAsiaTheme="minorEastAsia"/>
                <w:color w:val="000000" w:themeColor="text1"/>
              </w:rPr>
              <w:t>relatedGridList</w:t>
            </w:r>
            <w:proofErr w:type="spellEnd"/>
          </w:p>
        </w:tc>
        <w:tc>
          <w:tcPr>
            <w:tcW w:w="16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0A11C1A" w:rsidRDefault="70A11C1A" w14:paraId="76CEA876" w14:textId="7A2C2927">
            <w:pPr>
              <w:rPr>
                <w:rFonts w:eastAsiaTheme="minorEastAsia"/>
                <w:color w:val="000000" w:themeColor="text1"/>
              </w:rPr>
            </w:pPr>
            <w:r w:rsidRPr="70A11C1A">
              <w:rPr>
                <w:rFonts w:eastAsiaTheme="minorEastAsia"/>
                <w:color w:val="000000" w:themeColor="text1"/>
              </w:rPr>
              <w:t>List&lt;String&gt;</w:t>
            </w:r>
          </w:p>
        </w:tc>
        <w:tc>
          <w:tcPr>
            <w:tcW w:w="46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0A11C1A" w:rsidRDefault="70A11C1A" w14:paraId="453E4F29" w14:textId="2A8C1F61">
            <w:pPr>
              <w:rPr>
                <w:rFonts w:eastAsiaTheme="minorEastAsia"/>
                <w:color w:val="000000" w:themeColor="text1"/>
              </w:rPr>
            </w:pPr>
            <w:r w:rsidRPr="70A11C1A">
              <w:rPr>
                <w:rFonts w:eastAsiaTheme="minorEastAsia"/>
                <w:color w:val="000000" w:themeColor="text1"/>
              </w:rPr>
              <w:t>A list of Grid ID which related to this building</w:t>
            </w:r>
          </w:p>
        </w:tc>
      </w:tr>
      <w:tr w:rsidR="70A11C1A" w:rsidTr="5BF00052" w14:paraId="35188949" w14:textId="77777777">
        <w:trPr>
          <w:trHeight w:val="420"/>
        </w:trPr>
        <w:tc>
          <w:tcPr>
            <w:tcW w:w="31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0A11C1A" w:rsidRDefault="70A11C1A" w14:paraId="77E22F4A" w14:textId="384649C9">
            <w:pPr>
              <w:rPr>
                <w:rFonts w:eastAsiaTheme="minorEastAsia"/>
                <w:color w:val="000000" w:themeColor="text1"/>
              </w:rPr>
            </w:pPr>
            <w:proofErr w:type="spellStart"/>
            <w:r w:rsidRPr="70A11C1A">
              <w:rPr>
                <w:rFonts w:eastAsiaTheme="minorEastAsia"/>
                <w:color w:val="000000" w:themeColor="text1"/>
              </w:rPr>
              <w:t>remoteSignalDownloadURL</w:t>
            </w:r>
            <w:proofErr w:type="spellEnd"/>
          </w:p>
        </w:tc>
        <w:tc>
          <w:tcPr>
            <w:tcW w:w="16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0A11C1A" w:rsidRDefault="70A11C1A" w14:paraId="13CB1DD3" w14:textId="1717E18A">
            <w:pPr>
              <w:rPr>
                <w:rFonts w:eastAsiaTheme="minorEastAsia"/>
                <w:color w:val="000000" w:themeColor="text1"/>
              </w:rPr>
            </w:pPr>
            <w:r w:rsidRPr="70A11C1A">
              <w:rPr>
                <w:rFonts w:eastAsiaTheme="minorEastAsia"/>
                <w:color w:val="000000" w:themeColor="text1"/>
              </w:rPr>
              <w:t>URL</w:t>
            </w:r>
          </w:p>
        </w:tc>
        <w:tc>
          <w:tcPr>
            <w:tcW w:w="46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0A11C1A" w:rsidRDefault="70A11C1A" w14:paraId="2D353C00" w14:textId="19A1E8DA">
            <w:pPr>
              <w:rPr>
                <w:rFonts w:eastAsiaTheme="minorEastAsia"/>
                <w:color w:val="000000" w:themeColor="text1"/>
              </w:rPr>
            </w:pPr>
            <w:r w:rsidRPr="70A11C1A">
              <w:rPr>
                <w:rFonts w:eastAsiaTheme="minorEastAsia"/>
                <w:color w:val="000000" w:themeColor="text1"/>
              </w:rPr>
              <w:t>URL for download site signal from site owner’s server</w:t>
            </w:r>
          </w:p>
        </w:tc>
      </w:tr>
      <w:tr w:rsidR="70A11C1A" w:rsidTr="5BF00052" w14:paraId="6FAEC6E1" w14:textId="77777777">
        <w:trPr>
          <w:trHeight w:val="420"/>
        </w:trPr>
        <w:tc>
          <w:tcPr>
            <w:tcW w:w="31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0A11C1A" w:rsidRDefault="70A11C1A" w14:paraId="44554C3D" w14:textId="355364DA">
            <w:pPr>
              <w:rPr>
                <w:rFonts w:eastAsiaTheme="minorEastAsia"/>
                <w:color w:val="000000" w:themeColor="text1"/>
              </w:rPr>
            </w:pPr>
            <w:proofErr w:type="spellStart"/>
            <w:r w:rsidRPr="70A11C1A">
              <w:rPr>
                <w:rFonts w:eastAsiaTheme="minorEastAsia"/>
                <w:color w:val="000000" w:themeColor="text1"/>
              </w:rPr>
              <w:t>remoteCloudLocUploadURL</w:t>
            </w:r>
            <w:proofErr w:type="spellEnd"/>
          </w:p>
        </w:tc>
        <w:tc>
          <w:tcPr>
            <w:tcW w:w="16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0A11C1A" w:rsidRDefault="70A11C1A" w14:paraId="2EB777AB" w14:textId="12031312">
            <w:pPr>
              <w:rPr>
                <w:rFonts w:eastAsiaTheme="minorEastAsia"/>
                <w:color w:val="000000" w:themeColor="text1"/>
              </w:rPr>
            </w:pPr>
            <w:r w:rsidRPr="70A11C1A">
              <w:rPr>
                <w:rFonts w:eastAsiaTheme="minorEastAsia"/>
                <w:color w:val="000000" w:themeColor="text1"/>
              </w:rPr>
              <w:t>URL</w:t>
            </w:r>
          </w:p>
        </w:tc>
        <w:tc>
          <w:tcPr>
            <w:tcW w:w="46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38FF0FA3" w:rsidRDefault="38FF0FA3" w14:paraId="7531070A" w14:textId="6D8EA4F1">
            <w:pPr>
              <w:rPr>
                <w:rFonts w:eastAsiaTheme="minorEastAsia"/>
                <w:color w:val="000000" w:themeColor="text1"/>
              </w:rPr>
            </w:pPr>
            <w:r w:rsidRPr="38FF0FA3">
              <w:rPr>
                <w:rFonts w:eastAsiaTheme="minorEastAsia"/>
                <w:color w:val="000000" w:themeColor="text1"/>
              </w:rPr>
              <w:t xml:space="preserve">URL for uploading users’ signals (required by </w:t>
            </w:r>
            <w:proofErr w:type="spellStart"/>
            <w:r w:rsidRPr="38FF0FA3">
              <w:rPr>
                <w:rFonts w:eastAsiaTheme="minorEastAsia"/>
                <w:color w:val="000000" w:themeColor="text1"/>
              </w:rPr>
              <w:t>cloudLocSignal</w:t>
            </w:r>
            <w:proofErr w:type="spellEnd"/>
            <w:r w:rsidRPr="38FF0FA3">
              <w:rPr>
                <w:rFonts w:eastAsiaTheme="minorEastAsia"/>
                <w:color w:val="000000" w:themeColor="text1"/>
              </w:rPr>
              <w:t>) to site owner’s cloud localization service</w:t>
            </w:r>
          </w:p>
        </w:tc>
      </w:tr>
      <w:tr w:rsidR="70A11C1A" w:rsidTr="5BF00052" w14:paraId="5D3A860F" w14:textId="77777777">
        <w:trPr>
          <w:trHeight w:val="420"/>
        </w:trPr>
        <w:tc>
          <w:tcPr>
            <w:tcW w:w="31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0A11C1A" w:rsidRDefault="70A11C1A" w14:paraId="126CBFBF" w14:textId="5D682978">
            <w:pPr>
              <w:rPr>
                <w:rFonts w:eastAsiaTheme="minorEastAsia"/>
                <w:color w:val="000000" w:themeColor="text1"/>
              </w:rPr>
            </w:pPr>
            <w:proofErr w:type="spellStart"/>
            <w:r w:rsidRPr="70A11C1A">
              <w:rPr>
                <w:rFonts w:eastAsiaTheme="minorEastAsia"/>
                <w:color w:val="000000" w:themeColor="text1"/>
              </w:rPr>
              <w:t>remoteCloudLocDownloadURL</w:t>
            </w:r>
            <w:proofErr w:type="spellEnd"/>
          </w:p>
        </w:tc>
        <w:tc>
          <w:tcPr>
            <w:tcW w:w="16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0A11C1A" w:rsidRDefault="70A11C1A" w14:paraId="5B825BF8" w14:textId="4290C22A">
            <w:pPr>
              <w:rPr>
                <w:rFonts w:eastAsiaTheme="minorEastAsia"/>
                <w:color w:val="000000" w:themeColor="text1"/>
              </w:rPr>
            </w:pPr>
            <w:r w:rsidRPr="70A11C1A">
              <w:rPr>
                <w:rFonts w:eastAsiaTheme="minorEastAsia"/>
                <w:color w:val="000000" w:themeColor="text1"/>
              </w:rPr>
              <w:t>URL</w:t>
            </w:r>
          </w:p>
        </w:tc>
        <w:tc>
          <w:tcPr>
            <w:tcW w:w="46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0A11C1A" w:rsidRDefault="70A11C1A" w14:paraId="7FB0926A" w14:textId="25E4876B">
            <w:pPr>
              <w:rPr>
                <w:rFonts w:eastAsiaTheme="minorEastAsia"/>
                <w:color w:val="000000" w:themeColor="text1"/>
              </w:rPr>
            </w:pPr>
            <w:r w:rsidRPr="70A11C1A">
              <w:rPr>
                <w:rFonts w:eastAsiaTheme="minorEastAsia"/>
                <w:color w:val="000000" w:themeColor="text1"/>
              </w:rPr>
              <w:t>URL for download user location from site owner’s cloud localization service</w:t>
            </w:r>
          </w:p>
        </w:tc>
      </w:tr>
    </w:tbl>
    <w:p w:rsidR="70A11C1A" w:rsidP="70A11C1A" w:rsidRDefault="70A11C1A" w14:paraId="1A10E166" w14:textId="385A203F">
      <w:pPr>
        <w:rPr>
          <w:rFonts w:eastAsiaTheme="minorEastAsia"/>
        </w:rPr>
      </w:pPr>
    </w:p>
    <w:tbl>
      <w:tblPr>
        <w:tblStyle w:val="TableGrid"/>
        <w:tblW w:w="0" w:type="auto"/>
        <w:tblLayout w:type="fixed"/>
        <w:tblLook w:val="06A0" w:firstRow="1" w:lastRow="0" w:firstColumn="1" w:lastColumn="0" w:noHBand="1" w:noVBand="1"/>
      </w:tblPr>
      <w:tblGrid>
        <w:gridCol w:w="2265"/>
        <w:gridCol w:w="2250"/>
        <w:gridCol w:w="4845"/>
      </w:tblGrid>
      <w:tr w:rsidR="70A11C1A" w:rsidTr="05236978" w14:paraId="12676CE0" w14:textId="77777777">
        <w:trPr>
          <w:trHeight w:val="420"/>
        </w:trPr>
        <w:tc>
          <w:tcPr>
            <w:tcW w:w="93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2E02581F" w14:textId="0DD9B61B">
            <w:pPr>
              <w:rPr>
                <w:rFonts w:eastAsiaTheme="minorEastAsia"/>
                <w:b/>
                <w:bCs/>
                <w:color w:val="000000" w:themeColor="text1"/>
              </w:rPr>
            </w:pPr>
            <w:r w:rsidRPr="70A11C1A">
              <w:rPr>
                <w:rFonts w:eastAsiaTheme="minorEastAsia"/>
                <w:color w:val="000000" w:themeColor="text1"/>
              </w:rPr>
              <w:t xml:space="preserve">public class </w:t>
            </w:r>
            <w:proofErr w:type="spellStart"/>
            <w:r w:rsidRPr="70A11C1A">
              <w:rPr>
                <w:rFonts w:eastAsiaTheme="minorEastAsia"/>
                <w:b/>
                <w:bCs/>
                <w:color w:val="000000" w:themeColor="text1"/>
              </w:rPr>
              <w:t>GridObj</w:t>
            </w:r>
            <w:proofErr w:type="spellEnd"/>
          </w:p>
          <w:p w:rsidR="70A11C1A" w:rsidP="70A11C1A" w:rsidRDefault="70A11C1A" w14:paraId="4E054FC8" w14:textId="41CEBF93">
            <w:pPr>
              <w:rPr>
                <w:rFonts w:eastAsiaTheme="minorEastAsia"/>
                <w:b/>
                <w:bCs/>
                <w:color w:val="000000" w:themeColor="text1"/>
              </w:rPr>
            </w:pPr>
            <w:r w:rsidRPr="70A11C1A">
              <w:rPr>
                <w:rFonts w:eastAsiaTheme="minorEastAsia"/>
                <w:color w:val="000000" w:themeColor="text1"/>
              </w:rPr>
              <w:t xml:space="preserve">extends </w:t>
            </w:r>
            <w:r w:rsidRPr="70A11C1A">
              <w:rPr>
                <w:rFonts w:eastAsiaTheme="minorEastAsia"/>
                <w:b/>
                <w:bCs/>
                <w:color w:val="000000" w:themeColor="text1"/>
              </w:rPr>
              <w:t>Object</w:t>
            </w:r>
          </w:p>
        </w:tc>
      </w:tr>
      <w:tr w:rsidR="70A11C1A" w:rsidTr="05236978" w14:paraId="5B6DB247" w14:textId="77777777">
        <w:tc>
          <w:tcPr>
            <w:tcW w:w="226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7B7B7"/>
          </w:tcPr>
          <w:p w:rsidR="70A11C1A" w:rsidP="70A11C1A" w:rsidRDefault="70A11C1A" w14:paraId="54541431" w14:textId="2DAE846E">
            <w:pPr>
              <w:rPr>
                <w:rFonts w:eastAsiaTheme="minorEastAsia"/>
                <w:color w:val="000000" w:themeColor="text1"/>
              </w:rPr>
            </w:pPr>
            <w:r w:rsidRPr="70A11C1A">
              <w:rPr>
                <w:rFonts w:eastAsiaTheme="minorEastAsia"/>
                <w:color w:val="000000" w:themeColor="text1"/>
              </w:rPr>
              <w:t>Member</w:t>
            </w:r>
          </w:p>
        </w:tc>
        <w:tc>
          <w:tcPr>
            <w:tcW w:w="225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7B7B7"/>
          </w:tcPr>
          <w:p w:rsidR="70A11C1A" w:rsidP="70A11C1A" w:rsidRDefault="70A11C1A" w14:paraId="514804E2" w14:textId="5E0AE87C">
            <w:pPr>
              <w:rPr>
                <w:rFonts w:eastAsiaTheme="minorEastAsia"/>
                <w:color w:val="000000" w:themeColor="text1"/>
              </w:rPr>
            </w:pPr>
            <w:r w:rsidRPr="70A11C1A">
              <w:rPr>
                <w:rFonts w:eastAsiaTheme="minorEastAsia"/>
                <w:color w:val="000000" w:themeColor="text1"/>
              </w:rPr>
              <w:t>Type</w:t>
            </w:r>
          </w:p>
        </w:tc>
        <w:tc>
          <w:tcPr>
            <w:tcW w:w="484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7B7B7"/>
          </w:tcPr>
          <w:p w:rsidR="70A11C1A" w:rsidP="70A11C1A" w:rsidRDefault="70A11C1A" w14:paraId="7A8DE358" w14:textId="1BD24339">
            <w:pPr>
              <w:rPr>
                <w:rFonts w:eastAsiaTheme="minorEastAsia"/>
                <w:color w:val="000000" w:themeColor="text1"/>
              </w:rPr>
            </w:pPr>
            <w:r w:rsidRPr="70A11C1A">
              <w:rPr>
                <w:rFonts w:eastAsiaTheme="minorEastAsia"/>
                <w:color w:val="000000" w:themeColor="text1"/>
              </w:rPr>
              <w:t>Description</w:t>
            </w:r>
          </w:p>
        </w:tc>
      </w:tr>
      <w:tr w:rsidR="70A11C1A" w:rsidTr="05236978" w14:paraId="1688A1BF" w14:textId="77777777">
        <w:trPr>
          <w:trHeight w:val="420"/>
        </w:trPr>
        <w:tc>
          <w:tcPr>
            <w:tcW w:w="226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03FBB30A" w14:textId="0D6B1256">
            <w:pPr>
              <w:rPr>
                <w:rFonts w:eastAsiaTheme="minorEastAsia"/>
                <w:color w:val="000000" w:themeColor="text1"/>
              </w:rPr>
            </w:pPr>
            <w:r w:rsidRPr="70A11C1A">
              <w:rPr>
                <w:rFonts w:eastAsiaTheme="minorEastAsia"/>
                <w:color w:val="000000" w:themeColor="text1"/>
              </w:rPr>
              <w:t>ID</w:t>
            </w:r>
          </w:p>
        </w:tc>
        <w:tc>
          <w:tcPr>
            <w:tcW w:w="225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25AD8609" w14:textId="419C0D4C">
            <w:pPr>
              <w:rPr>
                <w:rFonts w:eastAsiaTheme="minorEastAsia"/>
                <w:color w:val="000000" w:themeColor="text1"/>
              </w:rPr>
            </w:pPr>
            <w:r w:rsidRPr="70A11C1A">
              <w:rPr>
                <w:rFonts w:eastAsiaTheme="minorEastAsia"/>
                <w:color w:val="000000" w:themeColor="text1"/>
              </w:rPr>
              <w:t>String</w:t>
            </w:r>
          </w:p>
        </w:tc>
        <w:tc>
          <w:tcPr>
            <w:tcW w:w="484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125CA507" w14:textId="2769A57C">
            <w:pPr>
              <w:rPr>
                <w:rFonts w:eastAsiaTheme="minorEastAsia"/>
                <w:color w:val="000000" w:themeColor="text1"/>
              </w:rPr>
            </w:pPr>
            <w:r w:rsidRPr="70A11C1A">
              <w:rPr>
                <w:rFonts w:eastAsiaTheme="minorEastAsia"/>
                <w:color w:val="000000" w:themeColor="text1"/>
              </w:rPr>
              <w:t>ID of Grid</w:t>
            </w:r>
          </w:p>
        </w:tc>
      </w:tr>
      <w:tr w:rsidR="70A11C1A" w:rsidTr="05236978" w14:paraId="38CBA2EA" w14:textId="77777777">
        <w:trPr>
          <w:trHeight w:val="420"/>
        </w:trPr>
        <w:tc>
          <w:tcPr>
            <w:tcW w:w="226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05236978" w:rsidRDefault="05236978" w14:paraId="38A9C34C" w14:textId="18E77DE0">
            <w:pPr>
              <w:rPr>
                <w:rFonts w:eastAsiaTheme="minorEastAsia"/>
                <w:color w:val="000000" w:themeColor="text1"/>
              </w:rPr>
            </w:pPr>
            <w:r w:rsidRPr="05236978">
              <w:rPr>
                <w:rFonts w:eastAsiaTheme="minorEastAsia"/>
                <w:color w:val="000000" w:themeColor="text1"/>
              </w:rPr>
              <w:t>boundary</w:t>
            </w:r>
          </w:p>
        </w:tc>
        <w:tc>
          <w:tcPr>
            <w:tcW w:w="225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2030C04F" w14:textId="042A6CEE">
            <w:pPr>
              <w:rPr>
                <w:rFonts w:eastAsiaTheme="minorEastAsia"/>
                <w:color w:val="000000" w:themeColor="text1"/>
              </w:rPr>
            </w:pPr>
            <w:r w:rsidRPr="70A11C1A">
              <w:rPr>
                <w:rFonts w:eastAsiaTheme="minorEastAsia"/>
                <w:color w:val="000000" w:themeColor="text1"/>
              </w:rPr>
              <w:t>List&lt;Point&gt;</w:t>
            </w:r>
          </w:p>
        </w:tc>
        <w:tc>
          <w:tcPr>
            <w:tcW w:w="484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38FF0FA3" w:rsidRDefault="38FF0FA3" w14:paraId="761ADB71" w14:textId="094ADCB3">
            <w:pPr>
              <w:rPr>
                <w:rFonts w:eastAsiaTheme="minorEastAsia"/>
                <w:color w:val="000000" w:themeColor="text1"/>
              </w:rPr>
            </w:pPr>
            <w:r w:rsidRPr="38FF0FA3">
              <w:rPr>
                <w:rFonts w:eastAsiaTheme="minorEastAsia"/>
                <w:color w:val="000000" w:themeColor="text1"/>
              </w:rPr>
              <w:t>A list of (latitude, longitude) points representing boundary of grid</w:t>
            </w:r>
          </w:p>
        </w:tc>
      </w:tr>
      <w:tr w:rsidR="70A11C1A" w:rsidTr="05236978" w14:paraId="491F32CF" w14:textId="77777777">
        <w:trPr>
          <w:trHeight w:val="420"/>
        </w:trPr>
        <w:tc>
          <w:tcPr>
            <w:tcW w:w="226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1D7F0E0C" w14:textId="2F24FFA3">
            <w:pPr>
              <w:rPr>
                <w:rFonts w:eastAsiaTheme="minorEastAsia"/>
                <w:color w:val="000000" w:themeColor="text1"/>
              </w:rPr>
            </w:pPr>
            <w:proofErr w:type="spellStart"/>
            <w:r w:rsidRPr="70A11C1A">
              <w:rPr>
                <w:rFonts w:eastAsiaTheme="minorEastAsia"/>
                <w:color w:val="000000" w:themeColor="text1"/>
              </w:rPr>
              <w:t>connectedGridID</w:t>
            </w:r>
            <w:proofErr w:type="spellEnd"/>
          </w:p>
        </w:tc>
        <w:tc>
          <w:tcPr>
            <w:tcW w:w="225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4E8C618D" w14:textId="768B109B">
            <w:pPr>
              <w:rPr>
                <w:rFonts w:eastAsiaTheme="minorEastAsia"/>
                <w:color w:val="000000" w:themeColor="text1"/>
              </w:rPr>
            </w:pPr>
            <w:r w:rsidRPr="70A11C1A">
              <w:rPr>
                <w:rFonts w:eastAsiaTheme="minorEastAsia"/>
                <w:color w:val="000000" w:themeColor="text1"/>
              </w:rPr>
              <w:t>List&lt;String&gt;</w:t>
            </w:r>
          </w:p>
        </w:tc>
        <w:tc>
          <w:tcPr>
            <w:tcW w:w="484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68F6CC1C" w14:textId="4DBCDCD6">
            <w:pPr>
              <w:rPr>
                <w:rFonts w:eastAsiaTheme="minorEastAsia"/>
                <w:color w:val="000000" w:themeColor="text1"/>
              </w:rPr>
            </w:pPr>
            <w:r w:rsidRPr="70A11C1A">
              <w:rPr>
                <w:rFonts w:eastAsiaTheme="minorEastAsia"/>
                <w:color w:val="000000" w:themeColor="text1"/>
              </w:rPr>
              <w:t>A list of grid id which connected to current grid in one hop</w:t>
            </w:r>
          </w:p>
        </w:tc>
      </w:tr>
    </w:tbl>
    <w:p w:rsidR="70A11C1A" w:rsidP="70A11C1A" w:rsidRDefault="70A11C1A" w14:paraId="1CF2C739" w14:textId="5C5993B3">
      <w:pPr>
        <w:rPr>
          <w:rFonts w:eastAsiaTheme="minorEastAsia"/>
        </w:rPr>
      </w:pPr>
    </w:p>
    <w:tbl>
      <w:tblPr>
        <w:tblStyle w:val="TableGrid"/>
        <w:tblW w:w="0" w:type="auto"/>
        <w:tblLayout w:type="fixed"/>
        <w:tblLook w:val="06A0" w:firstRow="1" w:lastRow="0" w:firstColumn="1" w:lastColumn="0" w:noHBand="1" w:noVBand="1"/>
      </w:tblPr>
      <w:tblGrid>
        <w:gridCol w:w="2295"/>
        <w:gridCol w:w="2010"/>
        <w:gridCol w:w="5055"/>
      </w:tblGrid>
      <w:tr w:rsidR="70A11C1A" w:rsidTr="38FF0FA3" w14:paraId="542558E7" w14:textId="77777777">
        <w:trPr>
          <w:trHeight w:val="420"/>
        </w:trPr>
        <w:tc>
          <w:tcPr>
            <w:tcW w:w="93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5DC05410" w14:textId="671DC21B">
            <w:pPr>
              <w:rPr>
                <w:rFonts w:eastAsiaTheme="minorEastAsia"/>
                <w:b/>
                <w:bCs/>
                <w:color w:val="000000" w:themeColor="text1"/>
              </w:rPr>
            </w:pPr>
            <w:r w:rsidRPr="70A11C1A">
              <w:rPr>
                <w:rFonts w:eastAsiaTheme="minorEastAsia"/>
                <w:color w:val="000000" w:themeColor="text1"/>
              </w:rPr>
              <w:t xml:space="preserve">public abstract class </w:t>
            </w:r>
            <w:proofErr w:type="spellStart"/>
            <w:r w:rsidRPr="70A11C1A">
              <w:rPr>
                <w:rFonts w:eastAsiaTheme="minorEastAsia"/>
                <w:b/>
                <w:bCs/>
                <w:color w:val="000000" w:themeColor="text1"/>
              </w:rPr>
              <w:t>SignalObj</w:t>
            </w:r>
            <w:proofErr w:type="spellEnd"/>
          </w:p>
          <w:p w:rsidR="70A11C1A" w:rsidP="70A11C1A" w:rsidRDefault="70A11C1A" w14:paraId="20B566FF" w14:textId="0F8B835F">
            <w:pPr>
              <w:rPr>
                <w:rFonts w:eastAsiaTheme="minorEastAsia"/>
                <w:b/>
                <w:bCs/>
                <w:color w:val="000000" w:themeColor="text1"/>
              </w:rPr>
            </w:pPr>
            <w:r w:rsidRPr="70A11C1A">
              <w:rPr>
                <w:rFonts w:eastAsiaTheme="minorEastAsia"/>
                <w:color w:val="000000" w:themeColor="text1"/>
              </w:rPr>
              <w:t xml:space="preserve">extends </w:t>
            </w:r>
            <w:r w:rsidRPr="70A11C1A">
              <w:rPr>
                <w:rFonts w:eastAsiaTheme="minorEastAsia"/>
                <w:b/>
                <w:bCs/>
                <w:color w:val="000000" w:themeColor="text1"/>
              </w:rPr>
              <w:t>Object</w:t>
            </w:r>
          </w:p>
        </w:tc>
      </w:tr>
      <w:tr w:rsidR="70A11C1A" w:rsidTr="38FF0FA3" w14:paraId="4BD16031" w14:textId="77777777">
        <w:tc>
          <w:tcPr>
            <w:tcW w:w="229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7B7B7"/>
          </w:tcPr>
          <w:p w:rsidR="70A11C1A" w:rsidP="70A11C1A" w:rsidRDefault="70A11C1A" w14:paraId="086D6634" w14:textId="79AAA48C">
            <w:pPr>
              <w:rPr>
                <w:rFonts w:eastAsiaTheme="minorEastAsia"/>
                <w:color w:val="000000" w:themeColor="text1"/>
              </w:rPr>
            </w:pPr>
            <w:r w:rsidRPr="70A11C1A">
              <w:rPr>
                <w:rFonts w:eastAsiaTheme="minorEastAsia"/>
                <w:color w:val="000000" w:themeColor="text1"/>
              </w:rPr>
              <w:t>Member</w:t>
            </w:r>
          </w:p>
        </w:tc>
        <w:tc>
          <w:tcPr>
            <w:tcW w:w="201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7B7B7"/>
          </w:tcPr>
          <w:p w:rsidR="70A11C1A" w:rsidP="70A11C1A" w:rsidRDefault="70A11C1A" w14:paraId="331C10FC" w14:textId="6379826C">
            <w:pPr>
              <w:rPr>
                <w:rFonts w:eastAsiaTheme="minorEastAsia"/>
                <w:color w:val="000000" w:themeColor="text1"/>
              </w:rPr>
            </w:pPr>
            <w:r w:rsidRPr="70A11C1A">
              <w:rPr>
                <w:rFonts w:eastAsiaTheme="minorEastAsia"/>
                <w:color w:val="000000" w:themeColor="text1"/>
              </w:rPr>
              <w:t>Type</w:t>
            </w:r>
          </w:p>
        </w:tc>
        <w:tc>
          <w:tcPr>
            <w:tcW w:w="505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7B7B7"/>
          </w:tcPr>
          <w:p w:rsidR="70A11C1A" w:rsidP="70A11C1A" w:rsidRDefault="70A11C1A" w14:paraId="41DDC92C" w14:textId="3D4988AF">
            <w:pPr>
              <w:rPr>
                <w:rFonts w:eastAsiaTheme="minorEastAsia"/>
                <w:color w:val="000000" w:themeColor="text1"/>
              </w:rPr>
            </w:pPr>
            <w:r w:rsidRPr="70A11C1A">
              <w:rPr>
                <w:rFonts w:eastAsiaTheme="minorEastAsia"/>
                <w:color w:val="000000" w:themeColor="text1"/>
              </w:rPr>
              <w:t>Description</w:t>
            </w:r>
          </w:p>
        </w:tc>
      </w:tr>
      <w:tr w:rsidR="70A11C1A" w:rsidTr="38FF0FA3" w14:paraId="5AA72F8A" w14:textId="77777777">
        <w:trPr>
          <w:trHeight w:val="420"/>
        </w:trPr>
        <w:tc>
          <w:tcPr>
            <w:tcW w:w="2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79A22C92" w14:textId="20E5CEB9">
            <w:pPr>
              <w:rPr>
                <w:rFonts w:eastAsiaTheme="minorEastAsia"/>
                <w:color w:val="000000" w:themeColor="text1"/>
              </w:rPr>
            </w:pPr>
            <w:r w:rsidRPr="70A11C1A">
              <w:rPr>
                <w:rFonts w:eastAsiaTheme="minorEastAsia"/>
                <w:color w:val="000000" w:themeColor="text1"/>
              </w:rPr>
              <w:t>ID</w:t>
            </w:r>
          </w:p>
        </w:tc>
        <w:tc>
          <w:tcPr>
            <w:tcW w:w="20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1649D854" w14:textId="0F94E3E6">
            <w:pPr>
              <w:rPr>
                <w:rFonts w:eastAsiaTheme="minorEastAsia"/>
                <w:color w:val="000000" w:themeColor="text1"/>
              </w:rPr>
            </w:pPr>
            <w:r w:rsidRPr="70A11C1A">
              <w:rPr>
                <w:rFonts w:eastAsiaTheme="minorEastAsia"/>
                <w:color w:val="000000" w:themeColor="text1"/>
              </w:rPr>
              <w:t>String</w:t>
            </w:r>
          </w:p>
        </w:tc>
        <w:tc>
          <w:tcPr>
            <w:tcW w:w="505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1BD1F0AD" w14:textId="1260D1FD">
            <w:pPr>
              <w:rPr>
                <w:rFonts w:eastAsiaTheme="minorEastAsia"/>
                <w:color w:val="000000" w:themeColor="text1"/>
              </w:rPr>
            </w:pPr>
            <w:r w:rsidRPr="70A11C1A">
              <w:rPr>
                <w:rFonts w:eastAsiaTheme="minorEastAsia"/>
                <w:color w:val="000000" w:themeColor="text1"/>
              </w:rPr>
              <w:t xml:space="preserve">ID of </w:t>
            </w:r>
            <w:proofErr w:type="spellStart"/>
            <w:r w:rsidRPr="70A11C1A">
              <w:rPr>
                <w:rFonts w:eastAsiaTheme="minorEastAsia"/>
                <w:color w:val="000000" w:themeColor="text1"/>
              </w:rPr>
              <w:t>SignalObj</w:t>
            </w:r>
            <w:proofErr w:type="spellEnd"/>
          </w:p>
        </w:tc>
      </w:tr>
      <w:tr w:rsidR="70A11C1A" w:rsidTr="38FF0FA3" w14:paraId="7E5FF6DE" w14:textId="77777777">
        <w:trPr>
          <w:trHeight w:val="420"/>
        </w:trPr>
        <w:tc>
          <w:tcPr>
            <w:tcW w:w="2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0BA15B2B" w14:textId="43372BB7">
            <w:pPr>
              <w:rPr>
                <w:rFonts w:eastAsiaTheme="minorEastAsia"/>
                <w:color w:val="000000" w:themeColor="text1"/>
              </w:rPr>
            </w:pPr>
            <w:r w:rsidRPr="70A11C1A">
              <w:rPr>
                <w:rFonts w:eastAsiaTheme="minorEastAsia"/>
                <w:color w:val="000000" w:themeColor="text1"/>
              </w:rPr>
              <w:t>coordinate</w:t>
            </w:r>
          </w:p>
        </w:tc>
        <w:tc>
          <w:tcPr>
            <w:tcW w:w="20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29836328" w14:textId="1E89ACA6">
            <w:pPr>
              <w:rPr>
                <w:rFonts w:eastAsiaTheme="minorEastAsia"/>
                <w:color w:val="000000" w:themeColor="text1"/>
              </w:rPr>
            </w:pPr>
            <w:r w:rsidRPr="70A11C1A">
              <w:rPr>
                <w:rFonts w:eastAsiaTheme="minorEastAsia"/>
                <w:color w:val="000000" w:themeColor="text1"/>
              </w:rPr>
              <w:t>Point</w:t>
            </w:r>
          </w:p>
        </w:tc>
        <w:tc>
          <w:tcPr>
            <w:tcW w:w="505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38FF0FA3" w:rsidRDefault="38FF0FA3" w14:paraId="17F81764" w14:textId="08A54A4A">
            <w:pPr>
              <w:rPr>
                <w:rFonts w:eastAsiaTheme="minorEastAsia"/>
                <w:color w:val="000000" w:themeColor="text1"/>
              </w:rPr>
            </w:pPr>
            <w:r w:rsidRPr="38FF0FA3">
              <w:rPr>
                <w:rFonts w:eastAsiaTheme="minorEastAsia"/>
                <w:color w:val="000000" w:themeColor="text1"/>
              </w:rPr>
              <w:t xml:space="preserve">Reference point of </w:t>
            </w:r>
            <w:proofErr w:type="spellStart"/>
            <w:r w:rsidRPr="38FF0FA3">
              <w:rPr>
                <w:rFonts w:eastAsiaTheme="minorEastAsia"/>
                <w:color w:val="000000" w:themeColor="text1"/>
              </w:rPr>
              <w:t>SignalObj</w:t>
            </w:r>
            <w:proofErr w:type="spellEnd"/>
            <w:r w:rsidRPr="38FF0FA3">
              <w:rPr>
                <w:rFonts w:eastAsiaTheme="minorEastAsia"/>
                <w:color w:val="000000" w:themeColor="text1"/>
              </w:rPr>
              <w:t xml:space="preserve"> in (latitude, longitude)</w:t>
            </w:r>
          </w:p>
        </w:tc>
      </w:tr>
      <w:tr w:rsidR="70A11C1A" w:rsidTr="38FF0FA3" w14:paraId="0C759152" w14:textId="77777777">
        <w:trPr>
          <w:trHeight w:val="420"/>
        </w:trPr>
        <w:tc>
          <w:tcPr>
            <w:tcW w:w="2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295F5C2C" w14:textId="28B828DE">
            <w:pPr>
              <w:rPr>
                <w:rFonts w:eastAsiaTheme="minorEastAsia"/>
                <w:color w:val="000000" w:themeColor="text1"/>
              </w:rPr>
            </w:pPr>
            <w:proofErr w:type="spellStart"/>
            <w:r w:rsidRPr="70A11C1A">
              <w:rPr>
                <w:rFonts w:eastAsiaTheme="minorEastAsia"/>
                <w:color w:val="000000" w:themeColor="text1"/>
              </w:rPr>
              <w:t>floorID</w:t>
            </w:r>
            <w:proofErr w:type="spellEnd"/>
          </w:p>
        </w:tc>
        <w:tc>
          <w:tcPr>
            <w:tcW w:w="20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7FDF81AB" w14:textId="6CA288BE">
            <w:pPr>
              <w:rPr>
                <w:rFonts w:eastAsiaTheme="minorEastAsia"/>
                <w:color w:val="000000" w:themeColor="text1"/>
              </w:rPr>
            </w:pPr>
            <w:r w:rsidRPr="70A11C1A">
              <w:rPr>
                <w:rFonts w:eastAsiaTheme="minorEastAsia"/>
                <w:color w:val="000000" w:themeColor="text1"/>
              </w:rPr>
              <w:t>String</w:t>
            </w:r>
          </w:p>
        </w:tc>
        <w:tc>
          <w:tcPr>
            <w:tcW w:w="505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0E45A633" w14:textId="34D89B12">
            <w:pPr>
              <w:rPr>
                <w:rFonts w:eastAsiaTheme="minorEastAsia"/>
                <w:color w:val="000000" w:themeColor="text1"/>
              </w:rPr>
            </w:pPr>
            <w:r w:rsidRPr="70A11C1A">
              <w:rPr>
                <w:rFonts w:eastAsiaTheme="minorEastAsia"/>
                <w:color w:val="000000" w:themeColor="text1"/>
              </w:rPr>
              <w:t xml:space="preserve">ID of </w:t>
            </w:r>
            <w:proofErr w:type="spellStart"/>
            <w:r w:rsidRPr="70A11C1A">
              <w:rPr>
                <w:rFonts w:eastAsiaTheme="minorEastAsia"/>
                <w:color w:val="000000" w:themeColor="text1"/>
              </w:rPr>
              <w:t>FloorObj</w:t>
            </w:r>
            <w:proofErr w:type="spellEnd"/>
            <w:r w:rsidRPr="70A11C1A">
              <w:rPr>
                <w:rFonts w:eastAsiaTheme="minorEastAsia"/>
                <w:color w:val="000000" w:themeColor="text1"/>
              </w:rPr>
              <w:t xml:space="preserve"> where this </w:t>
            </w:r>
            <w:proofErr w:type="spellStart"/>
            <w:r w:rsidRPr="70A11C1A">
              <w:rPr>
                <w:rFonts w:eastAsiaTheme="minorEastAsia"/>
                <w:color w:val="000000" w:themeColor="text1"/>
              </w:rPr>
              <w:t>SignalObj</w:t>
            </w:r>
            <w:proofErr w:type="spellEnd"/>
            <w:r w:rsidRPr="70A11C1A">
              <w:rPr>
                <w:rFonts w:eastAsiaTheme="minorEastAsia"/>
                <w:color w:val="000000" w:themeColor="text1"/>
              </w:rPr>
              <w:t xml:space="preserve"> locate at</w:t>
            </w:r>
          </w:p>
        </w:tc>
      </w:tr>
    </w:tbl>
    <w:p w:rsidR="70A11C1A" w:rsidP="70A11C1A" w:rsidRDefault="70A11C1A" w14:paraId="45B2858A" w14:textId="34B21920">
      <w:pPr>
        <w:rPr>
          <w:rFonts w:eastAsiaTheme="minorEastAsia"/>
        </w:rPr>
      </w:pPr>
    </w:p>
    <w:tbl>
      <w:tblPr>
        <w:tblStyle w:val="TableGrid"/>
        <w:tblW w:w="0" w:type="auto"/>
        <w:tblLayout w:type="fixed"/>
        <w:tblLook w:val="06A0" w:firstRow="1" w:lastRow="0" w:firstColumn="1" w:lastColumn="0" w:noHBand="1" w:noVBand="1"/>
      </w:tblPr>
      <w:tblGrid>
        <w:gridCol w:w="2340"/>
        <w:gridCol w:w="1860"/>
        <w:gridCol w:w="1770"/>
        <w:gridCol w:w="3390"/>
      </w:tblGrid>
      <w:tr w:rsidR="70A11C1A" w:rsidTr="3DA95D55" w14:paraId="2BAE3AB9" w14:textId="77777777">
        <w:trPr>
          <w:trHeight w:val="420"/>
        </w:trPr>
        <w:tc>
          <w:tcPr>
            <w:tcW w:w="9360" w:type="dxa"/>
            <w:gridSpan w:val="4"/>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3DA95D55" w:rsidRDefault="3DA95D55" w14:paraId="540A9397" w14:textId="4D80B3CD">
            <w:pPr>
              <w:rPr>
                <w:rFonts w:eastAsiaTheme="minorEastAsia"/>
                <w:b/>
                <w:bCs/>
                <w:color w:val="000000" w:themeColor="text1"/>
              </w:rPr>
            </w:pPr>
            <w:r w:rsidRPr="3DA95D55">
              <w:rPr>
                <w:rFonts w:eastAsiaTheme="minorEastAsia"/>
                <w:color w:val="000000" w:themeColor="text1"/>
              </w:rPr>
              <w:lastRenderedPageBreak/>
              <w:t xml:space="preserve">public class </w:t>
            </w:r>
            <w:proofErr w:type="spellStart"/>
            <w:r w:rsidRPr="3DA95D55">
              <w:rPr>
                <w:rFonts w:eastAsiaTheme="minorEastAsia"/>
                <w:b/>
                <w:bCs/>
                <w:color w:val="000000" w:themeColor="text1"/>
              </w:rPr>
              <w:t>WiFiFingerprintObj</w:t>
            </w:r>
            <w:proofErr w:type="spellEnd"/>
          </w:p>
          <w:p w:rsidR="70A11C1A" w:rsidP="70A11C1A" w:rsidRDefault="70A11C1A" w14:paraId="4F284D42" w14:textId="035AABD8">
            <w:pPr>
              <w:rPr>
                <w:rFonts w:eastAsiaTheme="minorEastAsia"/>
                <w:b/>
                <w:bCs/>
                <w:color w:val="000000" w:themeColor="text1"/>
              </w:rPr>
            </w:pPr>
            <w:r w:rsidRPr="70A11C1A">
              <w:rPr>
                <w:rFonts w:eastAsiaTheme="minorEastAsia"/>
                <w:color w:val="000000" w:themeColor="text1"/>
              </w:rPr>
              <w:t xml:space="preserve">extends </w:t>
            </w:r>
            <w:proofErr w:type="spellStart"/>
            <w:r w:rsidRPr="70A11C1A">
              <w:rPr>
                <w:rFonts w:eastAsiaTheme="minorEastAsia"/>
                <w:b/>
                <w:bCs/>
                <w:color w:val="000000" w:themeColor="text1"/>
              </w:rPr>
              <w:t>SignalObj</w:t>
            </w:r>
            <w:proofErr w:type="spellEnd"/>
          </w:p>
        </w:tc>
      </w:tr>
      <w:tr w:rsidR="70A11C1A" w:rsidTr="3DA95D55" w14:paraId="1A75AD2B" w14:textId="77777777">
        <w:tc>
          <w:tcPr>
            <w:tcW w:w="23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7B7B7"/>
          </w:tcPr>
          <w:p w:rsidR="70A11C1A" w:rsidP="70A11C1A" w:rsidRDefault="70A11C1A" w14:paraId="2910E197" w14:textId="0CEF5A84">
            <w:pPr>
              <w:rPr>
                <w:rFonts w:eastAsiaTheme="minorEastAsia"/>
                <w:color w:val="000000" w:themeColor="text1"/>
              </w:rPr>
            </w:pPr>
            <w:r w:rsidRPr="70A11C1A">
              <w:rPr>
                <w:rFonts w:eastAsiaTheme="minorEastAsia"/>
                <w:color w:val="000000" w:themeColor="text1"/>
              </w:rPr>
              <w:t>Inheritance</w:t>
            </w:r>
          </w:p>
        </w:tc>
        <w:tc>
          <w:tcPr>
            <w:tcW w:w="186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7B7B7"/>
          </w:tcPr>
          <w:p w:rsidR="70A11C1A" w:rsidP="70A11C1A" w:rsidRDefault="70A11C1A" w14:paraId="64CCCF64" w14:textId="6BE69068">
            <w:pPr>
              <w:rPr>
                <w:rFonts w:eastAsiaTheme="minorEastAsia"/>
                <w:color w:val="000000" w:themeColor="text1"/>
              </w:rPr>
            </w:pPr>
            <w:r w:rsidRPr="70A11C1A">
              <w:rPr>
                <w:rFonts w:eastAsiaTheme="minorEastAsia"/>
                <w:color w:val="000000" w:themeColor="text1"/>
              </w:rPr>
              <w:t>Member</w:t>
            </w:r>
          </w:p>
        </w:tc>
        <w:tc>
          <w:tcPr>
            <w:tcW w:w="177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7B7B7"/>
          </w:tcPr>
          <w:p w:rsidR="70A11C1A" w:rsidP="70A11C1A" w:rsidRDefault="70A11C1A" w14:paraId="193B2388" w14:textId="76C55DF1">
            <w:pPr>
              <w:rPr>
                <w:rFonts w:eastAsiaTheme="minorEastAsia"/>
                <w:color w:val="000000" w:themeColor="text1"/>
              </w:rPr>
            </w:pPr>
            <w:r w:rsidRPr="70A11C1A">
              <w:rPr>
                <w:rFonts w:eastAsiaTheme="minorEastAsia"/>
                <w:color w:val="000000" w:themeColor="text1"/>
              </w:rPr>
              <w:t>Type</w:t>
            </w:r>
          </w:p>
        </w:tc>
        <w:tc>
          <w:tcPr>
            <w:tcW w:w="339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7B7B7"/>
          </w:tcPr>
          <w:p w:rsidR="70A11C1A" w:rsidP="70A11C1A" w:rsidRDefault="70A11C1A" w14:paraId="3F201348" w14:textId="62AB520A">
            <w:pPr>
              <w:rPr>
                <w:rFonts w:eastAsiaTheme="minorEastAsia"/>
                <w:color w:val="000000" w:themeColor="text1"/>
              </w:rPr>
            </w:pPr>
            <w:r w:rsidRPr="70A11C1A">
              <w:rPr>
                <w:rFonts w:eastAsiaTheme="minorEastAsia"/>
                <w:color w:val="000000" w:themeColor="text1"/>
              </w:rPr>
              <w:t>Description</w:t>
            </w:r>
          </w:p>
        </w:tc>
      </w:tr>
      <w:tr w:rsidR="70A11C1A" w:rsidTr="3DA95D55" w14:paraId="617F8FA1" w14:textId="77777777">
        <w:trPr>
          <w:trHeight w:val="420"/>
        </w:trPr>
        <w:tc>
          <w:tcPr>
            <w:tcW w:w="2340" w:type="dxa"/>
            <w:vMerge w:val="restart"/>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3AEF9000" w14:textId="396232B4">
            <w:pPr>
              <w:rPr>
                <w:rFonts w:eastAsiaTheme="minorEastAsia"/>
                <w:color w:val="000000" w:themeColor="text1"/>
              </w:rPr>
            </w:pPr>
            <w:r w:rsidRPr="70A11C1A">
              <w:rPr>
                <w:rFonts w:eastAsiaTheme="minorEastAsia"/>
                <w:color w:val="000000" w:themeColor="text1"/>
              </w:rPr>
              <w:t>inherited member</w:t>
            </w:r>
          </w:p>
        </w:tc>
        <w:tc>
          <w:tcPr>
            <w:tcW w:w="186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21C38C96" w14:textId="0B27AEC1">
            <w:pPr>
              <w:rPr>
                <w:rFonts w:eastAsiaTheme="minorEastAsia"/>
                <w:color w:val="000000" w:themeColor="text1"/>
              </w:rPr>
            </w:pPr>
            <w:r w:rsidRPr="70A11C1A">
              <w:rPr>
                <w:rFonts w:eastAsiaTheme="minorEastAsia"/>
                <w:color w:val="000000" w:themeColor="text1"/>
              </w:rPr>
              <w:t>ID</w:t>
            </w:r>
          </w:p>
        </w:tc>
        <w:tc>
          <w:tcPr>
            <w:tcW w:w="177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7826BACD" w14:textId="71DE5FA8">
            <w:pPr>
              <w:rPr>
                <w:rFonts w:eastAsiaTheme="minorEastAsia"/>
                <w:color w:val="000000" w:themeColor="text1"/>
              </w:rPr>
            </w:pPr>
            <w:r w:rsidRPr="70A11C1A">
              <w:rPr>
                <w:rFonts w:eastAsiaTheme="minorEastAsia"/>
                <w:color w:val="000000" w:themeColor="text1"/>
              </w:rPr>
              <w:t>String</w:t>
            </w:r>
          </w:p>
        </w:tc>
        <w:tc>
          <w:tcPr>
            <w:tcW w:w="339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3DA95D55" w:rsidRDefault="3DA95D55" w14:paraId="14C2228C" w14:textId="30778A0A">
            <w:pPr>
              <w:rPr>
                <w:rFonts w:eastAsiaTheme="minorEastAsia"/>
                <w:color w:val="000000" w:themeColor="text1"/>
              </w:rPr>
            </w:pPr>
            <w:r w:rsidRPr="3DA95D55">
              <w:rPr>
                <w:rFonts w:eastAsiaTheme="minorEastAsia"/>
                <w:color w:val="000000" w:themeColor="text1"/>
              </w:rPr>
              <w:t xml:space="preserve">ID of </w:t>
            </w:r>
            <w:proofErr w:type="spellStart"/>
            <w:r w:rsidRPr="3DA95D55">
              <w:rPr>
                <w:rFonts w:eastAsiaTheme="minorEastAsia"/>
                <w:color w:val="000000" w:themeColor="text1"/>
              </w:rPr>
              <w:t>WiFiFingerprintObj</w:t>
            </w:r>
            <w:proofErr w:type="spellEnd"/>
          </w:p>
        </w:tc>
      </w:tr>
      <w:tr w:rsidR="70A11C1A" w:rsidTr="3DA95D55" w14:paraId="25A967BD" w14:textId="77777777">
        <w:trPr>
          <w:trHeight w:val="420"/>
        </w:trPr>
        <w:tc>
          <w:tcPr>
            <w:tcW w:w="2340" w:type="dxa"/>
            <w:vMerge/>
            <w:vAlign w:val="center"/>
          </w:tcPr>
          <w:p w:rsidR="00635C53" w:rsidRDefault="00635C53" w14:paraId="077F4876" w14:textId="77777777"/>
        </w:tc>
        <w:tc>
          <w:tcPr>
            <w:tcW w:w="186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2C66C9BE" w14:textId="0F6316D6">
            <w:pPr>
              <w:rPr>
                <w:rFonts w:eastAsiaTheme="minorEastAsia"/>
                <w:color w:val="000000" w:themeColor="text1"/>
              </w:rPr>
            </w:pPr>
            <w:r w:rsidRPr="70A11C1A">
              <w:rPr>
                <w:rFonts w:eastAsiaTheme="minorEastAsia"/>
                <w:color w:val="000000" w:themeColor="text1"/>
              </w:rPr>
              <w:t>coordinate</w:t>
            </w:r>
          </w:p>
        </w:tc>
        <w:tc>
          <w:tcPr>
            <w:tcW w:w="177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02F69A44" w14:textId="24F71C23">
            <w:pPr>
              <w:rPr>
                <w:rFonts w:eastAsiaTheme="minorEastAsia"/>
                <w:color w:val="000000" w:themeColor="text1"/>
              </w:rPr>
            </w:pPr>
            <w:r w:rsidRPr="70A11C1A">
              <w:rPr>
                <w:rFonts w:eastAsiaTheme="minorEastAsia"/>
                <w:color w:val="000000" w:themeColor="text1"/>
              </w:rPr>
              <w:t>Point</w:t>
            </w:r>
          </w:p>
        </w:tc>
        <w:tc>
          <w:tcPr>
            <w:tcW w:w="339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3DA95D55" w:rsidRDefault="3DA95D55" w14:paraId="779B512A" w14:textId="6C4B3046">
            <w:pPr>
              <w:rPr>
                <w:rFonts w:eastAsiaTheme="minorEastAsia"/>
                <w:color w:val="000000" w:themeColor="text1"/>
              </w:rPr>
            </w:pPr>
            <w:r w:rsidRPr="3DA95D55">
              <w:rPr>
                <w:rFonts w:eastAsiaTheme="minorEastAsia"/>
                <w:color w:val="000000" w:themeColor="text1"/>
              </w:rPr>
              <w:t xml:space="preserve">Reference point of </w:t>
            </w:r>
            <w:proofErr w:type="spellStart"/>
            <w:r w:rsidRPr="3DA95D55">
              <w:rPr>
                <w:rFonts w:eastAsiaTheme="minorEastAsia"/>
                <w:color w:val="000000" w:themeColor="text1"/>
              </w:rPr>
              <w:t>WiFiFingerprintObj</w:t>
            </w:r>
            <w:proofErr w:type="spellEnd"/>
            <w:r w:rsidRPr="3DA95D55">
              <w:rPr>
                <w:rFonts w:eastAsiaTheme="minorEastAsia"/>
                <w:color w:val="000000" w:themeColor="text1"/>
              </w:rPr>
              <w:t xml:space="preserve"> in (latitude, longitude)</w:t>
            </w:r>
          </w:p>
        </w:tc>
      </w:tr>
      <w:tr w:rsidR="70A11C1A" w:rsidTr="3DA95D55" w14:paraId="79E2617A" w14:textId="77777777">
        <w:trPr>
          <w:trHeight w:val="420"/>
        </w:trPr>
        <w:tc>
          <w:tcPr>
            <w:tcW w:w="2340" w:type="dxa"/>
            <w:vMerge/>
            <w:vAlign w:val="center"/>
          </w:tcPr>
          <w:p w:rsidR="00635C53" w:rsidRDefault="00635C53" w14:paraId="7D77DCEC" w14:textId="77777777"/>
        </w:tc>
        <w:tc>
          <w:tcPr>
            <w:tcW w:w="186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5844809D" w14:textId="730B8B43">
            <w:pPr>
              <w:rPr>
                <w:rFonts w:eastAsiaTheme="minorEastAsia"/>
                <w:color w:val="000000" w:themeColor="text1"/>
              </w:rPr>
            </w:pPr>
            <w:proofErr w:type="spellStart"/>
            <w:r w:rsidRPr="70A11C1A">
              <w:rPr>
                <w:rFonts w:eastAsiaTheme="minorEastAsia"/>
                <w:color w:val="000000" w:themeColor="text1"/>
              </w:rPr>
              <w:t>floorID</w:t>
            </w:r>
            <w:proofErr w:type="spellEnd"/>
          </w:p>
        </w:tc>
        <w:tc>
          <w:tcPr>
            <w:tcW w:w="177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62485F86" w14:textId="457718D0">
            <w:pPr>
              <w:rPr>
                <w:rFonts w:eastAsiaTheme="minorEastAsia"/>
                <w:color w:val="000000" w:themeColor="text1"/>
              </w:rPr>
            </w:pPr>
            <w:r w:rsidRPr="70A11C1A">
              <w:rPr>
                <w:rFonts w:eastAsiaTheme="minorEastAsia"/>
                <w:color w:val="000000" w:themeColor="text1"/>
              </w:rPr>
              <w:t>String</w:t>
            </w:r>
          </w:p>
        </w:tc>
        <w:tc>
          <w:tcPr>
            <w:tcW w:w="339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3DA95D55" w:rsidRDefault="3DA95D55" w14:paraId="302CCCEF" w14:textId="54AD00FA">
            <w:pPr>
              <w:rPr>
                <w:rFonts w:eastAsiaTheme="minorEastAsia"/>
                <w:color w:val="000000" w:themeColor="text1"/>
              </w:rPr>
            </w:pPr>
            <w:r w:rsidRPr="3DA95D55">
              <w:rPr>
                <w:rFonts w:eastAsiaTheme="minorEastAsia"/>
                <w:color w:val="000000" w:themeColor="text1"/>
              </w:rPr>
              <w:t xml:space="preserve">ID of </w:t>
            </w:r>
            <w:proofErr w:type="spellStart"/>
            <w:r w:rsidRPr="3DA95D55">
              <w:rPr>
                <w:rFonts w:eastAsiaTheme="minorEastAsia"/>
                <w:color w:val="000000" w:themeColor="text1"/>
              </w:rPr>
              <w:t>FloorObj</w:t>
            </w:r>
            <w:proofErr w:type="spellEnd"/>
            <w:r w:rsidRPr="3DA95D55">
              <w:rPr>
                <w:rFonts w:eastAsiaTheme="minorEastAsia"/>
                <w:color w:val="000000" w:themeColor="text1"/>
              </w:rPr>
              <w:t xml:space="preserve"> where this </w:t>
            </w:r>
            <w:proofErr w:type="spellStart"/>
            <w:r w:rsidRPr="3DA95D55">
              <w:rPr>
                <w:rFonts w:eastAsiaTheme="minorEastAsia"/>
                <w:color w:val="000000" w:themeColor="text1"/>
              </w:rPr>
              <w:t>WiFiFingerprintObj</w:t>
            </w:r>
            <w:proofErr w:type="spellEnd"/>
            <w:r w:rsidRPr="3DA95D55">
              <w:rPr>
                <w:rFonts w:eastAsiaTheme="minorEastAsia"/>
                <w:color w:val="000000" w:themeColor="text1"/>
              </w:rPr>
              <w:t xml:space="preserve"> locate at</w:t>
            </w:r>
          </w:p>
        </w:tc>
      </w:tr>
      <w:tr w:rsidR="70A11C1A" w:rsidTr="3DA95D55" w14:paraId="7A53884C" w14:textId="77777777">
        <w:trPr>
          <w:trHeight w:val="420"/>
        </w:trPr>
        <w:tc>
          <w:tcPr>
            <w:tcW w:w="23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021562E6" w14:textId="1D4C8EBE">
            <w:pPr>
              <w:rPr>
                <w:rFonts w:eastAsiaTheme="minorEastAsia"/>
              </w:rPr>
            </w:pPr>
            <w:r>
              <w:br/>
            </w:r>
          </w:p>
        </w:tc>
        <w:tc>
          <w:tcPr>
            <w:tcW w:w="186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3B6F8F35" w14:textId="02DAC1D8">
            <w:pPr>
              <w:rPr>
                <w:rFonts w:eastAsiaTheme="minorEastAsia"/>
                <w:color w:val="000000" w:themeColor="text1"/>
              </w:rPr>
            </w:pPr>
            <w:proofErr w:type="spellStart"/>
            <w:r w:rsidRPr="70A11C1A">
              <w:rPr>
                <w:rFonts w:eastAsiaTheme="minorEastAsia"/>
                <w:color w:val="000000" w:themeColor="text1"/>
              </w:rPr>
              <w:t>rssiVecList</w:t>
            </w:r>
            <w:proofErr w:type="spellEnd"/>
          </w:p>
        </w:tc>
        <w:tc>
          <w:tcPr>
            <w:tcW w:w="177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02618E64" w14:textId="01D607F4">
            <w:pPr>
              <w:rPr>
                <w:rFonts w:eastAsiaTheme="minorEastAsia"/>
                <w:color w:val="000000" w:themeColor="text1"/>
              </w:rPr>
            </w:pPr>
            <w:r w:rsidRPr="70A11C1A">
              <w:rPr>
                <w:rFonts w:eastAsiaTheme="minorEastAsia"/>
                <w:color w:val="000000" w:themeColor="text1"/>
              </w:rPr>
              <w:t>List&lt;</w:t>
            </w:r>
            <w:proofErr w:type="spellStart"/>
            <w:r w:rsidRPr="70A11C1A">
              <w:rPr>
                <w:rFonts w:eastAsiaTheme="minorEastAsia"/>
                <w:color w:val="000000" w:themeColor="text1"/>
              </w:rPr>
              <w:t>Wifi</w:t>
            </w:r>
            <w:proofErr w:type="spellEnd"/>
            <w:r w:rsidRPr="70A11C1A">
              <w:rPr>
                <w:rFonts w:eastAsiaTheme="minorEastAsia"/>
                <w:color w:val="000000" w:themeColor="text1"/>
              </w:rPr>
              <w:t>&gt;</w:t>
            </w:r>
          </w:p>
        </w:tc>
        <w:tc>
          <w:tcPr>
            <w:tcW w:w="339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5CC1B0EF" w14:textId="6BAC4F4C">
            <w:pPr>
              <w:rPr>
                <w:rFonts w:eastAsiaTheme="minorEastAsia"/>
                <w:color w:val="000000" w:themeColor="text1"/>
              </w:rPr>
            </w:pPr>
            <w:r w:rsidRPr="70A11C1A">
              <w:rPr>
                <w:rFonts w:eastAsiaTheme="minorEastAsia"/>
                <w:color w:val="000000" w:themeColor="text1"/>
              </w:rPr>
              <w:t xml:space="preserve">A list of </w:t>
            </w:r>
            <w:proofErr w:type="spellStart"/>
            <w:r w:rsidRPr="70A11C1A">
              <w:rPr>
                <w:rFonts w:eastAsiaTheme="minorEastAsia"/>
                <w:color w:val="000000" w:themeColor="text1"/>
              </w:rPr>
              <w:t>wifi</w:t>
            </w:r>
            <w:proofErr w:type="spellEnd"/>
            <w:r w:rsidRPr="70A11C1A">
              <w:rPr>
                <w:rFonts w:eastAsiaTheme="minorEastAsia"/>
                <w:color w:val="000000" w:themeColor="text1"/>
              </w:rPr>
              <w:t xml:space="preserve"> </w:t>
            </w:r>
            <w:proofErr w:type="spellStart"/>
            <w:r w:rsidRPr="70A11C1A">
              <w:rPr>
                <w:rFonts w:eastAsiaTheme="minorEastAsia"/>
                <w:color w:val="000000" w:themeColor="text1"/>
              </w:rPr>
              <w:t>rssi</w:t>
            </w:r>
            <w:proofErr w:type="spellEnd"/>
            <w:r w:rsidRPr="70A11C1A">
              <w:rPr>
                <w:rFonts w:eastAsiaTheme="minorEastAsia"/>
                <w:color w:val="000000" w:themeColor="text1"/>
              </w:rPr>
              <w:t xml:space="preserve"> signal</w:t>
            </w:r>
          </w:p>
        </w:tc>
      </w:tr>
    </w:tbl>
    <w:p w:rsidR="70A11C1A" w:rsidP="70A11C1A" w:rsidRDefault="70A11C1A" w14:paraId="6A99894A" w14:textId="2CE4B9F1">
      <w:pPr>
        <w:rPr>
          <w:rFonts w:eastAsiaTheme="minorEastAsia"/>
        </w:rPr>
      </w:pPr>
    </w:p>
    <w:tbl>
      <w:tblPr>
        <w:tblStyle w:val="TableGrid"/>
        <w:tblW w:w="0" w:type="auto"/>
        <w:tblLayout w:type="fixed"/>
        <w:tblLook w:val="06A0" w:firstRow="1" w:lastRow="0" w:firstColumn="1" w:lastColumn="0" w:noHBand="1" w:noVBand="1"/>
      </w:tblPr>
      <w:tblGrid>
        <w:gridCol w:w="2340"/>
        <w:gridCol w:w="2055"/>
        <w:gridCol w:w="1605"/>
        <w:gridCol w:w="3360"/>
      </w:tblGrid>
      <w:tr w:rsidR="70A11C1A" w:rsidTr="38FF0FA3" w14:paraId="30337DA3" w14:textId="77777777">
        <w:trPr>
          <w:trHeight w:val="420"/>
        </w:trPr>
        <w:tc>
          <w:tcPr>
            <w:tcW w:w="9360" w:type="dxa"/>
            <w:gridSpan w:val="4"/>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609E2EDA" w14:textId="4AB32B65">
            <w:pPr>
              <w:rPr>
                <w:rFonts w:eastAsiaTheme="minorEastAsia"/>
                <w:b/>
                <w:bCs/>
                <w:color w:val="000000" w:themeColor="text1"/>
              </w:rPr>
            </w:pPr>
            <w:r w:rsidRPr="70A11C1A">
              <w:rPr>
                <w:rFonts w:eastAsiaTheme="minorEastAsia"/>
                <w:color w:val="000000" w:themeColor="text1"/>
              </w:rPr>
              <w:t xml:space="preserve">public class </w:t>
            </w:r>
            <w:proofErr w:type="spellStart"/>
            <w:r w:rsidRPr="70A11C1A">
              <w:rPr>
                <w:rFonts w:eastAsiaTheme="minorEastAsia"/>
                <w:b/>
                <w:bCs/>
                <w:color w:val="000000" w:themeColor="text1"/>
              </w:rPr>
              <w:t>BLELocationObj</w:t>
            </w:r>
            <w:proofErr w:type="spellEnd"/>
          </w:p>
          <w:p w:rsidR="70A11C1A" w:rsidP="70A11C1A" w:rsidRDefault="70A11C1A" w14:paraId="14193B85" w14:textId="46EC05FC">
            <w:pPr>
              <w:rPr>
                <w:rFonts w:eastAsiaTheme="minorEastAsia"/>
                <w:b/>
                <w:bCs/>
                <w:color w:val="000000" w:themeColor="text1"/>
              </w:rPr>
            </w:pPr>
            <w:r w:rsidRPr="70A11C1A">
              <w:rPr>
                <w:rFonts w:eastAsiaTheme="minorEastAsia"/>
                <w:color w:val="000000" w:themeColor="text1"/>
              </w:rPr>
              <w:t xml:space="preserve">extends </w:t>
            </w:r>
            <w:proofErr w:type="spellStart"/>
            <w:r w:rsidRPr="70A11C1A">
              <w:rPr>
                <w:rFonts w:eastAsiaTheme="minorEastAsia"/>
                <w:b/>
                <w:bCs/>
                <w:color w:val="000000" w:themeColor="text1"/>
              </w:rPr>
              <w:t>SignalObj</w:t>
            </w:r>
            <w:proofErr w:type="spellEnd"/>
          </w:p>
        </w:tc>
      </w:tr>
      <w:tr w:rsidR="70A11C1A" w:rsidTr="38FF0FA3" w14:paraId="1BDD4503" w14:textId="77777777">
        <w:tc>
          <w:tcPr>
            <w:tcW w:w="23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7B7B7"/>
          </w:tcPr>
          <w:p w:rsidR="70A11C1A" w:rsidP="70A11C1A" w:rsidRDefault="70A11C1A" w14:paraId="6DFF10F6" w14:textId="787AF957">
            <w:pPr>
              <w:rPr>
                <w:rFonts w:eastAsiaTheme="minorEastAsia"/>
                <w:color w:val="000000" w:themeColor="text1"/>
              </w:rPr>
            </w:pPr>
            <w:r w:rsidRPr="70A11C1A">
              <w:rPr>
                <w:rFonts w:eastAsiaTheme="minorEastAsia"/>
                <w:color w:val="000000" w:themeColor="text1"/>
              </w:rPr>
              <w:t>Inheritance</w:t>
            </w:r>
          </w:p>
        </w:tc>
        <w:tc>
          <w:tcPr>
            <w:tcW w:w="205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7B7B7"/>
          </w:tcPr>
          <w:p w:rsidR="70A11C1A" w:rsidP="70A11C1A" w:rsidRDefault="70A11C1A" w14:paraId="7143C886" w14:textId="18607552">
            <w:pPr>
              <w:rPr>
                <w:rFonts w:eastAsiaTheme="minorEastAsia"/>
                <w:color w:val="000000" w:themeColor="text1"/>
              </w:rPr>
            </w:pPr>
            <w:r w:rsidRPr="70A11C1A">
              <w:rPr>
                <w:rFonts w:eastAsiaTheme="minorEastAsia"/>
                <w:color w:val="000000" w:themeColor="text1"/>
              </w:rPr>
              <w:t>Member</w:t>
            </w:r>
          </w:p>
        </w:tc>
        <w:tc>
          <w:tcPr>
            <w:tcW w:w="160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7B7B7"/>
          </w:tcPr>
          <w:p w:rsidR="70A11C1A" w:rsidP="70A11C1A" w:rsidRDefault="70A11C1A" w14:paraId="70D972FC" w14:textId="5DB4807C">
            <w:pPr>
              <w:rPr>
                <w:rFonts w:eastAsiaTheme="minorEastAsia"/>
                <w:color w:val="000000" w:themeColor="text1"/>
              </w:rPr>
            </w:pPr>
            <w:r w:rsidRPr="70A11C1A">
              <w:rPr>
                <w:rFonts w:eastAsiaTheme="minorEastAsia"/>
                <w:color w:val="000000" w:themeColor="text1"/>
              </w:rPr>
              <w:t>Type</w:t>
            </w:r>
          </w:p>
        </w:tc>
        <w:tc>
          <w:tcPr>
            <w:tcW w:w="336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7B7B7"/>
          </w:tcPr>
          <w:p w:rsidR="70A11C1A" w:rsidP="70A11C1A" w:rsidRDefault="70A11C1A" w14:paraId="6D3A5787" w14:textId="433839F0">
            <w:pPr>
              <w:rPr>
                <w:rFonts w:eastAsiaTheme="minorEastAsia"/>
                <w:color w:val="000000" w:themeColor="text1"/>
              </w:rPr>
            </w:pPr>
            <w:r w:rsidRPr="70A11C1A">
              <w:rPr>
                <w:rFonts w:eastAsiaTheme="minorEastAsia"/>
                <w:color w:val="000000" w:themeColor="text1"/>
              </w:rPr>
              <w:t>Description</w:t>
            </w:r>
          </w:p>
        </w:tc>
      </w:tr>
      <w:tr w:rsidR="70A11C1A" w:rsidTr="38FF0FA3" w14:paraId="1D299C6E" w14:textId="77777777">
        <w:trPr>
          <w:trHeight w:val="420"/>
        </w:trPr>
        <w:tc>
          <w:tcPr>
            <w:tcW w:w="2340" w:type="dxa"/>
            <w:vMerge w:val="restart"/>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05A858E4" w14:textId="77CC1401">
            <w:pPr>
              <w:rPr>
                <w:rFonts w:eastAsiaTheme="minorEastAsia"/>
                <w:color w:val="000000" w:themeColor="text1"/>
              </w:rPr>
            </w:pPr>
            <w:r w:rsidRPr="70A11C1A">
              <w:rPr>
                <w:rFonts w:eastAsiaTheme="minorEastAsia"/>
                <w:color w:val="000000" w:themeColor="text1"/>
              </w:rPr>
              <w:t>inherited member</w:t>
            </w:r>
          </w:p>
        </w:tc>
        <w:tc>
          <w:tcPr>
            <w:tcW w:w="205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526BC320" w14:textId="7EDDBE35">
            <w:pPr>
              <w:rPr>
                <w:rFonts w:eastAsiaTheme="minorEastAsia"/>
                <w:color w:val="000000" w:themeColor="text1"/>
              </w:rPr>
            </w:pPr>
            <w:r w:rsidRPr="70A11C1A">
              <w:rPr>
                <w:rFonts w:eastAsiaTheme="minorEastAsia"/>
                <w:color w:val="000000" w:themeColor="text1"/>
              </w:rPr>
              <w:t>ID</w:t>
            </w:r>
          </w:p>
        </w:tc>
        <w:tc>
          <w:tcPr>
            <w:tcW w:w="16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21955769" w14:textId="12BAD874">
            <w:pPr>
              <w:rPr>
                <w:rFonts w:eastAsiaTheme="minorEastAsia"/>
                <w:color w:val="000000" w:themeColor="text1"/>
              </w:rPr>
            </w:pPr>
            <w:r w:rsidRPr="70A11C1A">
              <w:rPr>
                <w:rFonts w:eastAsiaTheme="minorEastAsia"/>
                <w:color w:val="000000" w:themeColor="text1"/>
              </w:rPr>
              <w:t>String</w:t>
            </w:r>
          </w:p>
        </w:tc>
        <w:tc>
          <w:tcPr>
            <w:tcW w:w="336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67EC6383" w14:textId="146C8103">
            <w:pPr>
              <w:rPr>
                <w:rFonts w:eastAsiaTheme="minorEastAsia"/>
                <w:color w:val="000000" w:themeColor="text1"/>
              </w:rPr>
            </w:pPr>
            <w:r w:rsidRPr="70A11C1A">
              <w:rPr>
                <w:rFonts w:eastAsiaTheme="minorEastAsia"/>
                <w:color w:val="000000" w:themeColor="text1"/>
              </w:rPr>
              <w:t xml:space="preserve">ID of </w:t>
            </w:r>
            <w:proofErr w:type="spellStart"/>
            <w:r w:rsidRPr="70A11C1A">
              <w:rPr>
                <w:rFonts w:eastAsiaTheme="minorEastAsia"/>
                <w:color w:val="000000" w:themeColor="text1"/>
              </w:rPr>
              <w:t>BLELocationObj</w:t>
            </w:r>
            <w:proofErr w:type="spellEnd"/>
          </w:p>
        </w:tc>
      </w:tr>
      <w:tr w:rsidR="70A11C1A" w:rsidTr="38FF0FA3" w14:paraId="519F58AF" w14:textId="77777777">
        <w:trPr>
          <w:trHeight w:val="420"/>
        </w:trPr>
        <w:tc>
          <w:tcPr>
            <w:tcW w:w="2340" w:type="dxa"/>
            <w:vMerge/>
            <w:vAlign w:val="center"/>
          </w:tcPr>
          <w:p w:rsidR="00635C53" w:rsidRDefault="00635C53" w14:paraId="5CA3F147" w14:textId="77777777"/>
        </w:tc>
        <w:tc>
          <w:tcPr>
            <w:tcW w:w="205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226D6391" w14:textId="49B6CA22">
            <w:pPr>
              <w:rPr>
                <w:rFonts w:eastAsiaTheme="minorEastAsia"/>
                <w:color w:val="000000" w:themeColor="text1"/>
              </w:rPr>
            </w:pPr>
            <w:r w:rsidRPr="70A11C1A">
              <w:rPr>
                <w:rFonts w:eastAsiaTheme="minorEastAsia"/>
                <w:color w:val="000000" w:themeColor="text1"/>
              </w:rPr>
              <w:t>coordinate</w:t>
            </w:r>
          </w:p>
        </w:tc>
        <w:tc>
          <w:tcPr>
            <w:tcW w:w="16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44FBB081" w14:textId="65950F18">
            <w:pPr>
              <w:rPr>
                <w:rFonts w:eastAsiaTheme="minorEastAsia"/>
                <w:color w:val="000000" w:themeColor="text1"/>
              </w:rPr>
            </w:pPr>
            <w:r w:rsidRPr="70A11C1A">
              <w:rPr>
                <w:rFonts w:eastAsiaTheme="minorEastAsia"/>
                <w:color w:val="000000" w:themeColor="text1"/>
              </w:rPr>
              <w:t>Point</w:t>
            </w:r>
          </w:p>
        </w:tc>
        <w:tc>
          <w:tcPr>
            <w:tcW w:w="336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38FF0FA3" w:rsidRDefault="38FF0FA3" w14:paraId="6C2F4560" w14:textId="1A1011DB">
            <w:pPr>
              <w:rPr>
                <w:rFonts w:eastAsiaTheme="minorEastAsia"/>
                <w:color w:val="000000" w:themeColor="text1"/>
              </w:rPr>
            </w:pPr>
            <w:r w:rsidRPr="38FF0FA3">
              <w:rPr>
                <w:rFonts w:eastAsiaTheme="minorEastAsia"/>
                <w:color w:val="000000" w:themeColor="text1"/>
              </w:rPr>
              <w:t xml:space="preserve">Reference point of </w:t>
            </w:r>
            <w:proofErr w:type="spellStart"/>
            <w:r w:rsidRPr="38FF0FA3">
              <w:rPr>
                <w:rFonts w:eastAsiaTheme="minorEastAsia"/>
                <w:color w:val="000000" w:themeColor="text1"/>
              </w:rPr>
              <w:t>BLELocationObj</w:t>
            </w:r>
            <w:proofErr w:type="spellEnd"/>
            <w:r w:rsidRPr="38FF0FA3">
              <w:rPr>
                <w:rFonts w:eastAsiaTheme="minorEastAsia"/>
                <w:color w:val="000000" w:themeColor="text1"/>
              </w:rPr>
              <w:t xml:space="preserve"> in (latitude, longitude)</w:t>
            </w:r>
          </w:p>
        </w:tc>
      </w:tr>
      <w:tr w:rsidR="70A11C1A" w:rsidTr="38FF0FA3" w14:paraId="4923590B" w14:textId="77777777">
        <w:trPr>
          <w:trHeight w:val="420"/>
        </w:trPr>
        <w:tc>
          <w:tcPr>
            <w:tcW w:w="2340" w:type="dxa"/>
            <w:vMerge/>
            <w:vAlign w:val="center"/>
          </w:tcPr>
          <w:p w:rsidR="00635C53" w:rsidRDefault="00635C53" w14:paraId="6B9B7949" w14:textId="77777777"/>
        </w:tc>
        <w:tc>
          <w:tcPr>
            <w:tcW w:w="205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7003EB79" w14:textId="2B258F52">
            <w:pPr>
              <w:rPr>
                <w:rFonts w:eastAsiaTheme="minorEastAsia"/>
                <w:color w:val="000000" w:themeColor="text1"/>
              </w:rPr>
            </w:pPr>
            <w:proofErr w:type="spellStart"/>
            <w:r w:rsidRPr="70A11C1A">
              <w:rPr>
                <w:rFonts w:eastAsiaTheme="minorEastAsia"/>
                <w:color w:val="000000" w:themeColor="text1"/>
              </w:rPr>
              <w:t>floorID</w:t>
            </w:r>
            <w:proofErr w:type="spellEnd"/>
          </w:p>
        </w:tc>
        <w:tc>
          <w:tcPr>
            <w:tcW w:w="16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6E404EFA" w14:textId="67A17B2F">
            <w:pPr>
              <w:rPr>
                <w:rFonts w:eastAsiaTheme="minorEastAsia"/>
                <w:color w:val="000000" w:themeColor="text1"/>
              </w:rPr>
            </w:pPr>
            <w:r w:rsidRPr="70A11C1A">
              <w:rPr>
                <w:rFonts w:eastAsiaTheme="minorEastAsia"/>
                <w:color w:val="000000" w:themeColor="text1"/>
              </w:rPr>
              <w:t>String</w:t>
            </w:r>
          </w:p>
        </w:tc>
        <w:tc>
          <w:tcPr>
            <w:tcW w:w="336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600393C0" w14:textId="0140EFD8">
            <w:pPr>
              <w:rPr>
                <w:rFonts w:eastAsiaTheme="minorEastAsia"/>
                <w:color w:val="000000" w:themeColor="text1"/>
              </w:rPr>
            </w:pPr>
            <w:r w:rsidRPr="70A11C1A">
              <w:rPr>
                <w:rFonts w:eastAsiaTheme="minorEastAsia"/>
                <w:color w:val="000000" w:themeColor="text1"/>
              </w:rPr>
              <w:t xml:space="preserve">ID of </w:t>
            </w:r>
            <w:proofErr w:type="spellStart"/>
            <w:r w:rsidRPr="70A11C1A">
              <w:rPr>
                <w:rFonts w:eastAsiaTheme="minorEastAsia"/>
                <w:color w:val="000000" w:themeColor="text1"/>
              </w:rPr>
              <w:t>FloorObj</w:t>
            </w:r>
            <w:proofErr w:type="spellEnd"/>
            <w:r w:rsidRPr="70A11C1A">
              <w:rPr>
                <w:rFonts w:eastAsiaTheme="minorEastAsia"/>
                <w:color w:val="000000" w:themeColor="text1"/>
              </w:rPr>
              <w:t xml:space="preserve"> where this </w:t>
            </w:r>
            <w:proofErr w:type="spellStart"/>
            <w:r w:rsidRPr="70A11C1A">
              <w:rPr>
                <w:rFonts w:eastAsiaTheme="minorEastAsia"/>
                <w:color w:val="000000" w:themeColor="text1"/>
              </w:rPr>
              <w:t>BLELocationObj</w:t>
            </w:r>
            <w:proofErr w:type="spellEnd"/>
            <w:r w:rsidRPr="70A11C1A">
              <w:rPr>
                <w:rFonts w:eastAsiaTheme="minorEastAsia"/>
                <w:color w:val="000000" w:themeColor="text1"/>
              </w:rPr>
              <w:t xml:space="preserve"> at</w:t>
            </w:r>
          </w:p>
        </w:tc>
      </w:tr>
      <w:tr w:rsidR="70A11C1A" w:rsidTr="38FF0FA3" w14:paraId="5795659E" w14:textId="77777777">
        <w:trPr>
          <w:trHeight w:val="420"/>
        </w:trPr>
        <w:tc>
          <w:tcPr>
            <w:tcW w:w="2340" w:type="dxa"/>
            <w:vMerge w:val="restart"/>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652A03A6" w14:textId="4C91F2E4">
            <w:pPr>
              <w:rPr>
                <w:rFonts w:eastAsiaTheme="minorEastAsia"/>
              </w:rPr>
            </w:pPr>
            <w:r>
              <w:br/>
            </w:r>
          </w:p>
        </w:tc>
        <w:tc>
          <w:tcPr>
            <w:tcW w:w="205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6443FAEA" w14:textId="27B26C46">
            <w:pPr>
              <w:rPr>
                <w:rFonts w:eastAsiaTheme="minorEastAsia"/>
                <w:color w:val="000000" w:themeColor="text1"/>
              </w:rPr>
            </w:pPr>
            <w:r w:rsidRPr="70A11C1A">
              <w:rPr>
                <w:rFonts w:eastAsiaTheme="minorEastAsia"/>
                <w:color w:val="000000" w:themeColor="text1"/>
              </w:rPr>
              <w:t>UUID</w:t>
            </w:r>
          </w:p>
        </w:tc>
        <w:tc>
          <w:tcPr>
            <w:tcW w:w="16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5C90B701" w14:textId="5DD9A839">
            <w:pPr>
              <w:rPr>
                <w:rFonts w:eastAsiaTheme="minorEastAsia"/>
                <w:color w:val="000000" w:themeColor="text1"/>
              </w:rPr>
            </w:pPr>
            <w:r w:rsidRPr="70A11C1A">
              <w:rPr>
                <w:rFonts w:eastAsiaTheme="minorEastAsia"/>
                <w:color w:val="000000" w:themeColor="text1"/>
              </w:rPr>
              <w:t>String</w:t>
            </w:r>
          </w:p>
        </w:tc>
        <w:tc>
          <w:tcPr>
            <w:tcW w:w="336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1CCCBF6B" w14:textId="07F9DDC7">
            <w:pPr>
              <w:rPr>
                <w:rFonts w:eastAsiaTheme="minorEastAsia"/>
                <w:color w:val="000000" w:themeColor="text1"/>
              </w:rPr>
            </w:pPr>
            <w:r w:rsidRPr="70A11C1A">
              <w:rPr>
                <w:rFonts w:eastAsiaTheme="minorEastAsia"/>
                <w:color w:val="000000" w:themeColor="text1"/>
              </w:rPr>
              <w:t>UUID of BLE device</w:t>
            </w:r>
          </w:p>
        </w:tc>
      </w:tr>
      <w:tr w:rsidR="70A11C1A" w:rsidTr="38FF0FA3" w14:paraId="22717A7A" w14:textId="77777777">
        <w:trPr>
          <w:trHeight w:val="420"/>
        </w:trPr>
        <w:tc>
          <w:tcPr>
            <w:tcW w:w="2340" w:type="dxa"/>
            <w:vMerge/>
            <w:vAlign w:val="center"/>
          </w:tcPr>
          <w:p w:rsidR="00635C53" w:rsidRDefault="00635C53" w14:paraId="164A2580" w14:textId="77777777"/>
        </w:tc>
        <w:tc>
          <w:tcPr>
            <w:tcW w:w="205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6DCD6FB1" w14:textId="5C485CC1">
            <w:pPr>
              <w:rPr>
                <w:rFonts w:eastAsiaTheme="minorEastAsia"/>
                <w:color w:val="000000" w:themeColor="text1"/>
              </w:rPr>
            </w:pPr>
            <w:r w:rsidRPr="70A11C1A">
              <w:rPr>
                <w:rFonts w:eastAsiaTheme="minorEastAsia"/>
                <w:color w:val="000000" w:themeColor="text1"/>
              </w:rPr>
              <w:t>major</w:t>
            </w:r>
          </w:p>
        </w:tc>
        <w:tc>
          <w:tcPr>
            <w:tcW w:w="16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76BCC2BC" w14:textId="6A9C70DE">
            <w:pPr>
              <w:rPr>
                <w:rFonts w:eastAsiaTheme="minorEastAsia"/>
                <w:color w:val="000000" w:themeColor="text1"/>
              </w:rPr>
            </w:pPr>
            <w:r w:rsidRPr="70A11C1A">
              <w:rPr>
                <w:rFonts w:eastAsiaTheme="minorEastAsia"/>
                <w:color w:val="000000" w:themeColor="text1"/>
              </w:rPr>
              <w:t>String</w:t>
            </w:r>
          </w:p>
        </w:tc>
        <w:tc>
          <w:tcPr>
            <w:tcW w:w="336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1905BE87" w14:textId="4B079BC3">
            <w:pPr>
              <w:rPr>
                <w:rFonts w:eastAsiaTheme="minorEastAsia"/>
                <w:color w:val="000000" w:themeColor="text1"/>
              </w:rPr>
            </w:pPr>
            <w:r w:rsidRPr="70A11C1A">
              <w:rPr>
                <w:rFonts w:eastAsiaTheme="minorEastAsia"/>
                <w:color w:val="000000" w:themeColor="text1"/>
              </w:rPr>
              <w:t>Major of BLE device</w:t>
            </w:r>
          </w:p>
        </w:tc>
      </w:tr>
      <w:tr w:rsidR="70A11C1A" w:rsidTr="38FF0FA3" w14:paraId="1C726CD3" w14:textId="77777777">
        <w:trPr>
          <w:trHeight w:val="420"/>
        </w:trPr>
        <w:tc>
          <w:tcPr>
            <w:tcW w:w="2340" w:type="dxa"/>
            <w:vMerge/>
            <w:vAlign w:val="center"/>
          </w:tcPr>
          <w:p w:rsidR="00635C53" w:rsidRDefault="00635C53" w14:paraId="333A619E" w14:textId="77777777"/>
        </w:tc>
        <w:tc>
          <w:tcPr>
            <w:tcW w:w="205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7C2B403F" w14:textId="426E91C5">
            <w:pPr>
              <w:rPr>
                <w:rFonts w:eastAsiaTheme="minorEastAsia"/>
                <w:color w:val="000000" w:themeColor="text1"/>
              </w:rPr>
            </w:pPr>
            <w:r w:rsidRPr="70A11C1A">
              <w:rPr>
                <w:rFonts w:eastAsiaTheme="minorEastAsia"/>
                <w:color w:val="000000" w:themeColor="text1"/>
              </w:rPr>
              <w:t>minor</w:t>
            </w:r>
          </w:p>
        </w:tc>
        <w:tc>
          <w:tcPr>
            <w:tcW w:w="16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0E47CDA1" w14:textId="4D81ECA4">
            <w:pPr>
              <w:rPr>
                <w:rFonts w:eastAsiaTheme="minorEastAsia"/>
                <w:color w:val="000000" w:themeColor="text1"/>
              </w:rPr>
            </w:pPr>
            <w:r w:rsidRPr="70A11C1A">
              <w:rPr>
                <w:rFonts w:eastAsiaTheme="minorEastAsia"/>
                <w:color w:val="000000" w:themeColor="text1"/>
              </w:rPr>
              <w:t>String</w:t>
            </w:r>
          </w:p>
        </w:tc>
        <w:tc>
          <w:tcPr>
            <w:tcW w:w="336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238EE0C2" w14:textId="74061519">
            <w:pPr>
              <w:rPr>
                <w:rFonts w:eastAsiaTheme="minorEastAsia"/>
                <w:color w:val="000000" w:themeColor="text1"/>
              </w:rPr>
            </w:pPr>
            <w:r w:rsidRPr="70A11C1A">
              <w:rPr>
                <w:rFonts w:eastAsiaTheme="minorEastAsia"/>
                <w:color w:val="000000" w:themeColor="text1"/>
              </w:rPr>
              <w:t>Minor of BLE device</w:t>
            </w:r>
          </w:p>
        </w:tc>
      </w:tr>
      <w:tr w:rsidR="70A11C1A" w:rsidTr="38FF0FA3" w14:paraId="145F8F55" w14:textId="77777777">
        <w:trPr>
          <w:trHeight w:val="420"/>
        </w:trPr>
        <w:tc>
          <w:tcPr>
            <w:tcW w:w="2340" w:type="dxa"/>
            <w:vMerge/>
            <w:vAlign w:val="center"/>
          </w:tcPr>
          <w:p w:rsidR="00635C53" w:rsidRDefault="00635C53" w14:paraId="31725926" w14:textId="77777777"/>
        </w:tc>
        <w:tc>
          <w:tcPr>
            <w:tcW w:w="205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76EA54EA" w14:textId="61810902">
            <w:pPr>
              <w:rPr>
                <w:rFonts w:eastAsiaTheme="minorEastAsia"/>
                <w:color w:val="000000" w:themeColor="text1"/>
              </w:rPr>
            </w:pPr>
            <w:proofErr w:type="spellStart"/>
            <w:r w:rsidRPr="70A11C1A">
              <w:rPr>
                <w:rFonts w:eastAsiaTheme="minorEastAsia"/>
                <w:color w:val="000000" w:themeColor="text1"/>
              </w:rPr>
              <w:t>txPower</w:t>
            </w:r>
            <w:proofErr w:type="spellEnd"/>
          </w:p>
        </w:tc>
        <w:tc>
          <w:tcPr>
            <w:tcW w:w="16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275EBEF8" w14:textId="20055822">
            <w:pPr>
              <w:rPr>
                <w:rFonts w:eastAsiaTheme="minorEastAsia"/>
                <w:color w:val="000000" w:themeColor="text1"/>
              </w:rPr>
            </w:pPr>
            <w:r w:rsidRPr="70A11C1A">
              <w:rPr>
                <w:rFonts w:eastAsiaTheme="minorEastAsia"/>
                <w:color w:val="000000" w:themeColor="text1"/>
              </w:rPr>
              <w:t>Integer</w:t>
            </w:r>
          </w:p>
        </w:tc>
        <w:tc>
          <w:tcPr>
            <w:tcW w:w="336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18B11A67" w14:textId="30712A90">
            <w:pPr>
              <w:rPr>
                <w:rFonts w:eastAsiaTheme="minorEastAsia"/>
                <w:color w:val="000000" w:themeColor="text1"/>
              </w:rPr>
            </w:pPr>
            <w:r w:rsidRPr="70A11C1A">
              <w:rPr>
                <w:rFonts w:eastAsiaTheme="minorEastAsia"/>
                <w:color w:val="000000" w:themeColor="text1"/>
              </w:rPr>
              <w:t>Transmission power of BLE device</w:t>
            </w:r>
          </w:p>
        </w:tc>
      </w:tr>
    </w:tbl>
    <w:p w:rsidR="70A11C1A" w:rsidP="3DA95D55" w:rsidRDefault="70A11C1A" w14:paraId="5F066658" w14:textId="53B9F3D8">
      <w:pPr>
        <w:rPr>
          <w:rFonts w:eastAsiaTheme="minorEastAsia"/>
        </w:rPr>
      </w:pPr>
    </w:p>
    <w:tbl>
      <w:tblPr>
        <w:tblStyle w:val="TableGrid"/>
        <w:tblW w:w="0" w:type="auto"/>
        <w:tblLook w:val="06A0" w:firstRow="1" w:lastRow="0" w:firstColumn="1" w:lastColumn="0" w:noHBand="1" w:noVBand="1"/>
      </w:tblPr>
      <w:tblGrid>
        <w:gridCol w:w="2332"/>
        <w:gridCol w:w="1859"/>
        <w:gridCol w:w="1769"/>
        <w:gridCol w:w="3380"/>
      </w:tblGrid>
      <w:tr w:rsidR="3DA95D55" w:rsidTr="3DA95D55" w14:paraId="02C61D83" w14:textId="77777777">
        <w:trPr>
          <w:trHeight w:val="420"/>
        </w:trPr>
        <w:tc>
          <w:tcPr>
            <w:tcW w:w="9360" w:type="dxa"/>
            <w:gridSpan w:val="4"/>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P="3DA95D55" w:rsidRDefault="3DA95D55" w14:paraId="2D8F1915" w14:textId="39B58569">
            <w:pPr>
              <w:rPr>
                <w:rFonts w:eastAsiaTheme="minorEastAsia"/>
                <w:b/>
                <w:bCs/>
                <w:color w:val="000000" w:themeColor="text1"/>
              </w:rPr>
            </w:pPr>
            <w:r w:rsidRPr="3DA95D55">
              <w:rPr>
                <w:rFonts w:eastAsiaTheme="minorEastAsia"/>
                <w:color w:val="000000" w:themeColor="text1"/>
              </w:rPr>
              <w:t xml:space="preserve">public class </w:t>
            </w:r>
            <w:proofErr w:type="spellStart"/>
            <w:r w:rsidRPr="3DA95D55">
              <w:rPr>
                <w:rFonts w:eastAsiaTheme="minorEastAsia"/>
                <w:b/>
                <w:bCs/>
                <w:color w:val="000000" w:themeColor="text1"/>
              </w:rPr>
              <w:t>MagFingerprintObj</w:t>
            </w:r>
            <w:proofErr w:type="spellEnd"/>
          </w:p>
          <w:p w:rsidR="3DA95D55" w:rsidP="3DA95D55" w:rsidRDefault="3DA95D55" w14:paraId="5D128E2D" w14:textId="035AABD8">
            <w:pPr>
              <w:rPr>
                <w:rFonts w:eastAsiaTheme="minorEastAsia"/>
                <w:b/>
                <w:bCs/>
                <w:color w:val="000000" w:themeColor="text1"/>
              </w:rPr>
            </w:pPr>
            <w:r w:rsidRPr="3DA95D55">
              <w:rPr>
                <w:rFonts w:eastAsiaTheme="minorEastAsia"/>
                <w:color w:val="000000" w:themeColor="text1"/>
              </w:rPr>
              <w:t xml:space="preserve">extends </w:t>
            </w:r>
            <w:proofErr w:type="spellStart"/>
            <w:r w:rsidRPr="3DA95D55">
              <w:rPr>
                <w:rFonts w:eastAsiaTheme="minorEastAsia"/>
                <w:b/>
                <w:bCs/>
                <w:color w:val="000000" w:themeColor="text1"/>
              </w:rPr>
              <w:t>SignalObj</w:t>
            </w:r>
            <w:proofErr w:type="spellEnd"/>
          </w:p>
        </w:tc>
      </w:tr>
      <w:tr w:rsidR="3DA95D55" w:rsidTr="3DA95D55" w14:paraId="1B03EFCA" w14:textId="77777777">
        <w:tc>
          <w:tcPr>
            <w:tcW w:w="23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7B7B7"/>
          </w:tcPr>
          <w:p w:rsidR="3DA95D55" w:rsidP="3DA95D55" w:rsidRDefault="3DA95D55" w14:paraId="12051308" w14:textId="0CEF5A84">
            <w:pPr>
              <w:rPr>
                <w:rFonts w:eastAsiaTheme="minorEastAsia"/>
                <w:color w:val="000000" w:themeColor="text1"/>
              </w:rPr>
            </w:pPr>
            <w:r w:rsidRPr="3DA95D55">
              <w:rPr>
                <w:rFonts w:eastAsiaTheme="minorEastAsia"/>
                <w:color w:val="000000" w:themeColor="text1"/>
              </w:rPr>
              <w:t>Inheritance</w:t>
            </w:r>
          </w:p>
        </w:tc>
        <w:tc>
          <w:tcPr>
            <w:tcW w:w="186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7B7B7"/>
          </w:tcPr>
          <w:p w:rsidR="3DA95D55" w:rsidP="3DA95D55" w:rsidRDefault="3DA95D55" w14:paraId="3A42F8FC" w14:textId="6BE69068">
            <w:pPr>
              <w:rPr>
                <w:rFonts w:eastAsiaTheme="minorEastAsia"/>
                <w:color w:val="000000" w:themeColor="text1"/>
              </w:rPr>
            </w:pPr>
            <w:r w:rsidRPr="3DA95D55">
              <w:rPr>
                <w:rFonts w:eastAsiaTheme="minorEastAsia"/>
                <w:color w:val="000000" w:themeColor="text1"/>
              </w:rPr>
              <w:t>Member</w:t>
            </w:r>
          </w:p>
        </w:tc>
        <w:tc>
          <w:tcPr>
            <w:tcW w:w="177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7B7B7"/>
          </w:tcPr>
          <w:p w:rsidR="3DA95D55" w:rsidP="3DA95D55" w:rsidRDefault="3DA95D55" w14:paraId="11CFF875" w14:textId="76C55DF1">
            <w:pPr>
              <w:rPr>
                <w:rFonts w:eastAsiaTheme="minorEastAsia"/>
                <w:color w:val="000000" w:themeColor="text1"/>
              </w:rPr>
            </w:pPr>
            <w:r w:rsidRPr="3DA95D55">
              <w:rPr>
                <w:rFonts w:eastAsiaTheme="minorEastAsia"/>
                <w:color w:val="000000" w:themeColor="text1"/>
              </w:rPr>
              <w:t>Type</w:t>
            </w:r>
          </w:p>
        </w:tc>
        <w:tc>
          <w:tcPr>
            <w:tcW w:w="339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7B7B7"/>
          </w:tcPr>
          <w:p w:rsidR="3DA95D55" w:rsidP="3DA95D55" w:rsidRDefault="3DA95D55" w14:paraId="16AC6012" w14:textId="62AB520A">
            <w:pPr>
              <w:rPr>
                <w:rFonts w:eastAsiaTheme="minorEastAsia"/>
                <w:color w:val="000000" w:themeColor="text1"/>
              </w:rPr>
            </w:pPr>
            <w:r w:rsidRPr="3DA95D55">
              <w:rPr>
                <w:rFonts w:eastAsiaTheme="minorEastAsia"/>
                <w:color w:val="000000" w:themeColor="text1"/>
              </w:rPr>
              <w:t>Description</w:t>
            </w:r>
          </w:p>
        </w:tc>
      </w:tr>
      <w:tr w:rsidR="3DA95D55" w:rsidTr="3DA95D55" w14:paraId="045FBF88" w14:textId="77777777">
        <w:trPr>
          <w:trHeight w:val="420"/>
        </w:trPr>
        <w:tc>
          <w:tcPr>
            <w:tcW w:w="2340" w:type="dxa"/>
            <w:vMerge w:val="restart"/>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P="3DA95D55" w:rsidRDefault="3DA95D55" w14:paraId="6A750638" w14:textId="396232B4">
            <w:pPr>
              <w:rPr>
                <w:rFonts w:eastAsiaTheme="minorEastAsia"/>
                <w:color w:val="000000" w:themeColor="text1"/>
              </w:rPr>
            </w:pPr>
            <w:r w:rsidRPr="3DA95D55">
              <w:rPr>
                <w:rFonts w:eastAsiaTheme="minorEastAsia"/>
                <w:color w:val="000000" w:themeColor="text1"/>
              </w:rPr>
              <w:t>inherited member</w:t>
            </w:r>
          </w:p>
        </w:tc>
        <w:tc>
          <w:tcPr>
            <w:tcW w:w="186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P="3DA95D55" w:rsidRDefault="3DA95D55" w14:paraId="032714A9" w14:textId="0B27AEC1">
            <w:pPr>
              <w:rPr>
                <w:rFonts w:eastAsiaTheme="minorEastAsia"/>
                <w:color w:val="000000" w:themeColor="text1"/>
              </w:rPr>
            </w:pPr>
            <w:r w:rsidRPr="3DA95D55">
              <w:rPr>
                <w:rFonts w:eastAsiaTheme="minorEastAsia"/>
                <w:color w:val="000000" w:themeColor="text1"/>
              </w:rPr>
              <w:t>ID</w:t>
            </w:r>
          </w:p>
        </w:tc>
        <w:tc>
          <w:tcPr>
            <w:tcW w:w="177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P="3DA95D55" w:rsidRDefault="3DA95D55" w14:paraId="20D48449" w14:textId="71DE5FA8">
            <w:pPr>
              <w:rPr>
                <w:rFonts w:eastAsiaTheme="minorEastAsia"/>
                <w:color w:val="000000" w:themeColor="text1"/>
              </w:rPr>
            </w:pPr>
            <w:r w:rsidRPr="3DA95D55">
              <w:rPr>
                <w:rFonts w:eastAsiaTheme="minorEastAsia"/>
                <w:color w:val="000000" w:themeColor="text1"/>
              </w:rPr>
              <w:t>String</w:t>
            </w:r>
          </w:p>
        </w:tc>
        <w:tc>
          <w:tcPr>
            <w:tcW w:w="339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P="3DA95D55" w:rsidRDefault="3DA95D55" w14:paraId="10C70C59" w14:textId="53DD1861">
            <w:pPr>
              <w:rPr>
                <w:rFonts w:eastAsiaTheme="minorEastAsia"/>
                <w:color w:val="000000" w:themeColor="text1"/>
              </w:rPr>
            </w:pPr>
            <w:r w:rsidRPr="3DA95D55">
              <w:rPr>
                <w:rFonts w:eastAsiaTheme="minorEastAsia"/>
                <w:color w:val="000000" w:themeColor="text1"/>
              </w:rPr>
              <w:t xml:space="preserve">ID of </w:t>
            </w:r>
            <w:proofErr w:type="spellStart"/>
            <w:r w:rsidRPr="3DA95D55">
              <w:rPr>
                <w:rFonts w:eastAsiaTheme="minorEastAsia"/>
                <w:color w:val="000000" w:themeColor="text1"/>
              </w:rPr>
              <w:t>MagFingerprintObj</w:t>
            </w:r>
            <w:proofErr w:type="spellEnd"/>
          </w:p>
        </w:tc>
      </w:tr>
      <w:tr w:rsidR="3DA95D55" w:rsidTr="3DA95D55" w14:paraId="79D545D2" w14:textId="77777777">
        <w:trPr>
          <w:trHeight w:val="420"/>
        </w:trPr>
        <w:tc>
          <w:tcPr>
            <w:tcW w:w="2340" w:type="dxa"/>
            <w:vMerge/>
          </w:tcPr>
          <w:p w:rsidR="00720DC7" w:rsidRDefault="00720DC7" w14:paraId="2E168CEC" w14:textId="77777777"/>
        </w:tc>
        <w:tc>
          <w:tcPr>
            <w:tcW w:w="186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P="3DA95D55" w:rsidRDefault="3DA95D55" w14:paraId="239D51B7" w14:textId="0F6316D6">
            <w:pPr>
              <w:rPr>
                <w:rFonts w:eastAsiaTheme="minorEastAsia"/>
                <w:color w:val="000000" w:themeColor="text1"/>
              </w:rPr>
            </w:pPr>
            <w:r w:rsidRPr="3DA95D55">
              <w:rPr>
                <w:rFonts w:eastAsiaTheme="minorEastAsia"/>
                <w:color w:val="000000" w:themeColor="text1"/>
              </w:rPr>
              <w:t>coordinate</w:t>
            </w:r>
          </w:p>
        </w:tc>
        <w:tc>
          <w:tcPr>
            <w:tcW w:w="177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P="3DA95D55" w:rsidRDefault="3DA95D55" w14:paraId="57F3EBF2" w14:textId="24F71C23">
            <w:pPr>
              <w:rPr>
                <w:rFonts w:eastAsiaTheme="minorEastAsia"/>
                <w:color w:val="000000" w:themeColor="text1"/>
              </w:rPr>
            </w:pPr>
            <w:r w:rsidRPr="3DA95D55">
              <w:rPr>
                <w:rFonts w:eastAsiaTheme="minorEastAsia"/>
                <w:color w:val="000000" w:themeColor="text1"/>
              </w:rPr>
              <w:t>Point</w:t>
            </w:r>
          </w:p>
        </w:tc>
        <w:tc>
          <w:tcPr>
            <w:tcW w:w="339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P="3DA95D55" w:rsidRDefault="3DA95D55" w14:paraId="7D2A21C5" w14:textId="2ECC3CCF">
            <w:pPr>
              <w:rPr>
                <w:rFonts w:eastAsiaTheme="minorEastAsia"/>
                <w:color w:val="000000" w:themeColor="text1"/>
              </w:rPr>
            </w:pPr>
            <w:r w:rsidRPr="3DA95D55">
              <w:rPr>
                <w:rFonts w:eastAsiaTheme="minorEastAsia"/>
                <w:color w:val="000000" w:themeColor="text1"/>
              </w:rPr>
              <w:t xml:space="preserve">Reference point of </w:t>
            </w:r>
            <w:proofErr w:type="spellStart"/>
            <w:r w:rsidRPr="3DA95D55">
              <w:rPr>
                <w:rFonts w:eastAsiaTheme="minorEastAsia"/>
                <w:color w:val="000000" w:themeColor="text1"/>
              </w:rPr>
              <w:t>MagFingerprintObj</w:t>
            </w:r>
            <w:proofErr w:type="spellEnd"/>
            <w:r w:rsidRPr="3DA95D55">
              <w:rPr>
                <w:rFonts w:eastAsiaTheme="minorEastAsia"/>
                <w:color w:val="000000" w:themeColor="text1"/>
              </w:rPr>
              <w:t xml:space="preserve"> in (latitude, longitude)</w:t>
            </w:r>
          </w:p>
        </w:tc>
      </w:tr>
      <w:tr w:rsidR="3DA95D55" w:rsidTr="3DA95D55" w14:paraId="3CAC6E75" w14:textId="77777777">
        <w:trPr>
          <w:trHeight w:val="420"/>
        </w:trPr>
        <w:tc>
          <w:tcPr>
            <w:tcW w:w="2340" w:type="dxa"/>
            <w:vMerge/>
          </w:tcPr>
          <w:p w:rsidR="00720DC7" w:rsidRDefault="00720DC7" w14:paraId="6B81AC0B" w14:textId="77777777"/>
        </w:tc>
        <w:tc>
          <w:tcPr>
            <w:tcW w:w="186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P="3DA95D55" w:rsidRDefault="3DA95D55" w14:paraId="70729D18" w14:textId="730B8B43">
            <w:pPr>
              <w:rPr>
                <w:rFonts w:eastAsiaTheme="minorEastAsia"/>
                <w:color w:val="000000" w:themeColor="text1"/>
              </w:rPr>
            </w:pPr>
            <w:proofErr w:type="spellStart"/>
            <w:r w:rsidRPr="3DA95D55">
              <w:rPr>
                <w:rFonts w:eastAsiaTheme="minorEastAsia"/>
                <w:color w:val="000000" w:themeColor="text1"/>
              </w:rPr>
              <w:t>floorID</w:t>
            </w:r>
            <w:proofErr w:type="spellEnd"/>
          </w:p>
        </w:tc>
        <w:tc>
          <w:tcPr>
            <w:tcW w:w="177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P="3DA95D55" w:rsidRDefault="3DA95D55" w14:paraId="2872C2E9" w14:textId="457718D0">
            <w:pPr>
              <w:rPr>
                <w:rFonts w:eastAsiaTheme="minorEastAsia"/>
                <w:color w:val="000000" w:themeColor="text1"/>
              </w:rPr>
            </w:pPr>
            <w:r w:rsidRPr="3DA95D55">
              <w:rPr>
                <w:rFonts w:eastAsiaTheme="minorEastAsia"/>
                <w:color w:val="000000" w:themeColor="text1"/>
              </w:rPr>
              <w:t>String</w:t>
            </w:r>
          </w:p>
        </w:tc>
        <w:tc>
          <w:tcPr>
            <w:tcW w:w="339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P="3DA95D55" w:rsidRDefault="3DA95D55" w14:paraId="58D9A614" w14:textId="42198AB3">
            <w:pPr>
              <w:rPr>
                <w:rFonts w:eastAsiaTheme="minorEastAsia"/>
                <w:color w:val="000000" w:themeColor="text1"/>
              </w:rPr>
            </w:pPr>
            <w:r w:rsidRPr="3DA95D55">
              <w:rPr>
                <w:rFonts w:eastAsiaTheme="minorEastAsia"/>
                <w:color w:val="000000" w:themeColor="text1"/>
              </w:rPr>
              <w:t xml:space="preserve">ID of </w:t>
            </w:r>
            <w:proofErr w:type="spellStart"/>
            <w:r w:rsidRPr="3DA95D55">
              <w:rPr>
                <w:rFonts w:eastAsiaTheme="minorEastAsia"/>
                <w:color w:val="000000" w:themeColor="text1"/>
              </w:rPr>
              <w:t>FloorObj</w:t>
            </w:r>
            <w:proofErr w:type="spellEnd"/>
            <w:r w:rsidRPr="3DA95D55">
              <w:rPr>
                <w:rFonts w:eastAsiaTheme="minorEastAsia"/>
                <w:color w:val="000000" w:themeColor="text1"/>
              </w:rPr>
              <w:t xml:space="preserve"> where this </w:t>
            </w:r>
            <w:proofErr w:type="spellStart"/>
            <w:r w:rsidRPr="3DA95D55">
              <w:rPr>
                <w:rFonts w:eastAsiaTheme="minorEastAsia"/>
                <w:color w:val="000000" w:themeColor="text1"/>
              </w:rPr>
              <w:t>MagFingerprintObj</w:t>
            </w:r>
            <w:proofErr w:type="spellEnd"/>
            <w:r w:rsidRPr="3DA95D55">
              <w:rPr>
                <w:rFonts w:eastAsiaTheme="minorEastAsia"/>
                <w:color w:val="000000" w:themeColor="text1"/>
              </w:rPr>
              <w:t xml:space="preserve"> locate at</w:t>
            </w:r>
          </w:p>
        </w:tc>
      </w:tr>
      <w:tr w:rsidR="3DA95D55" w:rsidTr="3DA95D55" w14:paraId="7D74DE8C" w14:textId="77777777">
        <w:trPr>
          <w:trHeight w:val="420"/>
        </w:trPr>
        <w:tc>
          <w:tcPr>
            <w:tcW w:w="23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P="3DA95D55" w:rsidRDefault="3DA95D55" w14:paraId="0484F6F7" w14:textId="1D4C8EBE">
            <w:pPr>
              <w:rPr>
                <w:rFonts w:eastAsiaTheme="minorEastAsia"/>
              </w:rPr>
            </w:pPr>
            <w:r>
              <w:br/>
            </w:r>
          </w:p>
        </w:tc>
        <w:tc>
          <w:tcPr>
            <w:tcW w:w="186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P="3DA95D55" w:rsidRDefault="3DA95D55" w14:paraId="0A83C169" w14:textId="0CAD9780">
            <w:pPr>
              <w:spacing w:line="259" w:lineRule="auto"/>
              <w:rPr>
                <w:rFonts w:eastAsiaTheme="minorEastAsia"/>
                <w:color w:val="000000" w:themeColor="text1"/>
              </w:rPr>
            </w:pPr>
            <w:proofErr w:type="spellStart"/>
            <w:r w:rsidRPr="3DA95D55">
              <w:rPr>
                <w:rFonts w:eastAsiaTheme="minorEastAsia"/>
                <w:color w:val="000000" w:themeColor="text1"/>
              </w:rPr>
              <w:t>magneticVecList</w:t>
            </w:r>
            <w:proofErr w:type="spellEnd"/>
          </w:p>
        </w:tc>
        <w:tc>
          <w:tcPr>
            <w:tcW w:w="177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P="3DA95D55" w:rsidRDefault="3DA95D55" w14:paraId="0D5741D9" w14:textId="110C4529">
            <w:pPr>
              <w:rPr>
                <w:rFonts w:eastAsiaTheme="minorEastAsia"/>
                <w:color w:val="000000" w:themeColor="text1"/>
              </w:rPr>
            </w:pPr>
            <w:r w:rsidRPr="3DA95D55">
              <w:rPr>
                <w:rFonts w:eastAsiaTheme="minorEastAsia"/>
                <w:color w:val="000000" w:themeColor="text1"/>
              </w:rPr>
              <w:t>List&lt;Magnetic&gt;</w:t>
            </w:r>
          </w:p>
        </w:tc>
        <w:tc>
          <w:tcPr>
            <w:tcW w:w="339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P="3DA95D55" w:rsidRDefault="3DA95D55" w14:paraId="41201169" w14:textId="0F038663">
            <w:pPr>
              <w:rPr>
                <w:rFonts w:eastAsiaTheme="minorEastAsia"/>
                <w:color w:val="000000" w:themeColor="text1"/>
              </w:rPr>
            </w:pPr>
            <w:r w:rsidRPr="3DA95D55">
              <w:rPr>
                <w:rFonts w:eastAsiaTheme="minorEastAsia"/>
                <w:color w:val="000000" w:themeColor="text1"/>
              </w:rPr>
              <w:t xml:space="preserve">A list of magnetic </w:t>
            </w:r>
            <w:proofErr w:type="gramStart"/>
            <w:r w:rsidRPr="3DA95D55">
              <w:rPr>
                <w:rFonts w:eastAsiaTheme="minorEastAsia"/>
                <w:color w:val="000000" w:themeColor="text1"/>
              </w:rPr>
              <w:t>signal</w:t>
            </w:r>
            <w:proofErr w:type="gramEnd"/>
          </w:p>
        </w:tc>
      </w:tr>
    </w:tbl>
    <w:p w:rsidR="3DA95D55" w:rsidP="3DA95D55" w:rsidRDefault="3DA95D55" w14:paraId="3887C899" w14:textId="562E8CCA">
      <w:pPr>
        <w:rPr>
          <w:rFonts w:eastAsiaTheme="minorEastAsia"/>
        </w:rPr>
      </w:pPr>
    </w:p>
    <w:p w:rsidR="70A11C1A" w:rsidP="70A11C1A" w:rsidRDefault="70A11C1A" w14:paraId="634D8169" w14:textId="4A4B037B">
      <w:pPr>
        <w:rPr>
          <w:rFonts w:asciiTheme="majorHAnsi" w:hAnsiTheme="majorHAnsi" w:eastAsiaTheme="majorEastAsia" w:cstheme="majorBidi"/>
          <w:sz w:val="28"/>
          <w:szCs w:val="28"/>
        </w:rPr>
      </w:pPr>
      <w:r w:rsidRPr="70A11C1A">
        <w:rPr>
          <w:rFonts w:asciiTheme="majorHAnsi" w:hAnsiTheme="majorHAnsi" w:eastAsiaTheme="majorEastAsia" w:cstheme="majorBidi"/>
          <w:sz w:val="28"/>
          <w:szCs w:val="28"/>
        </w:rPr>
        <w:t>Data Class for Raw Signal</w:t>
      </w:r>
    </w:p>
    <w:tbl>
      <w:tblPr>
        <w:tblStyle w:val="TableGrid"/>
        <w:tblW w:w="0" w:type="auto"/>
        <w:tblLayout w:type="fixed"/>
        <w:tblLook w:val="06A0" w:firstRow="1" w:lastRow="0" w:firstColumn="1" w:lastColumn="0" w:noHBand="1" w:noVBand="1"/>
      </w:tblPr>
      <w:tblGrid>
        <w:gridCol w:w="2535"/>
        <w:gridCol w:w="2160"/>
        <w:gridCol w:w="4665"/>
      </w:tblGrid>
      <w:tr w:rsidR="70A11C1A" w:rsidTr="70A11C1A" w14:paraId="1E8292C8" w14:textId="77777777">
        <w:trPr>
          <w:trHeight w:val="420"/>
        </w:trPr>
        <w:tc>
          <w:tcPr>
            <w:tcW w:w="93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48E3982C" w14:textId="14271F58">
            <w:pPr>
              <w:rPr>
                <w:rFonts w:eastAsiaTheme="minorEastAsia"/>
                <w:b/>
                <w:bCs/>
                <w:color w:val="000000" w:themeColor="text1"/>
              </w:rPr>
            </w:pPr>
            <w:r w:rsidRPr="70A11C1A">
              <w:rPr>
                <w:rFonts w:eastAsiaTheme="minorEastAsia"/>
                <w:color w:val="000000" w:themeColor="text1"/>
              </w:rPr>
              <w:lastRenderedPageBreak/>
              <w:t xml:space="preserve">public class </w:t>
            </w:r>
            <w:r w:rsidRPr="70A11C1A">
              <w:rPr>
                <w:rFonts w:eastAsiaTheme="minorEastAsia"/>
                <w:b/>
                <w:bCs/>
                <w:color w:val="000000" w:themeColor="text1"/>
              </w:rPr>
              <w:t>WiFi</w:t>
            </w:r>
          </w:p>
          <w:p w:rsidR="70A11C1A" w:rsidP="70A11C1A" w:rsidRDefault="70A11C1A" w14:paraId="59B4DC53" w14:textId="0397D548">
            <w:pPr>
              <w:rPr>
                <w:rFonts w:eastAsiaTheme="minorEastAsia"/>
                <w:b/>
                <w:bCs/>
                <w:color w:val="000000" w:themeColor="text1"/>
              </w:rPr>
            </w:pPr>
            <w:r w:rsidRPr="70A11C1A">
              <w:rPr>
                <w:rFonts w:eastAsiaTheme="minorEastAsia"/>
                <w:color w:val="000000" w:themeColor="text1"/>
              </w:rPr>
              <w:t xml:space="preserve">extends </w:t>
            </w:r>
            <w:r w:rsidRPr="70A11C1A">
              <w:rPr>
                <w:rFonts w:eastAsiaTheme="minorEastAsia"/>
                <w:b/>
                <w:bCs/>
                <w:color w:val="000000" w:themeColor="text1"/>
              </w:rPr>
              <w:t>Object</w:t>
            </w:r>
          </w:p>
        </w:tc>
      </w:tr>
      <w:tr w:rsidR="70A11C1A" w:rsidTr="70A11C1A" w14:paraId="0AC0B316" w14:textId="77777777">
        <w:tc>
          <w:tcPr>
            <w:tcW w:w="253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7B7B7"/>
          </w:tcPr>
          <w:p w:rsidR="70A11C1A" w:rsidP="70A11C1A" w:rsidRDefault="70A11C1A" w14:paraId="47BE8302" w14:textId="7D409653">
            <w:pPr>
              <w:rPr>
                <w:rFonts w:eastAsiaTheme="minorEastAsia"/>
                <w:color w:val="000000" w:themeColor="text1"/>
              </w:rPr>
            </w:pPr>
            <w:r w:rsidRPr="70A11C1A">
              <w:rPr>
                <w:rFonts w:eastAsiaTheme="minorEastAsia"/>
                <w:color w:val="000000" w:themeColor="text1"/>
              </w:rPr>
              <w:t>Member</w:t>
            </w:r>
          </w:p>
        </w:tc>
        <w:tc>
          <w:tcPr>
            <w:tcW w:w="216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7B7B7"/>
          </w:tcPr>
          <w:p w:rsidR="70A11C1A" w:rsidP="70A11C1A" w:rsidRDefault="70A11C1A" w14:paraId="7B469DC1" w14:textId="6F9166EF">
            <w:pPr>
              <w:rPr>
                <w:rFonts w:eastAsiaTheme="minorEastAsia"/>
                <w:color w:val="000000" w:themeColor="text1"/>
              </w:rPr>
            </w:pPr>
            <w:r w:rsidRPr="70A11C1A">
              <w:rPr>
                <w:rFonts w:eastAsiaTheme="minorEastAsia"/>
                <w:color w:val="000000" w:themeColor="text1"/>
              </w:rPr>
              <w:t>Type</w:t>
            </w:r>
          </w:p>
        </w:tc>
        <w:tc>
          <w:tcPr>
            <w:tcW w:w="466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7B7B7"/>
          </w:tcPr>
          <w:p w:rsidR="70A11C1A" w:rsidP="70A11C1A" w:rsidRDefault="70A11C1A" w14:paraId="6F14E057" w14:textId="52B0F4A1">
            <w:pPr>
              <w:rPr>
                <w:rFonts w:eastAsiaTheme="minorEastAsia"/>
                <w:color w:val="000000" w:themeColor="text1"/>
              </w:rPr>
            </w:pPr>
            <w:r w:rsidRPr="70A11C1A">
              <w:rPr>
                <w:rFonts w:eastAsiaTheme="minorEastAsia"/>
                <w:color w:val="000000" w:themeColor="text1"/>
              </w:rPr>
              <w:t>Description</w:t>
            </w:r>
          </w:p>
        </w:tc>
      </w:tr>
      <w:tr w:rsidR="70A11C1A" w:rsidTr="70A11C1A" w14:paraId="0B6A263F" w14:textId="77777777">
        <w:trPr>
          <w:trHeight w:val="420"/>
        </w:trPr>
        <w:tc>
          <w:tcPr>
            <w:tcW w:w="253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27FA812A" w14:textId="4F750E7A">
            <w:pPr>
              <w:rPr>
                <w:rFonts w:eastAsiaTheme="minorEastAsia"/>
                <w:color w:val="000000" w:themeColor="text1"/>
              </w:rPr>
            </w:pPr>
            <w:r w:rsidRPr="70A11C1A">
              <w:rPr>
                <w:rFonts w:eastAsiaTheme="minorEastAsia"/>
                <w:color w:val="000000" w:themeColor="text1"/>
              </w:rPr>
              <w:t>mac</w:t>
            </w:r>
          </w:p>
        </w:tc>
        <w:tc>
          <w:tcPr>
            <w:tcW w:w="216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047F89EA" w14:textId="327C8E83">
            <w:pPr>
              <w:rPr>
                <w:rFonts w:eastAsiaTheme="minorEastAsia"/>
                <w:color w:val="000000" w:themeColor="text1"/>
              </w:rPr>
            </w:pPr>
            <w:r w:rsidRPr="70A11C1A">
              <w:rPr>
                <w:rFonts w:eastAsiaTheme="minorEastAsia"/>
                <w:color w:val="000000" w:themeColor="text1"/>
              </w:rPr>
              <w:t>String</w:t>
            </w:r>
          </w:p>
        </w:tc>
        <w:tc>
          <w:tcPr>
            <w:tcW w:w="466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1948EB1F" w14:textId="3B36251D">
            <w:pPr>
              <w:rPr>
                <w:rFonts w:eastAsiaTheme="minorEastAsia"/>
                <w:color w:val="000000" w:themeColor="text1"/>
              </w:rPr>
            </w:pPr>
            <w:r w:rsidRPr="70A11C1A">
              <w:rPr>
                <w:rFonts w:eastAsiaTheme="minorEastAsia"/>
                <w:color w:val="000000" w:themeColor="text1"/>
              </w:rPr>
              <w:t>Mac address of received WiFi signal</w:t>
            </w:r>
          </w:p>
        </w:tc>
      </w:tr>
      <w:tr w:rsidR="70A11C1A" w:rsidTr="70A11C1A" w14:paraId="74BCC0EA" w14:textId="77777777">
        <w:trPr>
          <w:trHeight w:val="420"/>
        </w:trPr>
        <w:tc>
          <w:tcPr>
            <w:tcW w:w="253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4F4E6A40" w14:textId="15BF5F3E">
            <w:pPr>
              <w:rPr>
                <w:rFonts w:eastAsiaTheme="minorEastAsia"/>
                <w:color w:val="000000" w:themeColor="text1"/>
              </w:rPr>
            </w:pPr>
            <w:proofErr w:type="spellStart"/>
            <w:r w:rsidRPr="70A11C1A">
              <w:rPr>
                <w:rFonts w:eastAsiaTheme="minorEastAsia"/>
                <w:color w:val="000000" w:themeColor="text1"/>
              </w:rPr>
              <w:t>rssi</w:t>
            </w:r>
            <w:proofErr w:type="spellEnd"/>
          </w:p>
        </w:tc>
        <w:tc>
          <w:tcPr>
            <w:tcW w:w="216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2631476B" w14:textId="2C7BDDB7">
            <w:pPr>
              <w:rPr>
                <w:rFonts w:eastAsiaTheme="minorEastAsia"/>
                <w:color w:val="000000" w:themeColor="text1"/>
              </w:rPr>
            </w:pPr>
            <w:r w:rsidRPr="70A11C1A">
              <w:rPr>
                <w:rFonts w:eastAsiaTheme="minorEastAsia"/>
                <w:color w:val="000000" w:themeColor="text1"/>
              </w:rPr>
              <w:t>Integer</w:t>
            </w:r>
          </w:p>
        </w:tc>
        <w:tc>
          <w:tcPr>
            <w:tcW w:w="466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1910D400" w14:textId="1E806013">
            <w:pPr>
              <w:rPr>
                <w:rFonts w:eastAsiaTheme="minorEastAsia"/>
                <w:color w:val="000000" w:themeColor="text1"/>
              </w:rPr>
            </w:pPr>
            <w:r w:rsidRPr="70A11C1A">
              <w:rPr>
                <w:rFonts w:eastAsiaTheme="minorEastAsia"/>
                <w:color w:val="000000" w:themeColor="text1"/>
              </w:rPr>
              <w:t>Receive signal strength indicator in dBm</w:t>
            </w:r>
          </w:p>
        </w:tc>
      </w:tr>
      <w:tr w:rsidR="70A11C1A" w:rsidTr="70A11C1A" w14:paraId="4B37B16A" w14:textId="77777777">
        <w:trPr>
          <w:trHeight w:val="420"/>
        </w:trPr>
        <w:tc>
          <w:tcPr>
            <w:tcW w:w="253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7DC8E1A5" w14:textId="6C4FBF91">
            <w:pPr>
              <w:rPr>
                <w:rFonts w:eastAsiaTheme="minorEastAsia"/>
                <w:color w:val="000000" w:themeColor="text1"/>
              </w:rPr>
            </w:pPr>
            <w:proofErr w:type="spellStart"/>
            <w:r w:rsidRPr="70A11C1A">
              <w:rPr>
                <w:rFonts w:eastAsiaTheme="minorEastAsia"/>
                <w:color w:val="000000" w:themeColor="text1"/>
              </w:rPr>
              <w:t>freq</w:t>
            </w:r>
            <w:proofErr w:type="spellEnd"/>
          </w:p>
        </w:tc>
        <w:tc>
          <w:tcPr>
            <w:tcW w:w="216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35557DE4" w14:textId="6A0DA90A">
            <w:pPr>
              <w:rPr>
                <w:rFonts w:eastAsiaTheme="minorEastAsia"/>
                <w:color w:val="000000" w:themeColor="text1"/>
              </w:rPr>
            </w:pPr>
            <w:r w:rsidRPr="70A11C1A">
              <w:rPr>
                <w:rFonts w:eastAsiaTheme="minorEastAsia"/>
                <w:color w:val="000000" w:themeColor="text1"/>
              </w:rPr>
              <w:t>Integer</w:t>
            </w:r>
          </w:p>
        </w:tc>
        <w:tc>
          <w:tcPr>
            <w:tcW w:w="466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2E0F2004" w14:textId="730F28A1">
            <w:pPr>
              <w:rPr>
                <w:rFonts w:eastAsiaTheme="minorEastAsia"/>
                <w:color w:val="000000" w:themeColor="text1"/>
              </w:rPr>
            </w:pPr>
            <w:r w:rsidRPr="70A11C1A">
              <w:rPr>
                <w:rFonts w:eastAsiaTheme="minorEastAsia"/>
                <w:color w:val="000000" w:themeColor="text1"/>
              </w:rPr>
              <w:t>Frequency of received WiFi signal</w:t>
            </w:r>
          </w:p>
        </w:tc>
      </w:tr>
    </w:tbl>
    <w:p w:rsidR="70A11C1A" w:rsidP="70A11C1A" w:rsidRDefault="70A11C1A" w14:paraId="126F3ACB" w14:textId="10910D44">
      <w:pPr>
        <w:rPr>
          <w:rFonts w:eastAsiaTheme="minorEastAsia"/>
        </w:rPr>
      </w:pPr>
    </w:p>
    <w:tbl>
      <w:tblPr>
        <w:tblStyle w:val="TableGrid"/>
        <w:tblW w:w="0" w:type="auto"/>
        <w:tblLayout w:type="fixed"/>
        <w:tblLook w:val="06A0" w:firstRow="1" w:lastRow="0" w:firstColumn="1" w:lastColumn="0" w:noHBand="1" w:noVBand="1"/>
      </w:tblPr>
      <w:tblGrid>
        <w:gridCol w:w="2505"/>
        <w:gridCol w:w="2205"/>
        <w:gridCol w:w="4650"/>
      </w:tblGrid>
      <w:tr w:rsidR="70A11C1A" w:rsidTr="70A11C1A" w14:paraId="2C94DC00" w14:textId="77777777">
        <w:trPr>
          <w:trHeight w:val="420"/>
        </w:trPr>
        <w:tc>
          <w:tcPr>
            <w:tcW w:w="93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5F7A128B" w14:textId="53E65399">
            <w:pPr>
              <w:rPr>
                <w:rFonts w:eastAsiaTheme="minorEastAsia"/>
                <w:b/>
                <w:bCs/>
                <w:color w:val="000000" w:themeColor="text1"/>
              </w:rPr>
            </w:pPr>
            <w:r w:rsidRPr="70A11C1A">
              <w:rPr>
                <w:rFonts w:eastAsiaTheme="minorEastAsia"/>
                <w:color w:val="000000" w:themeColor="text1"/>
              </w:rPr>
              <w:t xml:space="preserve">public class </w:t>
            </w:r>
            <w:r w:rsidRPr="70A11C1A">
              <w:rPr>
                <w:rFonts w:eastAsiaTheme="minorEastAsia"/>
                <w:b/>
                <w:bCs/>
                <w:color w:val="000000" w:themeColor="text1"/>
              </w:rPr>
              <w:t>BLE</w:t>
            </w:r>
          </w:p>
          <w:p w:rsidR="70A11C1A" w:rsidP="70A11C1A" w:rsidRDefault="70A11C1A" w14:paraId="3E039536" w14:textId="0C7A002D">
            <w:pPr>
              <w:rPr>
                <w:rFonts w:eastAsiaTheme="minorEastAsia"/>
                <w:b/>
                <w:bCs/>
                <w:color w:val="000000" w:themeColor="text1"/>
              </w:rPr>
            </w:pPr>
            <w:r w:rsidRPr="70A11C1A">
              <w:rPr>
                <w:rFonts w:eastAsiaTheme="minorEastAsia"/>
                <w:color w:val="000000" w:themeColor="text1"/>
              </w:rPr>
              <w:t xml:space="preserve">extends </w:t>
            </w:r>
            <w:r w:rsidRPr="70A11C1A">
              <w:rPr>
                <w:rFonts w:eastAsiaTheme="minorEastAsia"/>
                <w:b/>
                <w:bCs/>
                <w:color w:val="000000" w:themeColor="text1"/>
              </w:rPr>
              <w:t>Object</w:t>
            </w:r>
          </w:p>
        </w:tc>
      </w:tr>
      <w:tr w:rsidR="70A11C1A" w:rsidTr="70A11C1A" w14:paraId="219E7CC2" w14:textId="77777777">
        <w:tc>
          <w:tcPr>
            <w:tcW w:w="250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7B7B7"/>
          </w:tcPr>
          <w:p w:rsidR="70A11C1A" w:rsidP="70A11C1A" w:rsidRDefault="70A11C1A" w14:paraId="3C0A228D" w14:textId="68CD43D4">
            <w:pPr>
              <w:rPr>
                <w:rFonts w:eastAsiaTheme="minorEastAsia"/>
                <w:color w:val="000000" w:themeColor="text1"/>
              </w:rPr>
            </w:pPr>
            <w:r w:rsidRPr="70A11C1A">
              <w:rPr>
                <w:rFonts w:eastAsiaTheme="minorEastAsia"/>
                <w:color w:val="000000" w:themeColor="text1"/>
              </w:rPr>
              <w:t>Member</w:t>
            </w:r>
          </w:p>
        </w:tc>
        <w:tc>
          <w:tcPr>
            <w:tcW w:w="220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7B7B7"/>
          </w:tcPr>
          <w:p w:rsidR="70A11C1A" w:rsidP="70A11C1A" w:rsidRDefault="70A11C1A" w14:paraId="123E907D" w14:textId="2AC3A492">
            <w:pPr>
              <w:rPr>
                <w:rFonts w:eastAsiaTheme="minorEastAsia"/>
                <w:color w:val="000000" w:themeColor="text1"/>
              </w:rPr>
            </w:pPr>
            <w:r w:rsidRPr="70A11C1A">
              <w:rPr>
                <w:rFonts w:eastAsiaTheme="minorEastAsia"/>
                <w:color w:val="000000" w:themeColor="text1"/>
              </w:rPr>
              <w:t>Type</w:t>
            </w:r>
          </w:p>
        </w:tc>
        <w:tc>
          <w:tcPr>
            <w:tcW w:w="465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7B7B7"/>
          </w:tcPr>
          <w:p w:rsidR="70A11C1A" w:rsidP="70A11C1A" w:rsidRDefault="70A11C1A" w14:paraId="2B9E4C3C" w14:textId="57F7414B">
            <w:pPr>
              <w:rPr>
                <w:rFonts w:eastAsiaTheme="minorEastAsia"/>
                <w:color w:val="000000" w:themeColor="text1"/>
              </w:rPr>
            </w:pPr>
            <w:r w:rsidRPr="70A11C1A">
              <w:rPr>
                <w:rFonts w:eastAsiaTheme="minorEastAsia"/>
                <w:color w:val="000000" w:themeColor="text1"/>
              </w:rPr>
              <w:t>Description</w:t>
            </w:r>
          </w:p>
        </w:tc>
      </w:tr>
      <w:tr w:rsidR="70A11C1A" w:rsidTr="70A11C1A" w14:paraId="3ED8F568" w14:textId="77777777">
        <w:trPr>
          <w:trHeight w:val="420"/>
        </w:trPr>
        <w:tc>
          <w:tcPr>
            <w:tcW w:w="25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618DCA97" w14:textId="4651C478">
            <w:pPr>
              <w:rPr>
                <w:rFonts w:eastAsiaTheme="minorEastAsia"/>
                <w:color w:val="000000" w:themeColor="text1"/>
              </w:rPr>
            </w:pPr>
            <w:r w:rsidRPr="70A11C1A">
              <w:rPr>
                <w:rFonts w:eastAsiaTheme="minorEastAsia"/>
                <w:color w:val="000000" w:themeColor="text1"/>
              </w:rPr>
              <w:t>UUID</w:t>
            </w:r>
          </w:p>
        </w:tc>
        <w:tc>
          <w:tcPr>
            <w:tcW w:w="22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24C48C0F" w14:textId="0C110B9D">
            <w:pPr>
              <w:rPr>
                <w:rFonts w:eastAsiaTheme="minorEastAsia"/>
                <w:color w:val="000000" w:themeColor="text1"/>
              </w:rPr>
            </w:pPr>
            <w:r w:rsidRPr="70A11C1A">
              <w:rPr>
                <w:rFonts w:eastAsiaTheme="minorEastAsia"/>
                <w:color w:val="000000" w:themeColor="text1"/>
              </w:rPr>
              <w:t>String</w:t>
            </w:r>
          </w:p>
        </w:tc>
        <w:tc>
          <w:tcPr>
            <w:tcW w:w="465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6FEAAECF" w14:textId="2A080F36">
            <w:pPr>
              <w:rPr>
                <w:rFonts w:eastAsiaTheme="minorEastAsia"/>
                <w:color w:val="000000" w:themeColor="text1"/>
              </w:rPr>
            </w:pPr>
            <w:r w:rsidRPr="70A11C1A">
              <w:rPr>
                <w:rFonts w:eastAsiaTheme="minorEastAsia"/>
                <w:color w:val="000000" w:themeColor="text1"/>
              </w:rPr>
              <w:t>UUID of received BLE signal</w:t>
            </w:r>
          </w:p>
        </w:tc>
      </w:tr>
      <w:tr w:rsidR="70A11C1A" w:rsidTr="70A11C1A" w14:paraId="3D955846" w14:textId="77777777">
        <w:trPr>
          <w:trHeight w:val="420"/>
        </w:trPr>
        <w:tc>
          <w:tcPr>
            <w:tcW w:w="25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546551C3" w14:textId="0EAFAA1C">
            <w:pPr>
              <w:rPr>
                <w:rFonts w:eastAsiaTheme="minorEastAsia"/>
                <w:color w:val="000000" w:themeColor="text1"/>
              </w:rPr>
            </w:pPr>
            <w:r w:rsidRPr="70A11C1A">
              <w:rPr>
                <w:rFonts w:eastAsiaTheme="minorEastAsia"/>
                <w:color w:val="000000" w:themeColor="text1"/>
              </w:rPr>
              <w:t>major</w:t>
            </w:r>
          </w:p>
        </w:tc>
        <w:tc>
          <w:tcPr>
            <w:tcW w:w="22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5A19E235" w14:textId="34AB9F77">
            <w:pPr>
              <w:rPr>
                <w:rFonts w:eastAsiaTheme="minorEastAsia"/>
                <w:color w:val="000000" w:themeColor="text1"/>
              </w:rPr>
            </w:pPr>
            <w:r w:rsidRPr="70A11C1A">
              <w:rPr>
                <w:rFonts w:eastAsiaTheme="minorEastAsia"/>
                <w:color w:val="000000" w:themeColor="text1"/>
              </w:rPr>
              <w:t>String</w:t>
            </w:r>
          </w:p>
        </w:tc>
        <w:tc>
          <w:tcPr>
            <w:tcW w:w="465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6077E24F" w14:textId="67CCFCF5">
            <w:pPr>
              <w:rPr>
                <w:rFonts w:eastAsiaTheme="minorEastAsia"/>
                <w:color w:val="000000" w:themeColor="text1"/>
              </w:rPr>
            </w:pPr>
            <w:r w:rsidRPr="70A11C1A">
              <w:rPr>
                <w:rFonts w:eastAsiaTheme="minorEastAsia"/>
                <w:color w:val="000000" w:themeColor="text1"/>
              </w:rPr>
              <w:t>Major of received BLE signal</w:t>
            </w:r>
          </w:p>
        </w:tc>
      </w:tr>
      <w:tr w:rsidR="70A11C1A" w:rsidTr="70A11C1A" w14:paraId="7928EFF4" w14:textId="77777777">
        <w:trPr>
          <w:trHeight w:val="420"/>
        </w:trPr>
        <w:tc>
          <w:tcPr>
            <w:tcW w:w="25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2DD49CEC" w14:textId="5E4A2F12">
            <w:pPr>
              <w:rPr>
                <w:rFonts w:eastAsiaTheme="minorEastAsia"/>
                <w:color w:val="000000" w:themeColor="text1"/>
              </w:rPr>
            </w:pPr>
            <w:r w:rsidRPr="70A11C1A">
              <w:rPr>
                <w:rFonts w:eastAsiaTheme="minorEastAsia"/>
                <w:color w:val="000000" w:themeColor="text1"/>
              </w:rPr>
              <w:t>minor</w:t>
            </w:r>
          </w:p>
        </w:tc>
        <w:tc>
          <w:tcPr>
            <w:tcW w:w="22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2D478B97" w14:textId="028B7FF0">
            <w:pPr>
              <w:rPr>
                <w:rFonts w:eastAsiaTheme="minorEastAsia"/>
                <w:color w:val="000000" w:themeColor="text1"/>
              </w:rPr>
            </w:pPr>
            <w:r w:rsidRPr="70A11C1A">
              <w:rPr>
                <w:rFonts w:eastAsiaTheme="minorEastAsia"/>
                <w:color w:val="000000" w:themeColor="text1"/>
              </w:rPr>
              <w:t>String</w:t>
            </w:r>
          </w:p>
        </w:tc>
        <w:tc>
          <w:tcPr>
            <w:tcW w:w="465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60291798" w14:textId="15609B1C">
            <w:pPr>
              <w:rPr>
                <w:rFonts w:eastAsiaTheme="minorEastAsia"/>
                <w:color w:val="000000" w:themeColor="text1"/>
              </w:rPr>
            </w:pPr>
            <w:r w:rsidRPr="70A11C1A">
              <w:rPr>
                <w:rFonts w:eastAsiaTheme="minorEastAsia"/>
                <w:color w:val="000000" w:themeColor="text1"/>
              </w:rPr>
              <w:t>Minor of received BLE signal</w:t>
            </w:r>
          </w:p>
        </w:tc>
      </w:tr>
      <w:tr w:rsidR="70A11C1A" w:rsidTr="70A11C1A" w14:paraId="66DCA944" w14:textId="77777777">
        <w:trPr>
          <w:trHeight w:val="420"/>
        </w:trPr>
        <w:tc>
          <w:tcPr>
            <w:tcW w:w="25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26ABA18C" w14:textId="112D308E">
            <w:pPr>
              <w:rPr>
                <w:rFonts w:eastAsiaTheme="minorEastAsia"/>
                <w:color w:val="000000" w:themeColor="text1"/>
              </w:rPr>
            </w:pPr>
            <w:proofErr w:type="spellStart"/>
            <w:r w:rsidRPr="70A11C1A">
              <w:rPr>
                <w:rFonts w:eastAsiaTheme="minorEastAsia"/>
                <w:color w:val="000000" w:themeColor="text1"/>
              </w:rPr>
              <w:t>rssi</w:t>
            </w:r>
            <w:proofErr w:type="spellEnd"/>
          </w:p>
        </w:tc>
        <w:tc>
          <w:tcPr>
            <w:tcW w:w="22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2B0BF296" w14:textId="682EDFE7">
            <w:pPr>
              <w:rPr>
                <w:rFonts w:eastAsiaTheme="minorEastAsia"/>
                <w:color w:val="000000" w:themeColor="text1"/>
              </w:rPr>
            </w:pPr>
            <w:r w:rsidRPr="70A11C1A">
              <w:rPr>
                <w:rFonts w:eastAsiaTheme="minorEastAsia"/>
                <w:color w:val="000000" w:themeColor="text1"/>
              </w:rPr>
              <w:t>Integer</w:t>
            </w:r>
          </w:p>
        </w:tc>
        <w:tc>
          <w:tcPr>
            <w:tcW w:w="465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76ACEBF3" w14:textId="78E4D678">
            <w:pPr>
              <w:rPr>
                <w:rFonts w:eastAsiaTheme="minorEastAsia"/>
                <w:color w:val="000000" w:themeColor="text1"/>
              </w:rPr>
            </w:pPr>
            <w:r w:rsidRPr="70A11C1A">
              <w:rPr>
                <w:rFonts w:eastAsiaTheme="minorEastAsia"/>
                <w:color w:val="000000" w:themeColor="text1"/>
              </w:rPr>
              <w:t>Receive signal strength indicator in dBm</w:t>
            </w:r>
          </w:p>
        </w:tc>
      </w:tr>
      <w:tr w:rsidR="70A11C1A" w:rsidTr="70A11C1A" w14:paraId="3430D758" w14:textId="77777777">
        <w:trPr>
          <w:trHeight w:val="420"/>
        </w:trPr>
        <w:tc>
          <w:tcPr>
            <w:tcW w:w="25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2F8B543E" w14:textId="628E22C6">
            <w:pPr>
              <w:rPr>
                <w:rFonts w:eastAsiaTheme="minorEastAsia"/>
                <w:color w:val="000000" w:themeColor="text1"/>
              </w:rPr>
            </w:pPr>
            <w:proofErr w:type="spellStart"/>
            <w:r w:rsidRPr="70A11C1A">
              <w:rPr>
                <w:rFonts w:eastAsiaTheme="minorEastAsia"/>
                <w:color w:val="000000" w:themeColor="text1"/>
              </w:rPr>
              <w:t>txPower</w:t>
            </w:r>
            <w:proofErr w:type="spellEnd"/>
          </w:p>
        </w:tc>
        <w:tc>
          <w:tcPr>
            <w:tcW w:w="22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26BA4331" w14:textId="63BE1DA3">
            <w:pPr>
              <w:rPr>
                <w:rFonts w:eastAsiaTheme="minorEastAsia"/>
                <w:color w:val="000000" w:themeColor="text1"/>
              </w:rPr>
            </w:pPr>
            <w:r w:rsidRPr="70A11C1A">
              <w:rPr>
                <w:rFonts w:eastAsiaTheme="minorEastAsia"/>
                <w:color w:val="000000" w:themeColor="text1"/>
              </w:rPr>
              <w:t>Integer</w:t>
            </w:r>
          </w:p>
        </w:tc>
        <w:tc>
          <w:tcPr>
            <w:tcW w:w="465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630D871D" w14:textId="37BFF6E0">
            <w:pPr>
              <w:rPr>
                <w:rFonts w:eastAsiaTheme="minorEastAsia"/>
                <w:color w:val="000000" w:themeColor="text1"/>
              </w:rPr>
            </w:pPr>
            <w:r w:rsidRPr="70A11C1A">
              <w:rPr>
                <w:rFonts w:eastAsiaTheme="minorEastAsia"/>
                <w:color w:val="000000" w:themeColor="text1"/>
              </w:rPr>
              <w:t>Transmission power level received in BLE signal</w:t>
            </w:r>
          </w:p>
        </w:tc>
      </w:tr>
    </w:tbl>
    <w:p w:rsidR="70A11C1A" w:rsidP="3DA95D55" w:rsidRDefault="70A11C1A" w14:paraId="4B4A85B0" w14:textId="64340A39">
      <w:pPr>
        <w:rPr>
          <w:rFonts w:eastAsiaTheme="minorEastAsia"/>
        </w:rPr>
      </w:pPr>
    </w:p>
    <w:tbl>
      <w:tblPr>
        <w:tblStyle w:val="TableGrid"/>
        <w:tblW w:w="0" w:type="auto"/>
        <w:tblLook w:val="06A0" w:firstRow="1" w:lastRow="0" w:firstColumn="1" w:lastColumn="0" w:noHBand="1" w:noVBand="1"/>
      </w:tblPr>
      <w:tblGrid>
        <w:gridCol w:w="2530"/>
        <w:gridCol w:w="2156"/>
        <w:gridCol w:w="4654"/>
      </w:tblGrid>
      <w:tr w:rsidR="3DA95D55" w:rsidTr="3DA95D55" w14:paraId="2FF6AB7E" w14:textId="77777777">
        <w:trPr>
          <w:trHeight w:val="420"/>
        </w:trPr>
        <w:tc>
          <w:tcPr>
            <w:tcW w:w="93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P="3DA95D55" w:rsidRDefault="3DA95D55" w14:paraId="20D59D2B" w14:textId="6C4A79B2">
            <w:pPr>
              <w:rPr>
                <w:rFonts w:eastAsiaTheme="minorEastAsia"/>
                <w:b/>
                <w:bCs/>
                <w:color w:val="000000" w:themeColor="text1"/>
              </w:rPr>
            </w:pPr>
            <w:r w:rsidRPr="3DA95D55">
              <w:rPr>
                <w:rFonts w:eastAsiaTheme="minorEastAsia"/>
                <w:color w:val="000000" w:themeColor="text1"/>
              </w:rPr>
              <w:t xml:space="preserve">public class </w:t>
            </w:r>
            <w:r w:rsidRPr="3DA95D55">
              <w:rPr>
                <w:rFonts w:eastAsiaTheme="minorEastAsia"/>
                <w:b/>
                <w:bCs/>
                <w:color w:val="000000" w:themeColor="text1"/>
              </w:rPr>
              <w:t>Magnetic</w:t>
            </w:r>
          </w:p>
          <w:p w:rsidR="3DA95D55" w:rsidP="3DA95D55" w:rsidRDefault="3DA95D55" w14:paraId="51CF27C7" w14:textId="0397D548">
            <w:pPr>
              <w:rPr>
                <w:rFonts w:eastAsiaTheme="minorEastAsia"/>
                <w:b/>
                <w:bCs/>
                <w:color w:val="000000" w:themeColor="text1"/>
              </w:rPr>
            </w:pPr>
            <w:r w:rsidRPr="3DA95D55">
              <w:rPr>
                <w:rFonts w:eastAsiaTheme="minorEastAsia"/>
                <w:color w:val="000000" w:themeColor="text1"/>
              </w:rPr>
              <w:t xml:space="preserve">extends </w:t>
            </w:r>
            <w:r w:rsidRPr="3DA95D55">
              <w:rPr>
                <w:rFonts w:eastAsiaTheme="minorEastAsia"/>
                <w:b/>
                <w:bCs/>
                <w:color w:val="000000" w:themeColor="text1"/>
              </w:rPr>
              <w:t>Object</w:t>
            </w:r>
          </w:p>
        </w:tc>
      </w:tr>
      <w:tr w:rsidR="3DA95D55" w:rsidTr="3DA95D55" w14:paraId="0AC347CD" w14:textId="77777777">
        <w:tc>
          <w:tcPr>
            <w:tcW w:w="253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7B7B7"/>
          </w:tcPr>
          <w:p w:rsidR="3DA95D55" w:rsidP="3DA95D55" w:rsidRDefault="3DA95D55" w14:paraId="6A1A6162" w14:textId="7D409653">
            <w:pPr>
              <w:rPr>
                <w:rFonts w:eastAsiaTheme="minorEastAsia"/>
                <w:color w:val="000000" w:themeColor="text1"/>
              </w:rPr>
            </w:pPr>
            <w:r w:rsidRPr="3DA95D55">
              <w:rPr>
                <w:rFonts w:eastAsiaTheme="minorEastAsia"/>
                <w:color w:val="000000" w:themeColor="text1"/>
              </w:rPr>
              <w:t>Member</w:t>
            </w:r>
          </w:p>
        </w:tc>
        <w:tc>
          <w:tcPr>
            <w:tcW w:w="216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7B7B7"/>
          </w:tcPr>
          <w:p w:rsidR="3DA95D55" w:rsidP="3DA95D55" w:rsidRDefault="3DA95D55" w14:paraId="61739B68" w14:textId="6F9166EF">
            <w:pPr>
              <w:rPr>
                <w:rFonts w:eastAsiaTheme="minorEastAsia"/>
                <w:color w:val="000000" w:themeColor="text1"/>
              </w:rPr>
            </w:pPr>
            <w:r w:rsidRPr="3DA95D55">
              <w:rPr>
                <w:rFonts w:eastAsiaTheme="minorEastAsia"/>
                <w:color w:val="000000" w:themeColor="text1"/>
              </w:rPr>
              <w:t>Type</w:t>
            </w:r>
          </w:p>
        </w:tc>
        <w:tc>
          <w:tcPr>
            <w:tcW w:w="466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7B7B7"/>
          </w:tcPr>
          <w:p w:rsidR="3DA95D55" w:rsidP="3DA95D55" w:rsidRDefault="3DA95D55" w14:paraId="2C0019D5" w14:textId="52B0F4A1">
            <w:pPr>
              <w:rPr>
                <w:rFonts w:eastAsiaTheme="minorEastAsia"/>
                <w:color w:val="000000" w:themeColor="text1"/>
              </w:rPr>
            </w:pPr>
            <w:r w:rsidRPr="3DA95D55">
              <w:rPr>
                <w:rFonts w:eastAsiaTheme="minorEastAsia"/>
                <w:color w:val="000000" w:themeColor="text1"/>
              </w:rPr>
              <w:t>Description</w:t>
            </w:r>
          </w:p>
        </w:tc>
      </w:tr>
      <w:tr w:rsidR="3DA95D55" w:rsidTr="3DA95D55" w14:paraId="4C2361E3" w14:textId="77777777">
        <w:trPr>
          <w:trHeight w:val="420"/>
        </w:trPr>
        <w:tc>
          <w:tcPr>
            <w:tcW w:w="253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P="3DA95D55" w:rsidRDefault="3DA95D55" w14:paraId="2A011519" w14:textId="1BC40924">
            <w:pPr>
              <w:spacing w:line="259" w:lineRule="auto"/>
              <w:rPr>
                <w:rFonts w:eastAsiaTheme="minorEastAsia"/>
                <w:color w:val="000000" w:themeColor="text1"/>
              </w:rPr>
            </w:pPr>
            <w:proofErr w:type="spellStart"/>
            <w:r w:rsidRPr="3DA95D55">
              <w:rPr>
                <w:rFonts w:eastAsiaTheme="minorEastAsia"/>
                <w:color w:val="000000" w:themeColor="text1"/>
              </w:rPr>
              <w:t>mag_x</w:t>
            </w:r>
            <w:proofErr w:type="spellEnd"/>
          </w:p>
        </w:tc>
        <w:tc>
          <w:tcPr>
            <w:tcW w:w="216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P="3DA95D55" w:rsidRDefault="3DA95D55" w14:paraId="49F50ED9" w14:textId="54B1C2B3">
            <w:pPr>
              <w:rPr>
                <w:rFonts w:eastAsiaTheme="minorEastAsia"/>
                <w:color w:val="000000" w:themeColor="text1"/>
              </w:rPr>
            </w:pPr>
            <w:r w:rsidRPr="3DA95D55">
              <w:rPr>
                <w:rFonts w:eastAsiaTheme="minorEastAsia"/>
                <w:color w:val="000000" w:themeColor="text1"/>
              </w:rPr>
              <w:t>Double</w:t>
            </w:r>
          </w:p>
        </w:tc>
        <w:tc>
          <w:tcPr>
            <w:tcW w:w="466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P="3DA95D55" w:rsidRDefault="3DA95D55" w14:paraId="6E805848" w14:textId="5C91A59C">
            <w:pPr>
              <w:spacing w:line="259" w:lineRule="auto"/>
              <w:rPr>
                <w:rFonts w:eastAsiaTheme="minorEastAsia"/>
                <w:color w:val="000000" w:themeColor="text1"/>
              </w:rPr>
            </w:pPr>
            <w:r w:rsidRPr="3DA95D55">
              <w:rPr>
                <w:rFonts w:eastAsiaTheme="minorEastAsia"/>
                <w:color w:val="000000" w:themeColor="text1"/>
              </w:rPr>
              <w:t>Magnetic field reading of x-axis</w:t>
            </w:r>
          </w:p>
        </w:tc>
      </w:tr>
      <w:tr w:rsidR="3DA95D55" w:rsidTr="3DA95D55" w14:paraId="4D667E9D" w14:textId="77777777">
        <w:trPr>
          <w:trHeight w:val="420"/>
        </w:trPr>
        <w:tc>
          <w:tcPr>
            <w:tcW w:w="253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P="3DA95D55" w:rsidRDefault="3DA95D55" w14:paraId="6014E05C" w14:textId="7BC045A7">
            <w:pPr>
              <w:rPr>
                <w:rFonts w:eastAsiaTheme="minorEastAsia"/>
                <w:color w:val="000000" w:themeColor="text1"/>
              </w:rPr>
            </w:pPr>
            <w:proofErr w:type="spellStart"/>
            <w:r w:rsidRPr="3DA95D55">
              <w:rPr>
                <w:rFonts w:eastAsiaTheme="minorEastAsia"/>
                <w:color w:val="000000" w:themeColor="text1"/>
              </w:rPr>
              <w:t>mag_y</w:t>
            </w:r>
            <w:proofErr w:type="spellEnd"/>
          </w:p>
        </w:tc>
        <w:tc>
          <w:tcPr>
            <w:tcW w:w="216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P="3DA95D55" w:rsidRDefault="3DA95D55" w14:paraId="1D115097" w14:textId="39D88ADE">
            <w:pPr>
              <w:rPr>
                <w:rFonts w:eastAsiaTheme="minorEastAsia"/>
                <w:color w:val="000000" w:themeColor="text1"/>
              </w:rPr>
            </w:pPr>
            <w:r w:rsidRPr="3DA95D55">
              <w:rPr>
                <w:rFonts w:eastAsiaTheme="minorEastAsia"/>
                <w:color w:val="000000" w:themeColor="text1"/>
              </w:rPr>
              <w:t>Double</w:t>
            </w:r>
          </w:p>
        </w:tc>
        <w:tc>
          <w:tcPr>
            <w:tcW w:w="466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P="3DA95D55" w:rsidRDefault="3DA95D55" w14:paraId="0EA30C46" w14:textId="78DE2DA4">
            <w:pPr>
              <w:spacing w:line="259" w:lineRule="auto"/>
              <w:rPr>
                <w:rFonts w:eastAsiaTheme="minorEastAsia"/>
                <w:color w:val="000000" w:themeColor="text1"/>
              </w:rPr>
            </w:pPr>
            <w:r w:rsidRPr="3DA95D55">
              <w:rPr>
                <w:rFonts w:eastAsiaTheme="minorEastAsia"/>
                <w:color w:val="000000" w:themeColor="text1"/>
              </w:rPr>
              <w:t>Magnetic field reading of y-axis</w:t>
            </w:r>
          </w:p>
        </w:tc>
      </w:tr>
      <w:tr w:rsidR="3DA95D55" w:rsidTr="3DA95D55" w14:paraId="1F3890FF" w14:textId="77777777">
        <w:trPr>
          <w:trHeight w:val="420"/>
        </w:trPr>
        <w:tc>
          <w:tcPr>
            <w:tcW w:w="253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P="3DA95D55" w:rsidRDefault="3DA95D55" w14:paraId="268021D5" w14:textId="3F2620A4">
            <w:pPr>
              <w:rPr>
                <w:rFonts w:eastAsiaTheme="minorEastAsia"/>
                <w:color w:val="000000" w:themeColor="text1"/>
              </w:rPr>
            </w:pPr>
            <w:proofErr w:type="spellStart"/>
            <w:r w:rsidRPr="3DA95D55">
              <w:rPr>
                <w:rFonts w:eastAsiaTheme="minorEastAsia"/>
                <w:color w:val="000000" w:themeColor="text1"/>
              </w:rPr>
              <w:t>mag_z</w:t>
            </w:r>
            <w:proofErr w:type="spellEnd"/>
          </w:p>
        </w:tc>
        <w:tc>
          <w:tcPr>
            <w:tcW w:w="216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P="3DA95D55" w:rsidRDefault="3DA95D55" w14:paraId="48D6CF88" w14:textId="22837EC7">
            <w:pPr>
              <w:rPr>
                <w:rFonts w:eastAsiaTheme="minorEastAsia"/>
                <w:color w:val="000000" w:themeColor="text1"/>
              </w:rPr>
            </w:pPr>
            <w:r w:rsidRPr="3DA95D55">
              <w:rPr>
                <w:rFonts w:eastAsiaTheme="minorEastAsia"/>
                <w:color w:val="000000" w:themeColor="text1"/>
              </w:rPr>
              <w:t>Double</w:t>
            </w:r>
          </w:p>
        </w:tc>
        <w:tc>
          <w:tcPr>
            <w:tcW w:w="466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P="3DA95D55" w:rsidRDefault="3DA95D55" w14:paraId="40A234B5" w14:textId="1552556B">
            <w:pPr>
              <w:spacing w:line="259" w:lineRule="auto"/>
              <w:rPr>
                <w:rFonts w:eastAsiaTheme="minorEastAsia"/>
                <w:color w:val="000000" w:themeColor="text1"/>
              </w:rPr>
            </w:pPr>
            <w:r w:rsidRPr="3DA95D55">
              <w:rPr>
                <w:rFonts w:eastAsiaTheme="minorEastAsia"/>
                <w:color w:val="000000" w:themeColor="text1"/>
              </w:rPr>
              <w:t>Magnetic field reading of z-axis</w:t>
            </w:r>
          </w:p>
        </w:tc>
      </w:tr>
    </w:tbl>
    <w:p w:rsidR="3DA95D55" w:rsidP="3DA95D55" w:rsidRDefault="3DA95D55" w14:paraId="107040EC" w14:textId="0203619C">
      <w:pPr>
        <w:rPr>
          <w:rFonts w:eastAsiaTheme="minorEastAsia"/>
        </w:rPr>
      </w:pPr>
    </w:p>
    <w:p w:rsidR="70A11C1A" w:rsidP="70A11C1A" w:rsidRDefault="70A11C1A" w14:paraId="0424D5AA" w14:textId="5C2D018B">
      <w:pPr>
        <w:rPr>
          <w:rFonts w:asciiTheme="majorHAnsi" w:hAnsiTheme="majorHAnsi" w:eastAsiaTheme="majorEastAsia" w:cstheme="majorBidi"/>
          <w:sz w:val="28"/>
          <w:szCs w:val="28"/>
        </w:rPr>
      </w:pPr>
      <w:r w:rsidRPr="70A11C1A">
        <w:rPr>
          <w:rFonts w:asciiTheme="majorHAnsi" w:hAnsiTheme="majorHAnsi" w:eastAsiaTheme="majorEastAsia" w:cstheme="majorBidi"/>
          <w:sz w:val="28"/>
          <w:szCs w:val="28"/>
        </w:rPr>
        <w:t>Data Class for Coordinate Related Object &amp; Point of Interest(</w:t>
      </w:r>
      <w:proofErr w:type="spellStart"/>
      <w:r w:rsidRPr="70A11C1A">
        <w:rPr>
          <w:rFonts w:asciiTheme="majorHAnsi" w:hAnsiTheme="majorHAnsi" w:eastAsiaTheme="majorEastAsia" w:cstheme="majorBidi"/>
          <w:sz w:val="28"/>
          <w:szCs w:val="28"/>
        </w:rPr>
        <w:t>PoI</w:t>
      </w:r>
      <w:proofErr w:type="spellEnd"/>
      <w:r w:rsidRPr="70A11C1A">
        <w:rPr>
          <w:rFonts w:asciiTheme="majorHAnsi" w:hAnsiTheme="majorHAnsi" w:eastAsiaTheme="majorEastAsia" w:cstheme="majorBidi"/>
          <w:sz w:val="28"/>
          <w:szCs w:val="28"/>
        </w:rPr>
        <w:t>)</w:t>
      </w:r>
    </w:p>
    <w:tbl>
      <w:tblPr>
        <w:tblStyle w:val="TableGrid"/>
        <w:tblW w:w="0" w:type="auto"/>
        <w:tblLayout w:type="fixed"/>
        <w:tblLook w:val="06A0" w:firstRow="1" w:lastRow="0" w:firstColumn="1" w:lastColumn="0" w:noHBand="1" w:noVBand="1"/>
      </w:tblPr>
      <w:tblGrid>
        <w:gridCol w:w="2490"/>
        <w:gridCol w:w="2250"/>
        <w:gridCol w:w="4620"/>
      </w:tblGrid>
      <w:tr w:rsidR="70A11C1A" w:rsidTr="6872EDE5" w14:paraId="759B8671" w14:textId="77777777">
        <w:trPr>
          <w:trHeight w:val="420"/>
        </w:trPr>
        <w:tc>
          <w:tcPr>
            <w:tcW w:w="93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11B0F819" w14:textId="1C76CC14">
            <w:pPr>
              <w:rPr>
                <w:rFonts w:eastAsiaTheme="minorEastAsia"/>
                <w:b/>
                <w:bCs/>
                <w:color w:val="000000" w:themeColor="text1"/>
              </w:rPr>
            </w:pPr>
            <w:r w:rsidRPr="70A11C1A">
              <w:rPr>
                <w:rFonts w:eastAsiaTheme="minorEastAsia"/>
                <w:color w:val="000000" w:themeColor="text1"/>
              </w:rPr>
              <w:t xml:space="preserve">public class </w:t>
            </w:r>
            <w:r w:rsidRPr="70A11C1A">
              <w:rPr>
                <w:rFonts w:eastAsiaTheme="minorEastAsia"/>
                <w:b/>
                <w:bCs/>
                <w:color w:val="000000" w:themeColor="text1"/>
              </w:rPr>
              <w:t>Point</w:t>
            </w:r>
          </w:p>
          <w:p w:rsidR="70A11C1A" w:rsidP="70A11C1A" w:rsidRDefault="70A11C1A" w14:paraId="06B2E62E" w14:textId="48E5DE42">
            <w:pPr>
              <w:rPr>
                <w:rFonts w:eastAsiaTheme="minorEastAsia"/>
                <w:b/>
                <w:bCs/>
                <w:color w:val="000000" w:themeColor="text1"/>
              </w:rPr>
            </w:pPr>
            <w:r w:rsidRPr="70A11C1A">
              <w:rPr>
                <w:rFonts w:eastAsiaTheme="minorEastAsia"/>
                <w:color w:val="000000" w:themeColor="text1"/>
              </w:rPr>
              <w:t xml:space="preserve">extends </w:t>
            </w:r>
            <w:r w:rsidRPr="70A11C1A">
              <w:rPr>
                <w:rFonts w:eastAsiaTheme="minorEastAsia"/>
                <w:b/>
                <w:bCs/>
                <w:color w:val="000000" w:themeColor="text1"/>
              </w:rPr>
              <w:t>Object</w:t>
            </w:r>
          </w:p>
        </w:tc>
      </w:tr>
      <w:tr w:rsidR="70A11C1A" w:rsidTr="6872EDE5" w14:paraId="29948443" w14:textId="77777777">
        <w:tc>
          <w:tcPr>
            <w:tcW w:w="249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7B7B7"/>
          </w:tcPr>
          <w:p w:rsidR="70A11C1A" w:rsidP="70A11C1A" w:rsidRDefault="70A11C1A" w14:paraId="0FD5B909" w14:textId="4C6BFE74">
            <w:pPr>
              <w:rPr>
                <w:rFonts w:eastAsiaTheme="minorEastAsia"/>
                <w:color w:val="000000" w:themeColor="text1"/>
              </w:rPr>
            </w:pPr>
            <w:r w:rsidRPr="70A11C1A">
              <w:rPr>
                <w:rFonts w:eastAsiaTheme="minorEastAsia"/>
                <w:color w:val="000000" w:themeColor="text1"/>
              </w:rPr>
              <w:t>Member</w:t>
            </w:r>
          </w:p>
        </w:tc>
        <w:tc>
          <w:tcPr>
            <w:tcW w:w="225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7B7B7"/>
          </w:tcPr>
          <w:p w:rsidR="70A11C1A" w:rsidP="70A11C1A" w:rsidRDefault="70A11C1A" w14:paraId="67D45145" w14:textId="69CB3F3A">
            <w:pPr>
              <w:rPr>
                <w:rFonts w:eastAsiaTheme="minorEastAsia"/>
                <w:color w:val="000000" w:themeColor="text1"/>
              </w:rPr>
            </w:pPr>
            <w:r w:rsidRPr="70A11C1A">
              <w:rPr>
                <w:rFonts w:eastAsiaTheme="minorEastAsia"/>
                <w:color w:val="000000" w:themeColor="text1"/>
              </w:rPr>
              <w:t>Type</w:t>
            </w:r>
          </w:p>
        </w:tc>
        <w:tc>
          <w:tcPr>
            <w:tcW w:w="462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7B7B7"/>
          </w:tcPr>
          <w:p w:rsidR="70A11C1A" w:rsidP="70A11C1A" w:rsidRDefault="70A11C1A" w14:paraId="6747110D" w14:textId="14D90EB7">
            <w:pPr>
              <w:rPr>
                <w:rFonts w:eastAsiaTheme="minorEastAsia"/>
                <w:color w:val="000000" w:themeColor="text1"/>
              </w:rPr>
            </w:pPr>
            <w:r w:rsidRPr="70A11C1A">
              <w:rPr>
                <w:rFonts w:eastAsiaTheme="minorEastAsia"/>
                <w:color w:val="000000" w:themeColor="text1"/>
              </w:rPr>
              <w:t>Description</w:t>
            </w:r>
          </w:p>
        </w:tc>
      </w:tr>
      <w:tr w:rsidR="70A11C1A" w:rsidTr="6872EDE5" w14:paraId="34EACDD2" w14:textId="77777777">
        <w:trPr>
          <w:trHeight w:val="705"/>
        </w:trPr>
        <w:tc>
          <w:tcPr>
            <w:tcW w:w="249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2BC6ECB9" w14:textId="0CE5149D">
            <w:pPr>
              <w:rPr>
                <w:rFonts w:eastAsiaTheme="minorEastAsia"/>
                <w:color w:val="000000" w:themeColor="text1"/>
              </w:rPr>
            </w:pPr>
            <w:proofErr w:type="spellStart"/>
            <w:r w:rsidRPr="70A11C1A">
              <w:rPr>
                <w:rFonts w:eastAsiaTheme="minorEastAsia"/>
                <w:color w:val="000000" w:themeColor="text1"/>
              </w:rPr>
              <w:t>lat</w:t>
            </w:r>
            <w:proofErr w:type="spellEnd"/>
          </w:p>
        </w:tc>
        <w:tc>
          <w:tcPr>
            <w:tcW w:w="225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2297FD97" w14:textId="6827175D">
            <w:pPr>
              <w:rPr>
                <w:rFonts w:eastAsiaTheme="minorEastAsia"/>
                <w:color w:val="000000" w:themeColor="text1"/>
              </w:rPr>
            </w:pPr>
            <w:r w:rsidRPr="70A11C1A">
              <w:rPr>
                <w:rFonts w:eastAsiaTheme="minorEastAsia"/>
                <w:color w:val="000000" w:themeColor="text1"/>
              </w:rPr>
              <w:t>Double</w:t>
            </w:r>
          </w:p>
        </w:tc>
        <w:tc>
          <w:tcPr>
            <w:tcW w:w="462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2028313B" w14:textId="6F109E9F">
            <w:pPr>
              <w:rPr>
                <w:rFonts w:eastAsiaTheme="minorEastAsia"/>
                <w:color w:val="000000" w:themeColor="text1"/>
              </w:rPr>
            </w:pPr>
            <w:r w:rsidRPr="70A11C1A">
              <w:rPr>
                <w:rFonts w:eastAsiaTheme="minorEastAsia"/>
                <w:color w:val="000000" w:themeColor="text1"/>
              </w:rPr>
              <w:t>Latitude of this point in WGS84 coordinate system</w:t>
            </w:r>
          </w:p>
        </w:tc>
      </w:tr>
      <w:tr w:rsidR="70A11C1A" w:rsidTr="6872EDE5" w14:paraId="660D17F7" w14:textId="77777777">
        <w:trPr>
          <w:trHeight w:val="420"/>
        </w:trPr>
        <w:tc>
          <w:tcPr>
            <w:tcW w:w="249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6872EDE5" w:rsidRDefault="6872EDE5" w14:paraId="16D945C8" w14:textId="6B736D47">
            <w:pPr>
              <w:rPr>
                <w:rFonts w:eastAsiaTheme="minorEastAsia"/>
                <w:color w:val="000000" w:themeColor="text1"/>
              </w:rPr>
            </w:pPr>
            <w:proofErr w:type="spellStart"/>
            <w:r w:rsidRPr="6872EDE5">
              <w:rPr>
                <w:rFonts w:eastAsiaTheme="minorEastAsia"/>
                <w:color w:val="000000" w:themeColor="text1"/>
              </w:rPr>
              <w:t>lon</w:t>
            </w:r>
            <w:proofErr w:type="spellEnd"/>
          </w:p>
        </w:tc>
        <w:tc>
          <w:tcPr>
            <w:tcW w:w="225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28F9E9EB" w14:textId="3D97F329">
            <w:pPr>
              <w:rPr>
                <w:rFonts w:eastAsiaTheme="minorEastAsia"/>
                <w:color w:val="000000" w:themeColor="text1"/>
              </w:rPr>
            </w:pPr>
            <w:r w:rsidRPr="70A11C1A">
              <w:rPr>
                <w:rFonts w:eastAsiaTheme="minorEastAsia"/>
                <w:color w:val="000000" w:themeColor="text1"/>
              </w:rPr>
              <w:t>Double</w:t>
            </w:r>
          </w:p>
        </w:tc>
        <w:tc>
          <w:tcPr>
            <w:tcW w:w="462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2AEF0520" w14:textId="0A8B6EC5">
            <w:pPr>
              <w:rPr>
                <w:rFonts w:eastAsiaTheme="minorEastAsia"/>
                <w:color w:val="000000" w:themeColor="text1"/>
              </w:rPr>
            </w:pPr>
            <w:r w:rsidRPr="70A11C1A">
              <w:rPr>
                <w:rFonts w:eastAsiaTheme="minorEastAsia"/>
                <w:color w:val="000000" w:themeColor="text1"/>
              </w:rPr>
              <w:t>Longitude of this point in WGS84 coordinate system</w:t>
            </w:r>
          </w:p>
        </w:tc>
      </w:tr>
    </w:tbl>
    <w:p w:rsidR="70A11C1A" w:rsidP="70A11C1A" w:rsidRDefault="70A11C1A" w14:paraId="59BDA36D" w14:textId="7504A625">
      <w:pPr>
        <w:rPr>
          <w:rFonts w:eastAsiaTheme="minorEastAsia"/>
        </w:rPr>
      </w:pPr>
    </w:p>
    <w:tbl>
      <w:tblPr>
        <w:tblStyle w:val="TableGrid"/>
        <w:tblW w:w="0" w:type="auto"/>
        <w:tblLayout w:type="fixed"/>
        <w:tblLook w:val="06A0" w:firstRow="1" w:lastRow="0" w:firstColumn="1" w:lastColumn="0" w:noHBand="1" w:noVBand="1"/>
      </w:tblPr>
      <w:tblGrid>
        <w:gridCol w:w="2040"/>
        <w:gridCol w:w="1905"/>
        <w:gridCol w:w="1305"/>
        <w:gridCol w:w="4110"/>
      </w:tblGrid>
      <w:tr w:rsidR="70A11C1A" w:rsidTr="5BF00052" w14:paraId="4B91C4DB" w14:textId="77777777">
        <w:trPr>
          <w:trHeight w:val="420"/>
        </w:trPr>
        <w:tc>
          <w:tcPr>
            <w:tcW w:w="9360" w:type="dxa"/>
            <w:gridSpan w:val="4"/>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0A11C1A" w:rsidRDefault="70A11C1A" w14:paraId="2F99867A" w14:textId="509FAB59">
            <w:pPr>
              <w:rPr>
                <w:rFonts w:eastAsiaTheme="minorEastAsia"/>
                <w:b/>
                <w:bCs/>
                <w:color w:val="000000" w:themeColor="text1"/>
              </w:rPr>
            </w:pPr>
            <w:r w:rsidRPr="70A11C1A">
              <w:rPr>
                <w:rFonts w:eastAsiaTheme="minorEastAsia"/>
                <w:color w:val="000000" w:themeColor="text1"/>
              </w:rPr>
              <w:t xml:space="preserve">public class </w:t>
            </w:r>
            <w:proofErr w:type="spellStart"/>
            <w:r w:rsidRPr="70A11C1A">
              <w:rPr>
                <w:rFonts w:eastAsiaTheme="minorEastAsia"/>
                <w:b/>
                <w:bCs/>
                <w:color w:val="000000" w:themeColor="text1"/>
              </w:rPr>
              <w:t>GeodeticPoint</w:t>
            </w:r>
            <w:proofErr w:type="spellEnd"/>
          </w:p>
          <w:p w:rsidR="70A11C1A" w:rsidP="70A11C1A" w:rsidRDefault="70A11C1A" w14:paraId="6A1CD510" w14:textId="2D3094DA">
            <w:pPr>
              <w:rPr>
                <w:rFonts w:eastAsiaTheme="minorEastAsia"/>
                <w:b/>
                <w:bCs/>
                <w:color w:val="000000" w:themeColor="text1"/>
              </w:rPr>
            </w:pPr>
            <w:r w:rsidRPr="70A11C1A">
              <w:rPr>
                <w:rFonts w:eastAsiaTheme="minorEastAsia"/>
                <w:color w:val="000000" w:themeColor="text1"/>
              </w:rPr>
              <w:t xml:space="preserve">extends </w:t>
            </w:r>
            <w:r w:rsidRPr="70A11C1A">
              <w:rPr>
                <w:rFonts w:eastAsiaTheme="minorEastAsia"/>
                <w:b/>
                <w:bCs/>
                <w:color w:val="000000" w:themeColor="text1"/>
              </w:rPr>
              <w:t>Point</w:t>
            </w:r>
          </w:p>
        </w:tc>
      </w:tr>
      <w:tr w:rsidR="70A11C1A" w:rsidTr="5BF00052" w14:paraId="55AA7A50" w14:textId="77777777">
        <w:tc>
          <w:tcPr>
            <w:tcW w:w="20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7B7B7"/>
            <w:tcMar/>
          </w:tcPr>
          <w:p w:rsidR="70A11C1A" w:rsidP="70A11C1A" w:rsidRDefault="70A11C1A" w14:paraId="0860AA85" w14:textId="7E7C2222">
            <w:pPr>
              <w:rPr>
                <w:rFonts w:eastAsiaTheme="minorEastAsia"/>
                <w:color w:val="000000" w:themeColor="text1"/>
              </w:rPr>
            </w:pPr>
            <w:r w:rsidRPr="70A11C1A">
              <w:rPr>
                <w:rFonts w:eastAsiaTheme="minorEastAsia"/>
                <w:color w:val="000000" w:themeColor="text1"/>
              </w:rPr>
              <w:lastRenderedPageBreak/>
              <w:t>Inheritance</w:t>
            </w:r>
          </w:p>
        </w:tc>
        <w:tc>
          <w:tcPr>
            <w:tcW w:w="190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7B7B7"/>
            <w:tcMar/>
          </w:tcPr>
          <w:p w:rsidR="70A11C1A" w:rsidP="70A11C1A" w:rsidRDefault="70A11C1A" w14:paraId="1413343B" w14:textId="2CDC6A64">
            <w:pPr>
              <w:rPr>
                <w:rFonts w:eastAsiaTheme="minorEastAsia"/>
                <w:color w:val="000000" w:themeColor="text1"/>
              </w:rPr>
            </w:pPr>
            <w:r w:rsidRPr="70A11C1A">
              <w:rPr>
                <w:rFonts w:eastAsiaTheme="minorEastAsia"/>
                <w:color w:val="000000" w:themeColor="text1"/>
              </w:rPr>
              <w:t>Member</w:t>
            </w:r>
          </w:p>
        </w:tc>
        <w:tc>
          <w:tcPr>
            <w:tcW w:w="130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7B7B7"/>
            <w:tcMar/>
          </w:tcPr>
          <w:p w:rsidR="70A11C1A" w:rsidP="70A11C1A" w:rsidRDefault="70A11C1A" w14:paraId="18E4CEC5" w14:textId="753EFC51">
            <w:pPr>
              <w:rPr>
                <w:rFonts w:eastAsiaTheme="minorEastAsia"/>
                <w:color w:val="000000" w:themeColor="text1"/>
              </w:rPr>
            </w:pPr>
            <w:r w:rsidRPr="70A11C1A">
              <w:rPr>
                <w:rFonts w:eastAsiaTheme="minorEastAsia"/>
                <w:color w:val="000000" w:themeColor="text1"/>
              </w:rPr>
              <w:t>Type</w:t>
            </w:r>
          </w:p>
        </w:tc>
        <w:tc>
          <w:tcPr>
            <w:tcW w:w="411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7B7B7"/>
            <w:tcMar/>
          </w:tcPr>
          <w:p w:rsidR="70A11C1A" w:rsidP="70A11C1A" w:rsidRDefault="70A11C1A" w14:paraId="0A3F9D12" w14:textId="6739573D">
            <w:pPr>
              <w:rPr>
                <w:rFonts w:eastAsiaTheme="minorEastAsia"/>
                <w:color w:val="000000" w:themeColor="text1"/>
              </w:rPr>
            </w:pPr>
            <w:r w:rsidRPr="70A11C1A">
              <w:rPr>
                <w:rFonts w:eastAsiaTheme="minorEastAsia"/>
                <w:color w:val="000000" w:themeColor="text1"/>
              </w:rPr>
              <w:t>Description</w:t>
            </w:r>
          </w:p>
        </w:tc>
      </w:tr>
      <w:tr w:rsidR="70A11C1A" w:rsidTr="5BF00052" w14:paraId="311B315E" w14:textId="77777777">
        <w:trPr>
          <w:trHeight w:val="705"/>
        </w:trPr>
        <w:tc>
          <w:tcPr>
            <w:tcW w:w="2040" w:type="dxa"/>
            <w:vMerge w:val="restart"/>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0A11C1A" w:rsidRDefault="70A11C1A" w14:paraId="5E9E4F3B" w14:textId="3728F680">
            <w:pPr>
              <w:rPr>
                <w:rFonts w:eastAsiaTheme="minorEastAsia"/>
                <w:color w:val="000000" w:themeColor="text1"/>
              </w:rPr>
            </w:pPr>
            <w:r w:rsidRPr="70A11C1A">
              <w:rPr>
                <w:rFonts w:eastAsiaTheme="minorEastAsia"/>
                <w:color w:val="000000" w:themeColor="text1"/>
              </w:rPr>
              <w:t>inherited member</w:t>
            </w:r>
          </w:p>
        </w:tc>
        <w:tc>
          <w:tcPr>
            <w:tcW w:w="190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0A11C1A" w:rsidRDefault="70A11C1A" w14:paraId="7D457499" w14:textId="74F795DA">
            <w:pPr>
              <w:rPr>
                <w:rFonts w:eastAsiaTheme="minorEastAsia"/>
                <w:color w:val="000000" w:themeColor="text1"/>
              </w:rPr>
            </w:pPr>
            <w:proofErr w:type="spellStart"/>
            <w:r w:rsidRPr="70A11C1A">
              <w:rPr>
                <w:rFonts w:eastAsiaTheme="minorEastAsia"/>
                <w:color w:val="000000" w:themeColor="text1"/>
              </w:rPr>
              <w:t>lat</w:t>
            </w:r>
            <w:proofErr w:type="spellEnd"/>
          </w:p>
        </w:tc>
        <w:tc>
          <w:tcPr>
            <w:tcW w:w="130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0A11C1A" w:rsidRDefault="70A11C1A" w14:paraId="1703C490" w14:textId="5DF036EB">
            <w:pPr>
              <w:rPr>
                <w:rFonts w:eastAsiaTheme="minorEastAsia"/>
                <w:color w:val="000000" w:themeColor="text1"/>
              </w:rPr>
            </w:pPr>
            <w:r w:rsidRPr="70A11C1A">
              <w:rPr>
                <w:rFonts w:eastAsiaTheme="minorEastAsia"/>
                <w:color w:val="000000" w:themeColor="text1"/>
              </w:rPr>
              <w:t>Double</w:t>
            </w:r>
          </w:p>
        </w:tc>
        <w:tc>
          <w:tcPr>
            <w:tcW w:w="411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0A11C1A" w:rsidRDefault="70A11C1A" w14:paraId="59150476" w14:textId="41DEF152">
            <w:pPr>
              <w:rPr>
                <w:rFonts w:eastAsiaTheme="minorEastAsia"/>
                <w:color w:val="000000" w:themeColor="text1"/>
              </w:rPr>
            </w:pPr>
            <w:r w:rsidRPr="70A11C1A">
              <w:rPr>
                <w:rFonts w:eastAsiaTheme="minorEastAsia"/>
                <w:color w:val="000000" w:themeColor="text1"/>
              </w:rPr>
              <w:t>Latitude of this point in WGS84 coordinate system</w:t>
            </w:r>
          </w:p>
        </w:tc>
      </w:tr>
      <w:tr w:rsidR="70A11C1A" w:rsidTr="5BF00052" w14:paraId="6A2B331D" w14:textId="77777777">
        <w:trPr>
          <w:trHeight w:val="420"/>
        </w:trPr>
        <w:tc>
          <w:tcPr>
            <w:tcW w:w="2040" w:type="dxa"/>
            <w:vMerge/>
            <w:tcMar/>
            <w:vAlign w:val="center"/>
          </w:tcPr>
          <w:p w:rsidR="00635C53" w:rsidRDefault="00635C53" w14:paraId="391A451E" w14:textId="77777777"/>
        </w:tc>
        <w:tc>
          <w:tcPr>
            <w:tcW w:w="190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6872EDE5" w:rsidRDefault="6872EDE5" w14:paraId="3B278DFF" w14:textId="38E68F7B">
            <w:pPr>
              <w:rPr>
                <w:rFonts w:eastAsiaTheme="minorEastAsia"/>
                <w:color w:val="000000" w:themeColor="text1"/>
              </w:rPr>
            </w:pPr>
            <w:proofErr w:type="spellStart"/>
            <w:r w:rsidRPr="6872EDE5">
              <w:rPr>
                <w:rFonts w:eastAsiaTheme="minorEastAsia"/>
                <w:color w:val="000000" w:themeColor="text1"/>
              </w:rPr>
              <w:t>lon</w:t>
            </w:r>
            <w:proofErr w:type="spellEnd"/>
          </w:p>
        </w:tc>
        <w:tc>
          <w:tcPr>
            <w:tcW w:w="130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0A11C1A" w:rsidRDefault="70A11C1A" w14:paraId="2BCF3552" w14:textId="3F12B614">
            <w:pPr>
              <w:rPr>
                <w:rFonts w:eastAsiaTheme="minorEastAsia"/>
                <w:color w:val="000000" w:themeColor="text1"/>
              </w:rPr>
            </w:pPr>
            <w:r w:rsidRPr="70A11C1A">
              <w:rPr>
                <w:rFonts w:eastAsiaTheme="minorEastAsia"/>
                <w:color w:val="000000" w:themeColor="text1"/>
              </w:rPr>
              <w:t>Double</w:t>
            </w:r>
          </w:p>
        </w:tc>
        <w:tc>
          <w:tcPr>
            <w:tcW w:w="411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0A11C1A" w:rsidRDefault="70A11C1A" w14:paraId="19B8BC64" w14:textId="06F14121">
            <w:pPr>
              <w:rPr>
                <w:rFonts w:eastAsiaTheme="minorEastAsia"/>
                <w:color w:val="000000" w:themeColor="text1"/>
              </w:rPr>
            </w:pPr>
            <w:r w:rsidRPr="70A11C1A">
              <w:rPr>
                <w:rFonts w:eastAsiaTheme="minorEastAsia"/>
                <w:color w:val="000000" w:themeColor="text1"/>
              </w:rPr>
              <w:t>Longitude of this point in WGS84 coordinate system</w:t>
            </w:r>
          </w:p>
        </w:tc>
      </w:tr>
      <w:tr w:rsidR="70A11C1A" w:rsidTr="5BF00052" w14:paraId="7AD77343" w14:textId="77777777">
        <w:trPr>
          <w:trHeight w:val="420"/>
        </w:trPr>
        <w:tc>
          <w:tcPr>
            <w:tcW w:w="20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0A11C1A" w:rsidRDefault="70A11C1A" w14:paraId="5C0E4C63" w14:textId="5B6DA3CE">
            <w:pPr>
              <w:rPr>
                <w:rFonts w:eastAsiaTheme="minorEastAsia"/>
              </w:rPr>
            </w:pPr>
            <w:r>
              <w:br/>
            </w:r>
          </w:p>
        </w:tc>
        <w:tc>
          <w:tcPr>
            <w:tcW w:w="190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5BF00052" w:rsidRDefault="70A11C1A" w14:paraId="5C77FAF4" w14:textId="0A96DD77">
            <w:pPr>
              <w:rPr>
                <w:rFonts w:eastAsia="宋体" w:eastAsiaTheme="minorEastAsia"/>
                <w:color w:val="000000" w:themeColor="text1"/>
              </w:rPr>
            </w:pPr>
            <w:r w:rsidRPr="5BF00052" w:rsidR="5BF00052">
              <w:rPr>
                <w:rFonts w:eastAsia="宋体" w:eastAsiaTheme="minorEastAsia"/>
                <w:color w:val="000000" w:themeColor="text1" w:themeTint="FF" w:themeShade="FF"/>
              </w:rPr>
              <w:t xml:space="preserve"> x</w:t>
            </w:r>
          </w:p>
        </w:tc>
        <w:tc>
          <w:tcPr>
            <w:tcW w:w="130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0A11C1A" w:rsidRDefault="70A11C1A" w14:paraId="1546A7A2" w14:textId="72CA4300">
            <w:pPr>
              <w:rPr>
                <w:rFonts w:eastAsiaTheme="minorEastAsia"/>
                <w:color w:val="000000" w:themeColor="text1"/>
              </w:rPr>
            </w:pPr>
            <w:r w:rsidRPr="70A11C1A">
              <w:rPr>
                <w:rFonts w:eastAsiaTheme="minorEastAsia"/>
                <w:color w:val="000000" w:themeColor="text1"/>
              </w:rPr>
              <w:t>Double</w:t>
            </w:r>
          </w:p>
        </w:tc>
        <w:tc>
          <w:tcPr>
            <w:tcW w:w="411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0A11C1A" w:rsidRDefault="70A11C1A" w14:paraId="46C8652F" w14:textId="051508E1">
            <w:pPr>
              <w:rPr>
                <w:rFonts w:eastAsiaTheme="minorEastAsia"/>
                <w:color w:val="000000" w:themeColor="text1"/>
              </w:rPr>
            </w:pPr>
            <w:r w:rsidRPr="70A11C1A">
              <w:rPr>
                <w:rFonts w:eastAsiaTheme="minorEastAsia"/>
                <w:color w:val="000000" w:themeColor="text1"/>
              </w:rPr>
              <w:t>x-axis coordinate of map coordinate system, which is different from WGS84</w:t>
            </w:r>
          </w:p>
        </w:tc>
      </w:tr>
      <w:tr w:rsidR="70A11C1A" w:rsidTr="5BF00052" w14:paraId="1454FF0A" w14:textId="77777777">
        <w:trPr>
          <w:trHeight w:val="420"/>
        </w:trPr>
        <w:tc>
          <w:tcPr>
            <w:tcW w:w="20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0A11C1A" w:rsidRDefault="70A11C1A" w14:paraId="05ACEDA6" w14:textId="06B10FEE">
            <w:pPr>
              <w:rPr>
                <w:rFonts w:eastAsiaTheme="minorEastAsia"/>
              </w:rPr>
            </w:pPr>
            <w:r>
              <w:br/>
            </w:r>
          </w:p>
        </w:tc>
        <w:tc>
          <w:tcPr>
            <w:tcW w:w="190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0A11C1A" w:rsidRDefault="70A11C1A" w14:paraId="38481C9C" w14:textId="528AD50B">
            <w:pPr>
              <w:rPr>
                <w:rFonts w:eastAsiaTheme="minorEastAsia"/>
                <w:color w:val="000000" w:themeColor="text1"/>
              </w:rPr>
            </w:pPr>
            <w:r w:rsidRPr="70A11C1A">
              <w:rPr>
                <w:rFonts w:eastAsiaTheme="minorEastAsia"/>
                <w:color w:val="000000" w:themeColor="text1"/>
              </w:rPr>
              <w:t>y</w:t>
            </w:r>
          </w:p>
        </w:tc>
        <w:tc>
          <w:tcPr>
            <w:tcW w:w="130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0A11C1A" w:rsidRDefault="70A11C1A" w14:paraId="6E64DC63" w14:textId="7DB7EF9C">
            <w:pPr>
              <w:rPr>
                <w:rFonts w:eastAsiaTheme="minorEastAsia"/>
                <w:color w:val="000000" w:themeColor="text1"/>
              </w:rPr>
            </w:pPr>
            <w:r w:rsidRPr="70A11C1A">
              <w:rPr>
                <w:rFonts w:eastAsiaTheme="minorEastAsia"/>
                <w:color w:val="000000" w:themeColor="text1"/>
              </w:rPr>
              <w:t>Double</w:t>
            </w:r>
          </w:p>
        </w:tc>
        <w:tc>
          <w:tcPr>
            <w:tcW w:w="411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0A11C1A" w:rsidRDefault="70A11C1A" w14:paraId="643E224A" w14:textId="7E88A11B">
            <w:pPr>
              <w:rPr>
                <w:rFonts w:eastAsiaTheme="minorEastAsia"/>
                <w:color w:val="000000" w:themeColor="text1"/>
              </w:rPr>
            </w:pPr>
            <w:r w:rsidRPr="70A11C1A">
              <w:rPr>
                <w:rFonts w:eastAsiaTheme="minorEastAsia"/>
                <w:color w:val="000000" w:themeColor="text1"/>
              </w:rPr>
              <w:t>y-axis coordinate of map coordinate system, which is different from WGS84</w:t>
            </w:r>
          </w:p>
        </w:tc>
      </w:tr>
    </w:tbl>
    <w:p w:rsidR="70A11C1A" w:rsidP="70A11C1A" w:rsidRDefault="70A11C1A" w14:paraId="5E5E6978" w14:textId="0F2A8867">
      <w:pPr>
        <w:rPr>
          <w:rFonts w:eastAsiaTheme="minorEastAsia"/>
        </w:rPr>
      </w:pPr>
    </w:p>
    <w:tbl>
      <w:tblPr>
        <w:tblStyle w:val="TableGrid"/>
        <w:tblW w:w="0" w:type="auto"/>
        <w:tblLayout w:type="fixed"/>
        <w:tblLook w:val="06A0" w:firstRow="1" w:lastRow="0" w:firstColumn="1" w:lastColumn="0" w:noHBand="1" w:noVBand="1"/>
      </w:tblPr>
      <w:tblGrid>
        <w:gridCol w:w="2040"/>
        <w:gridCol w:w="1905"/>
        <w:gridCol w:w="1305"/>
        <w:gridCol w:w="4110"/>
      </w:tblGrid>
      <w:tr w:rsidR="70A11C1A" w:rsidTr="6872EDE5" w14:paraId="3324C665" w14:textId="77777777">
        <w:trPr>
          <w:trHeight w:val="420"/>
        </w:trPr>
        <w:tc>
          <w:tcPr>
            <w:tcW w:w="9360" w:type="dxa"/>
            <w:gridSpan w:val="4"/>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5B6F31BF" w14:textId="5297D1D5">
            <w:pPr>
              <w:rPr>
                <w:rFonts w:eastAsiaTheme="minorEastAsia"/>
                <w:b/>
                <w:bCs/>
                <w:color w:val="000000" w:themeColor="text1"/>
              </w:rPr>
            </w:pPr>
            <w:r w:rsidRPr="70A11C1A">
              <w:rPr>
                <w:rFonts w:eastAsiaTheme="minorEastAsia"/>
                <w:color w:val="000000" w:themeColor="text1"/>
              </w:rPr>
              <w:t xml:space="preserve">public class </w:t>
            </w:r>
            <w:r w:rsidRPr="70A11C1A">
              <w:rPr>
                <w:rFonts w:eastAsiaTheme="minorEastAsia"/>
                <w:b/>
                <w:bCs/>
                <w:color w:val="000000" w:themeColor="text1"/>
              </w:rPr>
              <w:t>Location</w:t>
            </w:r>
          </w:p>
          <w:p w:rsidR="70A11C1A" w:rsidP="70A11C1A" w:rsidRDefault="70A11C1A" w14:paraId="66651D0E" w14:textId="122BE2F0">
            <w:pPr>
              <w:rPr>
                <w:rFonts w:eastAsiaTheme="minorEastAsia"/>
                <w:b/>
                <w:bCs/>
                <w:color w:val="000000" w:themeColor="text1"/>
              </w:rPr>
            </w:pPr>
            <w:r w:rsidRPr="70A11C1A">
              <w:rPr>
                <w:rFonts w:eastAsiaTheme="minorEastAsia"/>
                <w:color w:val="000000" w:themeColor="text1"/>
              </w:rPr>
              <w:t xml:space="preserve">extends </w:t>
            </w:r>
            <w:r w:rsidRPr="70A11C1A">
              <w:rPr>
                <w:rFonts w:eastAsiaTheme="minorEastAsia"/>
                <w:b/>
                <w:bCs/>
                <w:color w:val="000000" w:themeColor="text1"/>
              </w:rPr>
              <w:t>Point</w:t>
            </w:r>
          </w:p>
        </w:tc>
      </w:tr>
      <w:tr w:rsidR="70A11C1A" w:rsidTr="6872EDE5" w14:paraId="6B7C6CD1" w14:textId="77777777">
        <w:tc>
          <w:tcPr>
            <w:tcW w:w="20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7B7B7"/>
          </w:tcPr>
          <w:p w:rsidR="70A11C1A" w:rsidP="70A11C1A" w:rsidRDefault="70A11C1A" w14:paraId="4F5E2F29" w14:textId="1976E8E3">
            <w:pPr>
              <w:rPr>
                <w:rFonts w:eastAsiaTheme="minorEastAsia"/>
                <w:color w:val="000000" w:themeColor="text1"/>
              </w:rPr>
            </w:pPr>
            <w:r w:rsidRPr="70A11C1A">
              <w:rPr>
                <w:rFonts w:eastAsiaTheme="minorEastAsia"/>
                <w:color w:val="000000" w:themeColor="text1"/>
              </w:rPr>
              <w:t>Inheritance</w:t>
            </w:r>
          </w:p>
        </w:tc>
        <w:tc>
          <w:tcPr>
            <w:tcW w:w="190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7B7B7"/>
          </w:tcPr>
          <w:p w:rsidR="70A11C1A" w:rsidP="70A11C1A" w:rsidRDefault="70A11C1A" w14:paraId="07C7CE5C" w14:textId="33202B80">
            <w:pPr>
              <w:rPr>
                <w:rFonts w:eastAsiaTheme="minorEastAsia"/>
                <w:color w:val="000000" w:themeColor="text1"/>
              </w:rPr>
            </w:pPr>
            <w:r w:rsidRPr="70A11C1A">
              <w:rPr>
                <w:rFonts w:eastAsiaTheme="minorEastAsia"/>
                <w:color w:val="000000" w:themeColor="text1"/>
              </w:rPr>
              <w:t>Member</w:t>
            </w:r>
          </w:p>
        </w:tc>
        <w:tc>
          <w:tcPr>
            <w:tcW w:w="130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7B7B7"/>
          </w:tcPr>
          <w:p w:rsidR="70A11C1A" w:rsidP="70A11C1A" w:rsidRDefault="70A11C1A" w14:paraId="56321EA6" w14:textId="0B193D40">
            <w:pPr>
              <w:rPr>
                <w:rFonts w:eastAsiaTheme="minorEastAsia"/>
                <w:color w:val="000000" w:themeColor="text1"/>
              </w:rPr>
            </w:pPr>
            <w:r w:rsidRPr="70A11C1A">
              <w:rPr>
                <w:rFonts w:eastAsiaTheme="minorEastAsia"/>
                <w:color w:val="000000" w:themeColor="text1"/>
              </w:rPr>
              <w:t>Type</w:t>
            </w:r>
          </w:p>
        </w:tc>
        <w:tc>
          <w:tcPr>
            <w:tcW w:w="411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7B7B7"/>
          </w:tcPr>
          <w:p w:rsidR="70A11C1A" w:rsidP="70A11C1A" w:rsidRDefault="70A11C1A" w14:paraId="2C3A3B74" w14:textId="0646CD4A">
            <w:pPr>
              <w:rPr>
                <w:rFonts w:eastAsiaTheme="minorEastAsia"/>
                <w:color w:val="000000" w:themeColor="text1"/>
              </w:rPr>
            </w:pPr>
            <w:r w:rsidRPr="70A11C1A">
              <w:rPr>
                <w:rFonts w:eastAsiaTheme="minorEastAsia"/>
                <w:color w:val="000000" w:themeColor="text1"/>
              </w:rPr>
              <w:t>Description</w:t>
            </w:r>
          </w:p>
        </w:tc>
      </w:tr>
      <w:tr w:rsidR="70A11C1A" w:rsidTr="6872EDE5" w14:paraId="511AF612" w14:textId="77777777">
        <w:trPr>
          <w:trHeight w:val="705"/>
        </w:trPr>
        <w:tc>
          <w:tcPr>
            <w:tcW w:w="2040" w:type="dxa"/>
            <w:vMerge w:val="restart"/>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100E2801" w14:textId="519B0D56">
            <w:pPr>
              <w:rPr>
                <w:rFonts w:eastAsiaTheme="minorEastAsia"/>
                <w:color w:val="000000" w:themeColor="text1"/>
              </w:rPr>
            </w:pPr>
            <w:r w:rsidRPr="70A11C1A">
              <w:rPr>
                <w:rFonts w:eastAsiaTheme="minorEastAsia"/>
                <w:color w:val="000000" w:themeColor="text1"/>
              </w:rPr>
              <w:t>inherited member</w:t>
            </w:r>
          </w:p>
        </w:tc>
        <w:tc>
          <w:tcPr>
            <w:tcW w:w="19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7A9DA6FF" w14:textId="5BCCC9D2">
            <w:pPr>
              <w:rPr>
                <w:rFonts w:eastAsiaTheme="minorEastAsia"/>
                <w:color w:val="000000" w:themeColor="text1"/>
              </w:rPr>
            </w:pPr>
            <w:proofErr w:type="spellStart"/>
            <w:r w:rsidRPr="70A11C1A">
              <w:rPr>
                <w:rFonts w:eastAsiaTheme="minorEastAsia"/>
                <w:color w:val="000000" w:themeColor="text1"/>
              </w:rPr>
              <w:t>lat</w:t>
            </w:r>
            <w:proofErr w:type="spellEnd"/>
          </w:p>
        </w:tc>
        <w:tc>
          <w:tcPr>
            <w:tcW w:w="13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1B964729" w14:textId="702EFB10">
            <w:pPr>
              <w:rPr>
                <w:rFonts w:eastAsiaTheme="minorEastAsia"/>
                <w:color w:val="000000" w:themeColor="text1"/>
              </w:rPr>
            </w:pPr>
            <w:r w:rsidRPr="70A11C1A">
              <w:rPr>
                <w:rFonts w:eastAsiaTheme="minorEastAsia"/>
                <w:color w:val="000000" w:themeColor="text1"/>
              </w:rPr>
              <w:t>Double</w:t>
            </w:r>
          </w:p>
        </w:tc>
        <w:tc>
          <w:tcPr>
            <w:tcW w:w="41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6BD4F502" w14:textId="11E7B320">
            <w:pPr>
              <w:rPr>
                <w:rFonts w:eastAsiaTheme="minorEastAsia"/>
                <w:color w:val="000000" w:themeColor="text1"/>
              </w:rPr>
            </w:pPr>
            <w:r w:rsidRPr="70A11C1A">
              <w:rPr>
                <w:rFonts w:eastAsiaTheme="minorEastAsia"/>
                <w:color w:val="000000" w:themeColor="text1"/>
              </w:rPr>
              <w:t>Latitude of this point in WGS84 coordinate system</w:t>
            </w:r>
          </w:p>
        </w:tc>
      </w:tr>
      <w:tr w:rsidR="70A11C1A" w:rsidTr="6872EDE5" w14:paraId="38A91C06" w14:textId="77777777">
        <w:trPr>
          <w:trHeight w:val="420"/>
        </w:trPr>
        <w:tc>
          <w:tcPr>
            <w:tcW w:w="2040" w:type="dxa"/>
            <w:vMerge/>
            <w:vAlign w:val="center"/>
          </w:tcPr>
          <w:p w:rsidR="00635C53" w:rsidRDefault="00635C53" w14:paraId="6E72CE82" w14:textId="77777777"/>
        </w:tc>
        <w:tc>
          <w:tcPr>
            <w:tcW w:w="19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6872EDE5" w:rsidRDefault="6872EDE5" w14:paraId="4ACFE4B5" w14:textId="546DB90C">
            <w:pPr>
              <w:rPr>
                <w:rFonts w:eastAsiaTheme="minorEastAsia"/>
                <w:color w:val="000000" w:themeColor="text1"/>
              </w:rPr>
            </w:pPr>
            <w:proofErr w:type="spellStart"/>
            <w:r w:rsidRPr="6872EDE5">
              <w:rPr>
                <w:rFonts w:eastAsiaTheme="minorEastAsia"/>
                <w:color w:val="000000" w:themeColor="text1"/>
              </w:rPr>
              <w:t>lon</w:t>
            </w:r>
            <w:proofErr w:type="spellEnd"/>
          </w:p>
        </w:tc>
        <w:tc>
          <w:tcPr>
            <w:tcW w:w="13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079F2590" w14:textId="4B70B197">
            <w:pPr>
              <w:rPr>
                <w:rFonts w:eastAsiaTheme="minorEastAsia"/>
                <w:color w:val="000000" w:themeColor="text1"/>
              </w:rPr>
            </w:pPr>
            <w:r w:rsidRPr="70A11C1A">
              <w:rPr>
                <w:rFonts w:eastAsiaTheme="minorEastAsia"/>
                <w:color w:val="000000" w:themeColor="text1"/>
              </w:rPr>
              <w:t>Double</w:t>
            </w:r>
          </w:p>
        </w:tc>
        <w:tc>
          <w:tcPr>
            <w:tcW w:w="41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4B2BE85B" w14:textId="5DC627F9">
            <w:pPr>
              <w:rPr>
                <w:rFonts w:eastAsiaTheme="minorEastAsia"/>
                <w:color w:val="000000" w:themeColor="text1"/>
              </w:rPr>
            </w:pPr>
            <w:r w:rsidRPr="70A11C1A">
              <w:rPr>
                <w:rFonts w:eastAsiaTheme="minorEastAsia"/>
                <w:color w:val="000000" w:themeColor="text1"/>
              </w:rPr>
              <w:t>Longitude of this point in WGS84 coordinate system</w:t>
            </w:r>
          </w:p>
        </w:tc>
      </w:tr>
      <w:tr w:rsidR="70A11C1A" w:rsidTr="6872EDE5" w14:paraId="6A26C607" w14:textId="77777777">
        <w:trPr>
          <w:trHeight w:val="420"/>
        </w:trPr>
        <w:tc>
          <w:tcPr>
            <w:tcW w:w="20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36501E74" w14:textId="4684D263">
            <w:pPr>
              <w:rPr>
                <w:rFonts w:eastAsiaTheme="minorEastAsia"/>
              </w:rPr>
            </w:pPr>
            <w:r>
              <w:br/>
            </w:r>
          </w:p>
        </w:tc>
        <w:tc>
          <w:tcPr>
            <w:tcW w:w="19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7E598633" w14:textId="31A77052">
            <w:pPr>
              <w:rPr>
                <w:rFonts w:eastAsiaTheme="minorEastAsia"/>
                <w:color w:val="000000" w:themeColor="text1"/>
              </w:rPr>
            </w:pPr>
            <w:proofErr w:type="spellStart"/>
            <w:r w:rsidRPr="70A11C1A">
              <w:rPr>
                <w:rFonts w:eastAsiaTheme="minorEastAsia"/>
                <w:color w:val="000000" w:themeColor="text1"/>
              </w:rPr>
              <w:t>floorID</w:t>
            </w:r>
            <w:proofErr w:type="spellEnd"/>
          </w:p>
        </w:tc>
        <w:tc>
          <w:tcPr>
            <w:tcW w:w="130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5C95F6EF" w14:textId="24026E79">
            <w:pPr>
              <w:rPr>
                <w:rFonts w:eastAsiaTheme="minorEastAsia"/>
                <w:color w:val="000000" w:themeColor="text1"/>
              </w:rPr>
            </w:pPr>
            <w:r w:rsidRPr="70A11C1A">
              <w:rPr>
                <w:rFonts w:eastAsiaTheme="minorEastAsia"/>
                <w:color w:val="000000" w:themeColor="text1"/>
              </w:rPr>
              <w:t>String</w:t>
            </w:r>
          </w:p>
        </w:tc>
        <w:tc>
          <w:tcPr>
            <w:tcW w:w="41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00A6CA6C" w14:textId="7FF14BFC">
            <w:pPr>
              <w:rPr>
                <w:rFonts w:eastAsiaTheme="minorEastAsia"/>
                <w:color w:val="000000" w:themeColor="text1"/>
              </w:rPr>
            </w:pPr>
            <w:r w:rsidRPr="70A11C1A">
              <w:rPr>
                <w:rFonts w:eastAsiaTheme="minorEastAsia"/>
                <w:color w:val="000000" w:themeColor="text1"/>
              </w:rPr>
              <w:t>ID of the Floor where this location is at</w:t>
            </w:r>
          </w:p>
        </w:tc>
      </w:tr>
    </w:tbl>
    <w:p w:rsidR="70A11C1A" w:rsidP="70A11C1A" w:rsidRDefault="70A11C1A" w14:paraId="228C97F3" w14:textId="3E035871">
      <w:pPr>
        <w:rPr>
          <w:rFonts w:eastAsiaTheme="minorEastAsia"/>
        </w:rPr>
      </w:pPr>
    </w:p>
    <w:tbl>
      <w:tblPr>
        <w:tblStyle w:val="TableGrid"/>
        <w:tblW w:w="9360" w:type="dxa"/>
        <w:tblLayout w:type="fixed"/>
        <w:tblLook w:val="06A0" w:firstRow="1" w:lastRow="0" w:firstColumn="1" w:lastColumn="0" w:noHBand="1" w:noVBand="1"/>
      </w:tblPr>
      <w:tblGrid>
        <w:gridCol w:w="2175"/>
        <w:gridCol w:w="1740"/>
        <w:gridCol w:w="5445"/>
      </w:tblGrid>
      <w:tr w:rsidR="70A11C1A" w:rsidTr="7D044197" w14:paraId="2F81313E" w14:textId="77777777">
        <w:trPr>
          <w:trHeight w:val="420"/>
        </w:trPr>
        <w:tc>
          <w:tcPr>
            <w:tcW w:w="93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0A11C1A" w:rsidRDefault="70A11C1A" w14:paraId="1FB6404C" w14:textId="6B5483BA">
            <w:pPr>
              <w:rPr>
                <w:rFonts w:eastAsiaTheme="minorEastAsia"/>
                <w:b/>
                <w:bCs/>
                <w:color w:val="000000" w:themeColor="text1"/>
              </w:rPr>
            </w:pPr>
            <w:r w:rsidRPr="70A11C1A">
              <w:rPr>
                <w:rFonts w:eastAsiaTheme="minorEastAsia"/>
                <w:color w:val="000000" w:themeColor="text1"/>
              </w:rPr>
              <w:t xml:space="preserve">public class </w:t>
            </w:r>
            <w:r w:rsidRPr="70A11C1A">
              <w:rPr>
                <w:rFonts w:eastAsiaTheme="minorEastAsia"/>
                <w:b/>
                <w:bCs/>
                <w:color w:val="000000" w:themeColor="text1"/>
              </w:rPr>
              <w:t>Connection</w:t>
            </w:r>
          </w:p>
          <w:p w:rsidR="70A11C1A" w:rsidP="70A11C1A" w:rsidRDefault="70A11C1A" w14:paraId="7876EE6F" w14:textId="0B8AED39">
            <w:pPr>
              <w:rPr>
                <w:rFonts w:eastAsiaTheme="minorEastAsia"/>
                <w:b/>
                <w:bCs/>
                <w:color w:val="000000" w:themeColor="text1"/>
              </w:rPr>
            </w:pPr>
            <w:r w:rsidRPr="70A11C1A">
              <w:rPr>
                <w:rFonts w:eastAsiaTheme="minorEastAsia"/>
                <w:color w:val="000000" w:themeColor="text1"/>
              </w:rPr>
              <w:t xml:space="preserve">extends </w:t>
            </w:r>
            <w:r w:rsidRPr="70A11C1A">
              <w:rPr>
                <w:rFonts w:eastAsiaTheme="minorEastAsia"/>
                <w:b/>
                <w:bCs/>
                <w:color w:val="000000" w:themeColor="text1"/>
              </w:rPr>
              <w:t>Object</w:t>
            </w:r>
          </w:p>
        </w:tc>
      </w:tr>
      <w:tr w:rsidR="70A11C1A" w:rsidTr="7D044197" w14:paraId="7F3880F9" w14:textId="77777777">
        <w:tc>
          <w:tcPr>
            <w:tcW w:w="217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7B7B7"/>
            <w:tcMar/>
          </w:tcPr>
          <w:p w:rsidR="70A11C1A" w:rsidP="70A11C1A" w:rsidRDefault="70A11C1A" w14:paraId="5B6E9C8E" w14:textId="170DDF26">
            <w:pPr>
              <w:rPr>
                <w:rFonts w:eastAsiaTheme="minorEastAsia"/>
                <w:color w:val="000000" w:themeColor="text1"/>
              </w:rPr>
            </w:pPr>
            <w:r w:rsidRPr="70A11C1A">
              <w:rPr>
                <w:rFonts w:eastAsiaTheme="minorEastAsia"/>
                <w:color w:val="000000" w:themeColor="text1"/>
              </w:rPr>
              <w:t>Member</w:t>
            </w:r>
          </w:p>
        </w:tc>
        <w:tc>
          <w:tcPr>
            <w:tcW w:w="17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7B7B7"/>
            <w:tcMar/>
          </w:tcPr>
          <w:p w:rsidR="70A11C1A" w:rsidP="70A11C1A" w:rsidRDefault="70A11C1A" w14:paraId="25275F62" w14:textId="10D3B1B9">
            <w:pPr>
              <w:rPr>
                <w:rFonts w:eastAsiaTheme="minorEastAsia"/>
                <w:color w:val="000000" w:themeColor="text1"/>
              </w:rPr>
            </w:pPr>
            <w:r w:rsidRPr="70A11C1A">
              <w:rPr>
                <w:rFonts w:eastAsiaTheme="minorEastAsia"/>
                <w:color w:val="000000" w:themeColor="text1"/>
              </w:rPr>
              <w:t>Type</w:t>
            </w:r>
          </w:p>
        </w:tc>
        <w:tc>
          <w:tcPr>
            <w:tcW w:w="544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7B7B7"/>
            <w:tcMar/>
          </w:tcPr>
          <w:p w:rsidR="70A11C1A" w:rsidP="70A11C1A" w:rsidRDefault="70A11C1A" w14:paraId="20D86BF7" w14:textId="2B770F22">
            <w:pPr>
              <w:rPr>
                <w:rFonts w:eastAsiaTheme="minorEastAsia"/>
                <w:color w:val="000000" w:themeColor="text1"/>
              </w:rPr>
            </w:pPr>
            <w:r w:rsidRPr="70A11C1A">
              <w:rPr>
                <w:rFonts w:eastAsiaTheme="minorEastAsia"/>
                <w:color w:val="000000" w:themeColor="text1"/>
              </w:rPr>
              <w:t>Description</w:t>
            </w:r>
          </w:p>
        </w:tc>
      </w:tr>
      <w:tr w:rsidR="70A11C1A" w:rsidTr="7D044197" w14:paraId="505DD602" w14:textId="77777777">
        <w:trPr>
          <w:trHeight w:val="705"/>
        </w:trPr>
        <w:tc>
          <w:tcPr>
            <w:tcW w:w="21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6872EDE5" w:rsidRDefault="6872EDE5" w14:paraId="2AE5C4D1" w14:textId="111A9E65">
            <w:pPr>
              <w:rPr>
                <w:rFonts w:eastAsiaTheme="minorEastAsia"/>
                <w:color w:val="000000" w:themeColor="text1"/>
              </w:rPr>
            </w:pPr>
            <w:proofErr w:type="spellStart"/>
            <w:r w:rsidRPr="6872EDE5">
              <w:rPr>
                <w:rFonts w:eastAsiaTheme="minorEastAsia"/>
                <w:color w:val="000000" w:themeColor="text1"/>
              </w:rPr>
              <w:t>transitionArea</w:t>
            </w:r>
            <w:proofErr w:type="spellEnd"/>
          </w:p>
        </w:tc>
        <w:tc>
          <w:tcPr>
            <w:tcW w:w="17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05236978" w:rsidRDefault="05236978" w14:paraId="6C8FD15C" w14:textId="3AC88A8A">
            <w:pPr>
              <w:spacing w:line="259" w:lineRule="auto"/>
              <w:rPr>
                <w:rFonts w:eastAsiaTheme="minorEastAsia"/>
                <w:color w:val="000000" w:themeColor="text1"/>
              </w:rPr>
            </w:pPr>
            <w:r w:rsidRPr="05236978">
              <w:rPr>
                <w:rFonts w:eastAsiaTheme="minorEastAsia"/>
                <w:color w:val="000000" w:themeColor="text1"/>
              </w:rPr>
              <w:t>List &lt;Point&gt;</w:t>
            </w:r>
          </w:p>
        </w:tc>
        <w:tc>
          <w:tcPr>
            <w:tcW w:w="544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D044197" w:rsidRDefault="6872EDE5" w14:paraId="4D273639" w14:textId="0173C90A">
            <w:pPr>
              <w:rPr>
                <w:rFonts w:eastAsia="宋体" w:eastAsiaTheme="minorEastAsia"/>
                <w:color w:val="000000" w:themeColor="text1"/>
              </w:rPr>
            </w:pPr>
            <w:r w:rsidRPr="7D044197" w:rsidR="7D044197">
              <w:rPr>
                <w:rFonts w:eastAsia="宋体" w:eastAsiaTheme="minorEastAsia"/>
                <w:color w:val="000000" w:themeColor="text1" w:themeTint="FF" w:themeShade="FF"/>
              </w:rPr>
              <w:t xml:space="preserve">Array of </w:t>
            </w:r>
            <w:r w:rsidRPr="7D044197" w:rsidR="7D044197">
              <w:rPr>
                <w:rFonts w:ascii="Calibri" w:hAnsi="Calibri" w:eastAsia="Calibri" w:cs="Calibri"/>
                <w:color w:val="000000" w:themeColor="text1" w:themeTint="FF" w:themeShade="FF"/>
              </w:rPr>
              <w:t>[</w:t>
            </w:r>
            <w:proofErr w:type="spellStart"/>
            <w:r w:rsidRPr="7D044197" w:rsidR="7D044197">
              <w:rPr>
                <w:rFonts w:ascii="Calibri" w:hAnsi="Calibri" w:eastAsia="Calibri" w:cs="Calibri"/>
                <w:color w:val="000000" w:themeColor="text1" w:themeTint="FF" w:themeShade="FF"/>
              </w:rPr>
              <w:t>lon,lat</w:t>
            </w:r>
            <w:proofErr w:type="spellEnd"/>
            <w:r w:rsidRPr="7D044197" w:rsidR="7D044197">
              <w:rPr>
                <w:rFonts w:ascii="Calibri" w:hAnsi="Calibri" w:eastAsia="Calibri" w:cs="Calibri"/>
                <w:color w:val="000000" w:themeColor="text1" w:themeTint="FF" w:themeShade="FF"/>
              </w:rPr>
              <w:t>]</w:t>
            </w:r>
            <w:r w:rsidRPr="7D044197" w:rsidR="7D044197">
              <w:rPr>
                <w:rFonts w:eastAsia="宋体" w:eastAsiaTheme="minorEastAsia"/>
                <w:color w:val="000000" w:themeColor="text1" w:themeTint="FF" w:themeShade="FF"/>
              </w:rPr>
              <w:t xml:space="preserve"> points representing current transition area</w:t>
            </w:r>
          </w:p>
        </w:tc>
      </w:tr>
      <w:tr w:rsidR="6872EDE5" w:rsidTr="7D044197" w14:paraId="736328ED" w14:textId="77777777">
        <w:trPr>
          <w:trHeight w:val="705"/>
        </w:trPr>
        <w:tc>
          <w:tcPr>
            <w:tcW w:w="21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6872EDE5" w:rsidP="7D044197" w:rsidRDefault="6872EDE5" w14:paraId="77A4C068" w14:textId="70B95851">
            <w:pPr>
              <w:rPr>
                <w:rFonts w:eastAsia="宋体" w:eastAsiaTheme="minorEastAsia"/>
                <w:color w:val="000000" w:themeColor="text1"/>
              </w:rPr>
            </w:pPr>
            <w:r w:rsidRPr="7D044197" w:rsidR="7D044197">
              <w:rPr>
                <w:rFonts w:eastAsia="宋体" w:eastAsiaTheme="minorEastAsia"/>
                <w:color w:val="000000" w:themeColor="text1" w:themeTint="FF" w:themeShade="FF"/>
              </w:rPr>
              <w:t>arrivalAreaList</w:t>
            </w:r>
          </w:p>
        </w:tc>
        <w:tc>
          <w:tcPr>
            <w:tcW w:w="17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6872EDE5" w:rsidP="7D044197" w:rsidRDefault="05236978" w14:paraId="25D8B33C" w14:textId="09B1273D">
            <w:pPr>
              <w:spacing w:line="259" w:lineRule="auto"/>
              <w:rPr>
                <w:rFonts w:eastAsia="宋体" w:eastAsiaTheme="minorEastAsia"/>
                <w:color w:val="000000" w:themeColor="text1"/>
              </w:rPr>
            </w:pPr>
            <w:r w:rsidRPr="7D044197" w:rsidR="7D044197">
              <w:rPr>
                <w:rFonts w:eastAsia="宋体" w:eastAsiaTheme="minorEastAsia"/>
                <w:color w:val="000000" w:themeColor="text1" w:themeTint="FF" w:themeShade="FF"/>
              </w:rPr>
              <w:t xml:space="preserve">List &lt; </w:t>
            </w:r>
            <w:r w:rsidRPr="7D044197" w:rsidR="7D044197">
              <w:rPr>
                <w:rFonts w:eastAsia="宋体" w:eastAsiaTheme="minorEastAsia"/>
                <w:color w:val="000000" w:themeColor="text1" w:themeTint="FF" w:themeShade="FF"/>
              </w:rPr>
              <w:t>ArrivalArea</w:t>
            </w:r>
            <w:r w:rsidRPr="7D044197" w:rsidR="7D044197">
              <w:rPr>
                <w:rFonts w:eastAsia="宋体" w:eastAsiaTheme="minorEastAsia"/>
                <w:color w:val="000000" w:themeColor="text1" w:themeTint="FF" w:themeShade="FF"/>
              </w:rPr>
              <w:t>&gt;</w:t>
            </w:r>
          </w:p>
        </w:tc>
        <w:tc>
          <w:tcPr>
            <w:tcW w:w="544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6872EDE5" w:rsidP="7D044197" w:rsidRDefault="6872EDE5" w14:paraId="359F352F" w14:textId="739ECEE1">
            <w:pPr>
              <w:rPr>
                <w:rFonts w:eastAsia="宋体" w:eastAsiaTheme="minorEastAsia"/>
                <w:color w:val="000000" w:themeColor="text1"/>
              </w:rPr>
            </w:pPr>
            <w:r w:rsidRPr="7D044197" w:rsidR="7D044197">
              <w:rPr>
                <w:rFonts w:eastAsia="宋体" w:eastAsiaTheme="minorEastAsia"/>
                <w:color w:val="000000" w:themeColor="text1" w:themeTint="FF" w:themeShade="FF"/>
              </w:rPr>
              <w:t xml:space="preserve">Array of </w:t>
            </w:r>
            <w:proofErr w:type="spellStart"/>
            <w:r w:rsidRPr="7D044197" w:rsidR="7D044197">
              <w:rPr>
                <w:rFonts w:eastAsia="宋体" w:eastAsiaTheme="minorEastAsia"/>
                <w:color w:val="000000" w:themeColor="text1" w:themeTint="FF" w:themeShade="FF"/>
              </w:rPr>
              <w:t>ArrivalArea</w:t>
            </w:r>
            <w:proofErr w:type="spellEnd"/>
            <w:r w:rsidRPr="7D044197" w:rsidR="7D044197">
              <w:rPr>
                <w:rFonts w:eastAsia="宋体" w:eastAsiaTheme="minorEastAsia"/>
                <w:color w:val="000000" w:themeColor="text1" w:themeTint="FF" w:themeShade="FF"/>
              </w:rPr>
              <w:t xml:space="preserve"> representing all connected areas that connects to current transition area.</w:t>
            </w:r>
          </w:p>
        </w:tc>
      </w:tr>
    </w:tbl>
    <w:p w:rsidR="70A11C1A" w:rsidP="70A11C1A" w:rsidRDefault="70A11C1A" w14:paraId="394BF17D" w14:textId="347B9718"/>
    <w:tbl>
      <w:tblPr>
        <w:tblStyle w:val="TableGrid"/>
        <w:tblW w:w="0" w:type="auto"/>
        <w:tblLook w:val="06A0" w:firstRow="1" w:lastRow="0" w:firstColumn="1" w:lastColumn="0" w:noHBand="1" w:noVBand="1"/>
      </w:tblPr>
      <w:tblGrid>
        <w:gridCol w:w="2325"/>
        <w:gridCol w:w="1590"/>
        <w:gridCol w:w="5445"/>
      </w:tblGrid>
      <w:tr w:rsidR="7D044197" w:rsidTr="7D044197" w14:paraId="19FE217C">
        <w:trPr>
          <w:trHeight w:val="420"/>
        </w:trPr>
        <w:tc>
          <w:tcPr>
            <w:tcW w:w="9360" w:type="dxa"/>
            <w:gridSpan w:val="3"/>
            <w:tcBorders>
              <w:top w:val="single" w:color="000000" w:themeColor="text1" w:sz="8"/>
              <w:left w:val="single" w:color="000000" w:themeColor="text1" w:sz="8"/>
              <w:bottom w:val="single" w:color="000000" w:themeColor="text1" w:sz="8"/>
              <w:right w:val="single" w:color="000000" w:themeColor="text1" w:sz="8"/>
            </w:tcBorders>
            <w:tcMar/>
          </w:tcPr>
          <w:p w:rsidR="7D044197" w:rsidP="7D044197" w:rsidRDefault="7D044197" w14:paraId="1B5AFC40" w14:textId="539A07FC">
            <w:pPr>
              <w:rPr>
                <w:rFonts w:eastAsia="宋体" w:eastAsiaTheme="minorEastAsia"/>
                <w:b w:val="1"/>
                <w:bCs w:val="1"/>
                <w:color w:val="000000" w:themeColor="text1" w:themeTint="FF" w:themeShade="FF"/>
              </w:rPr>
            </w:pPr>
            <w:r w:rsidRPr="7D044197" w:rsidR="7D044197">
              <w:rPr>
                <w:rFonts w:eastAsia="宋体" w:eastAsiaTheme="minorEastAsia"/>
                <w:color w:val="000000" w:themeColor="text1" w:themeTint="FF" w:themeShade="FF"/>
              </w:rPr>
              <w:t xml:space="preserve">public class </w:t>
            </w:r>
            <w:r w:rsidRPr="7D044197" w:rsidR="7D044197">
              <w:rPr>
                <w:rFonts w:eastAsia="宋体" w:eastAsiaTheme="minorEastAsia"/>
                <w:b w:val="1"/>
                <w:bCs w:val="1"/>
                <w:color w:val="000000" w:themeColor="text1" w:themeTint="FF" w:themeShade="FF"/>
              </w:rPr>
              <w:t>ArrivalArea</w:t>
            </w:r>
          </w:p>
          <w:p w:rsidR="7D044197" w:rsidP="7D044197" w:rsidRDefault="7D044197" w14:paraId="46C45327" w14:textId="0B8AED39">
            <w:pPr>
              <w:rPr>
                <w:rFonts w:eastAsia="宋体" w:eastAsiaTheme="minorEastAsia"/>
                <w:b w:val="1"/>
                <w:bCs w:val="1"/>
                <w:color w:val="000000" w:themeColor="text1" w:themeTint="FF" w:themeShade="FF"/>
              </w:rPr>
            </w:pPr>
            <w:r w:rsidRPr="7D044197" w:rsidR="7D044197">
              <w:rPr>
                <w:rFonts w:eastAsia="宋体" w:eastAsiaTheme="minorEastAsia"/>
                <w:color w:val="000000" w:themeColor="text1" w:themeTint="FF" w:themeShade="FF"/>
              </w:rPr>
              <w:t xml:space="preserve">extends </w:t>
            </w:r>
            <w:r w:rsidRPr="7D044197" w:rsidR="7D044197">
              <w:rPr>
                <w:rFonts w:eastAsia="宋体" w:eastAsiaTheme="minorEastAsia"/>
                <w:b w:val="1"/>
                <w:bCs w:val="1"/>
                <w:color w:val="000000" w:themeColor="text1" w:themeTint="FF" w:themeShade="FF"/>
              </w:rPr>
              <w:t>Object</w:t>
            </w:r>
          </w:p>
        </w:tc>
      </w:tr>
      <w:tr w:rsidR="7D044197" w:rsidTr="7D044197" w14:paraId="069FB9D7">
        <w:tc>
          <w:tcPr>
            <w:tcW w:w="2325"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tcPr>
          <w:p w:rsidR="7D044197" w:rsidP="7D044197" w:rsidRDefault="7D044197" w14:paraId="51B7A3B3" w14:textId="170DDF26">
            <w:pPr>
              <w:rPr>
                <w:rFonts w:eastAsia="宋体" w:eastAsiaTheme="minorEastAsia"/>
                <w:color w:val="000000" w:themeColor="text1" w:themeTint="FF" w:themeShade="FF"/>
              </w:rPr>
            </w:pPr>
            <w:r w:rsidRPr="7D044197" w:rsidR="7D044197">
              <w:rPr>
                <w:rFonts w:eastAsia="宋体" w:eastAsiaTheme="minorEastAsia"/>
                <w:color w:val="000000" w:themeColor="text1" w:themeTint="FF" w:themeShade="FF"/>
              </w:rPr>
              <w:t>Member</w:t>
            </w:r>
          </w:p>
        </w:tc>
        <w:tc>
          <w:tcPr>
            <w:tcW w:w="1590"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tcPr>
          <w:p w:rsidR="7D044197" w:rsidP="7D044197" w:rsidRDefault="7D044197" w14:paraId="31695A17" w14:textId="10D3B1B9">
            <w:pPr>
              <w:rPr>
                <w:rFonts w:eastAsia="宋体" w:eastAsiaTheme="minorEastAsia"/>
                <w:color w:val="000000" w:themeColor="text1" w:themeTint="FF" w:themeShade="FF"/>
              </w:rPr>
            </w:pPr>
            <w:r w:rsidRPr="7D044197" w:rsidR="7D044197">
              <w:rPr>
                <w:rFonts w:eastAsia="宋体" w:eastAsiaTheme="minorEastAsia"/>
                <w:color w:val="000000" w:themeColor="text1" w:themeTint="FF" w:themeShade="FF"/>
              </w:rPr>
              <w:t>Type</w:t>
            </w:r>
          </w:p>
        </w:tc>
        <w:tc>
          <w:tcPr>
            <w:tcW w:w="5445" w:type="dxa"/>
            <w:tcBorders>
              <w:top w:val="single" w:color="000000" w:themeColor="text1" w:sz="8"/>
              <w:left w:val="single" w:color="000000" w:themeColor="text1" w:sz="8"/>
              <w:bottom w:val="single" w:color="000000" w:themeColor="text1" w:sz="8"/>
              <w:right w:val="single" w:color="000000" w:themeColor="text1" w:sz="8"/>
            </w:tcBorders>
            <w:shd w:val="clear" w:color="auto" w:fill="B7B7B7"/>
            <w:tcMar/>
          </w:tcPr>
          <w:p w:rsidR="7D044197" w:rsidP="7D044197" w:rsidRDefault="7D044197" w14:paraId="16D3D622" w14:textId="2B770F22">
            <w:pPr>
              <w:rPr>
                <w:rFonts w:eastAsia="宋体" w:eastAsiaTheme="minorEastAsia"/>
                <w:color w:val="000000" w:themeColor="text1" w:themeTint="FF" w:themeShade="FF"/>
              </w:rPr>
            </w:pPr>
            <w:r w:rsidRPr="7D044197" w:rsidR="7D044197">
              <w:rPr>
                <w:rFonts w:eastAsia="宋体" w:eastAsiaTheme="minorEastAsia"/>
                <w:color w:val="000000" w:themeColor="text1" w:themeTint="FF" w:themeShade="FF"/>
              </w:rPr>
              <w:t>Description</w:t>
            </w:r>
          </w:p>
        </w:tc>
      </w:tr>
      <w:tr w:rsidR="7D044197" w:rsidTr="7D044197" w14:paraId="263B0DC8">
        <w:trPr>
          <w:trHeight w:val="705"/>
        </w:trPr>
        <w:tc>
          <w:tcPr>
            <w:tcW w:w="2325" w:type="dxa"/>
            <w:tcBorders>
              <w:top w:val="single" w:color="000000" w:themeColor="text1" w:sz="8"/>
              <w:left w:val="single" w:color="000000" w:themeColor="text1" w:sz="8"/>
              <w:bottom w:val="single" w:color="000000" w:themeColor="text1" w:sz="8"/>
              <w:right w:val="single" w:color="000000" w:themeColor="text1" w:sz="8"/>
            </w:tcBorders>
            <w:tcMar/>
          </w:tcPr>
          <w:p w:rsidR="7D044197" w:rsidP="7D044197" w:rsidRDefault="7D044197" w14:paraId="7EB45D94" w14:textId="432221CF">
            <w:pPr>
              <w:rPr>
                <w:rFonts w:eastAsia="宋体" w:eastAsiaTheme="minorEastAsia"/>
                <w:color w:val="000000" w:themeColor="text1" w:themeTint="FF" w:themeShade="FF"/>
              </w:rPr>
            </w:pPr>
            <w:r w:rsidRPr="7D044197" w:rsidR="7D044197">
              <w:rPr>
                <w:rFonts w:eastAsia="宋体" w:eastAsiaTheme="minorEastAsia"/>
                <w:color w:val="000000" w:themeColor="text1" w:themeTint="FF" w:themeShade="FF"/>
              </w:rPr>
              <w:t>arrivalArea</w:t>
            </w:r>
          </w:p>
        </w:tc>
        <w:tc>
          <w:tcPr>
            <w:tcW w:w="1590" w:type="dxa"/>
            <w:tcBorders>
              <w:top w:val="single" w:color="000000" w:themeColor="text1" w:sz="8"/>
              <w:left w:val="single" w:color="000000" w:themeColor="text1" w:sz="8"/>
              <w:bottom w:val="single" w:color="000000" w:themeColor="text1" w:sz="8"/>
              <w:right w:val="single" w:color="000000" w:themeColor="text1" w:sz="8"/>
            </w:tcBorders>
            <w:tcMar/>
          </w:tcPr>
          <w:p w:rsidR="7D044197" w:rsidP="7D044197" w:rsidRDefault="7D044197" w14:paraId="26D879B5" w14:textId="5FA293BC">
            <w:pPr>
              <w:spacing w:line="259" w:lineRule="auto"/>
              <w:rPr>
                <w:rFonts w:eastAsia="宋体" w:eastAsiaTheme="minorEastAsia"/>
                <w:color w:val="000000" w:themeColor="text1" w:themeTint="FF" w:themeShade="FF"/>
              </w:rPr>
            </w:pPr>
            <w:r w:rsidRPr="7D044197" w:rsidR="7D044197">
              <w:rPr>
                <w:rFonts w:eastAsia="宋体" w:eastAsiaTheme="minorEastAsia"/>
                <w:color w:val="000000" w:themeColor="text1" w:themeTint="FF" w:themeShade="FF"/>
              </w:rPr>
              <w:t>List &lt;Point&gt;</w:t>
            </w:r>
          </w:p>
        </w:tc>
        <w:tc>
          <w:tcPr>
            <w:tcW w:w="5445" w:type="dxa"/>
            <w:tcBorders>
              <w:top w:val="single" w:color="000000" w:themeColor="text1" w:sz="8"/>
              <w:left w:val="single" w:color="000000" w:themeColor="text1" w:sz="8"/>
              <w:bottom w:val="single" w:color="000000" w:themeColor="text1" w:sz="8"/>
              <w:right w:val="single" w:color="000000" w:themeColor="text1" w:sz="8"/>
            </w:tcBorders>
            <w:tcMar/>
          </w:tcPr>
          <w:p w:rsidR="7D044197" w:rsidP="7D044197" w:rsidRDefault="7D044197" w14:paraId="7487E882" w14:textId="76D8DF74">
            <w:pPr>
              <w:rPr>
                <w:rFonts w:eastAsia="宋体" w:eastAsiaTheme="minorEastAsia"/>
                <w:color w:val="000000" w:themeColor="text1" w:themeTint="FF" w:themeShade="FF"/>
              </w:rPr>
            </w:pPr>
            <w:r w:rsidRPr="7D044197" w:rsidR="7D044197">
              <w:rPr>
                <w:rFonts w:eastAsia="宋体" w:eastAsiaTheme="minorEastAsia"/>
                <w:color w:val="000000" w:themeColor="text1" w:themeTint="FF" w:themeShade="FF"/>
              </w:rPr>
              <w:t>Array of [lon,lat] points representing connection arrival area</w:t>
            </w:r>
          </w:p>
        </w:tc>
      </w:tr>
      <w:tr w:rsidR="7D044197" w:rsidTr="7D044197" w14:paraId="6E269E3A">
        <w:trPr>
          <w:trHeight w:val="420"/>
        </w:trPr>
        <w:tc>
          <w:tcPr>
            <w:tcW w:w="2325" w:type="dxa"/>
            <w:tcBorders>
              <w:top w:val="single" w:color="000000" w:themeColor="text1" w:sz="8"/>
              <w:left w:val="single" w:color="000000" w:themeColor="text1" w:sz="8"/>
              <w:bottom w:val="single" w:color="000000" w:themeColor="text1" w:sz="8"/>
              <w:right w:val="single" w:color="000000" w:themeColor="text1" w:sz="8"/>
            </w:tcBorders>
            <w:tcMar/>
          </w:tcPr>
          <w:p w:rsidR="7D044197" w:rsidP="7D044197" w:rsidRDefault="7D044197" w14:paraId="753BCE9E" w14:textId="2E5A5328">
            <w:pPr>
              <w:rPr>
                <w:rFonts w:eastAsia="宋体" w:eastAsiaTheme="minorEastAsia"/>
                <w:color w:val="000000" w:themeColor="text1" w:themeTint="FF" w:themeShade="FF"/>
              </w:rPr>
            </w:pPr>
            <w:r w:rsidRPr="7D044197" w:rsidR="7D044197">
              <w:rPr>
                <w:rFonts w:eastAsia="宋体" w:eastAsiaTheme="minorEastAsia"/>
                <w:color w:val="000000" w:themeColor="text1" w:themeTint="FF" w:themeShade="FF"/>
              </w:rPr>
              <w:t>connectedID</w:t>
            </w:r>
          </w:p>
        </w:tc>
        <w:tc>
          <w:tcPr>
            <w:tcW w:w="1590" w:type="dxa"/>
            <w:tcBorders>
              <w:top w:val="single" w:color="000000" w:themeColor="text1" w:sz="8"/>
              <w:left w:val="single" w:color="000000" w:themeColor="text1" w:sz="8"/>
              <w:bottom w:val="single" w:color="000000" w:themeColor="text1" w:sz="8"/>
              <w:right w:val="single" w:color="000000" w:themeColor="text1" w:sz="8"/>
            </w:tcBorders>
            <w:tcMar/>
          </w:tcPr>
          <w:p w:rsidR="7D044197" w:rsidP="7D044197" w:rsidRDefault="7D044197" w14:paraId="4DE17DAF" w14:textId="17A22615">
            <w:pPr>
              <w:rPr>
                <w:rFonts w:eastAsia="宋体" w:eastAsiaTheme="minorEastAsia"/>
                <w:color w:val="000000" w:themeColor="text1" w:themeTint="FF" w:themeShade="FF"/>
              </w:rPr>
            </w:pPr>
            <w:r w:rsidRPr="7D044197" w:rsidR="7D044197">
              <w:rPr>
                <w:rFonts w:eastAsia="宋体" w:eastAsiaTheme="minorEastAsia"/>
                <w:color w:val="000000" w:themeColor="text1" w:themeTint="FF" w:themeShade="FF"/>
              </w:rPr>
              <w:t>String</w:t>
            </w:r>
          </w:p>
        </w:tc>
        <w:tc>
          <w:tcPr>
            <w:tcW w:w="5445" w:type="dxa"/>
            <w:tcBorders>
              <w:top w:val="single" w:color="000000" w:themeColor="text1" w:sz="8"/>
              <w:left w:val="single" w:color="000000" w:themeColor="text1" w:sz="8"/>
              <w:bottom w:val="single" w:color="000000" w:themeColor="text1" w:sz="8"/>
              <w:right w:val="single" w:color="000000" w:themeColor="text1" w:sz="8"/>
            </w:tcBorders>
            <w:tcMar/>
          </w:tcPr>
          <w:p w:rsidR="7D044197" w:rsidP="7D044197" w:rsidRDefault="7D044197" w14:paraId="0C316B42" w14:textId="6209B417">
            <w:pPr>
              <w:rPr>
                <w:rFonts w:eastAsia="宋体" w:eastAsiaTheme="minorEastAsia"/>
                <w:color w:val="000000" w:themeColor="text1" w:themeTint="FF" w:themeShade="FF"/>
              </w:rPr>
            </w:pPr>
            <w:proofErr w:type="spellStart"/>
            <w:r w:rsidRPr="7D044197" w:rsidR="7D044197">
              <w:rPr>
                <w:rFonts w:eastAsia="宋体" w:eastAsiaTheme="minorEastAsia"/>
                <w:color w:val="000000" w:themeColor="text1" w:themeTint="FF" w:themeShade="FF"/>
              </w:rPr>
              <w:t>SpatialObj</w:t>
            </w:r>
            <w:proofErr w:type="spellEnd"/>
            <w:r w:rsidRPr="7D044197" w:rsidR="7D044197">
              <w:rPr>
                <w:rFonts w:eastAsia="宋体" w:eastAsiaTheme="minorEastAsia"/>
                <w:color w:val="000000" w:themeColor="text1" w:themeTint="FF" w:themeShade="FF"/>
              </w:rPr>
              <w:t xml:space="preserve"> ID or Grid ID of arrival area.</w:t>
            </w:r>
          </w:p>
        </w:tc>
      </w:tr>
    </w:tbl>
    <w:p w:rsidR="70A11C1A" w:rsidP="7D044197" w:rsidRDefault="70A11C1A" w14:paraId="742EFA09" w14:textId="4572226C">
      <w:pPr>
        <w:pStyle w:val="Normal"/>
      </w:pPr>
    </w:p>
    <w:p w:rsidR="70A11C1A" w:rsidP="70A11C1A" w:rsidRDefault="5193B620" w14:paraId="3CC3846C" w14:textId="7ADC86EC">
      <w:pPr>
        <w:pStyle w:val="Heading2"/>
      </w:pPr>
      <w:bookmarkStart w:name="_Toc802944575" w:id="20"/>
      <w:r>
        <w:t>7.2.2    API Manager</w:t>
      </w:r>
      <w:bookmarkEnd w:id="20"/>
    </w:p>
    <w:p w:rsidR="70A11C1A" w:rsidP="70A11C1A" w:rsidRDefault="70A11C1A" w14:paraId="53D836AD" w14:textId="318BF766">
      <w:pPr>
        <w:rPr>
          <w:rFonts w:ascii="Calibri" w:hAnsi="Calibri" w:eastAsia="Calibri" w:cs="Calibri"/>
          <w:color w:val="000000" w:themeColor="text1"/>
        </w:rPr>
      </w:pPr>
      <w:r w:rsidRPr="70A11C1A">
        <w:rPr>
          <w:rFonts w:ascii="Calibri" w:hAnsi="Calibri" w:eastAsia="Calibri" w:cs="Calibri"/>
          <w:color w:val="000000" w:themeColor="text1"/>
        </w:rPr>
        <w:t>API Manager is a singleton class to provide API call interface for developers. For any needs to communicate with the platform to retrieve data for localization, the developer should call this API Manager for solutions.</w:t>
      </w:r>
    </w:p>
    <w:p w:rsidR="70A11C1A" w:rsidP="70A11C1A" w:rsidRDefault="70A11C1A" w14:paraId="5BFBDA9C" w14:textId="5517D7A5">
      <w:pPr>
        <w:rPr>
          <w:rFonts w:ascii="Calibri" w:hAnsi="Calibri" w:eastAsia="Calibri" w:cs="Calibri"/>
          <w:color w:val="000000" w:themeColor="text1"/>
        </w:rPr>
      </w:pPr>
      <w:r w:rsidRPr="70A11C1A">
        <w:rPr>
          <w:rFonts w:asciiTheme="majorHAnsi" w:hAnsiTheme="majorHAnsi" w:eastAsiaTheme="majorEastAsia" w:cstheme="majorBidi"/>
          <w:color w:val="000000" w:themeColor="text1"/>
          <w:sz w:val="28"/>
          <w:szCs w:val="28"/>
        </w:rPr>
        <w:t>API List</w:t>
      </w:r>
    </w:p>
    <w:tbl>
      <w:tblPr>
        <w:tblStyle w:val="TableGrid"/>
        <w:tblW w:w="0" w:type="auto"/>
        <w:tblLayout w:type="fixed"/>
        <w:tblLook w:val="06A0" w:firstRow="1" w:lastRow="0" w:firstColumn="1" w:lastColumn="0" w:noHBand="1" w:noVBand="1"/>
      </w:tblPr>
      <w:tblGrid>
        <w:gridCol w:w="9360"/>
      </w:tblGrid>
      <w:tr w:rsidR="5BF00052" w:rsidTr="7D044197" w14:paraId="7657ABC0">
        <w:trPr>
          <w:ins w:author="TSUI Wai Lun" w:date="2022-05-26T05:56:20.326Z" w:id="424533295"/>
        </w:trPr>
        <w:tc>
          <w:tcPr>
            <w:tcW w:w="93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5BF00052" w:rsidP="5BF00052" w:rsidRDefault="5BF00052" w14:paraId="1C5B503E" w14:textId="2A4DD21A">
            <w:pPr>
              <w:pStyle w:val="Normal"/>
              <w:rPr>
                <w:ins w:author="TSUI Wai Lun" w:date="2022-05-26T05:56:42.542Z" w:id="1497735621"/>
                <w:rFonts w:ascii="Calibri" w:hAnsi="Calibri" w:eastAsia="Calibri" w:cs="Calibri"/>
                <w:color w:val="000000" w:themeColor="text1" w:themeTint="FF" w:themeShade="FF"/>
                <w:u w:val="none"/>
              </w:rPr>
            </w:pPr>
            <w:ins w:author="TSUI Wai Lun" w:date="2022-05-26T05:56:32.046Z" w:id="1200925935">
              <w:r w:rsidRPr="5BF00052" w:rsidR="5BF00052">
                <w:rPr>
                  <w:rFonts w:ascii="Calibri" w:hAnsi="Calibri" w:eastAsia="Calibri" w:cs="Calibri"/>
                  <w:color w:val="000000" w:themeColor="text1" w:themeTint="FF" w:themeShade="FF"/>
                  <w:u w:val="none"/>
                  <w:rPrChange w:author="TSUI Wai Lun" w:date="2022-05-26T05:56:41.603Z" w:id="1069848">
                    <w:rPr>
                      <w:rFonts w:ascii="Calibri" w:hAnsi="Calibri" w:eastAsia="Calibri" w:cs="Calibri"/>
                      <w:color w:val="000000" w:themeColor="text1" w:themeTint="FF" w:themeShade="FF"/>
                      <w:u w:val="single"/>
                    </w:rPr>
                  </w:rPrChange>
                </w:rPr>
                <w:t>Constructor</w:t>
              </w:r>
            </w:ins>
          </w:p>
          <w:p w:rsidR="5BF00052" w:rsidP="5BF00052" w:rsidRDefault="5BF00052" w14:paraId="6C86649F" w14:textId="4D149954">
            <w:pPr>
              <w:pStyle w:val="ListParagraph"/>
              <w:numPr>
                <w:ilvl w:val="0"/>
                <w:numId w:val="37"/>
              </w:numPr>
              <w:rPr>
                <w:rFonts w:ascii="Calibri" w:hAnsi="Calibri" w:eastAsia="Calibri" w:cs="Calibri" w:asciiTheme="minorAscii" w:hAnsiTheme="minorAscii" w:eastAsiaTheme="minorAscii" w:cstheme="minorAscii"/>
                <w:color w:val="000000" w:themeColor="text1" w:themeTint="FF" w:themeShade="FF"/>
                <w:sz w:val="22"/>
                <w:szCs w:val="22"/>
                <w:u w:val="single"/>
                <w:rPrChange w:author="TSUI Wai Lun" w:date="2022-05-26T05:56:41.605Z" w:id="1815746604">
                  <w:rPr>
                    <w:rFonts w:ascii="Calibri" w:hAnsi="Calibri" w:eastAsia="Calibri" w:cs="Calibri"/>
                    <w:color w:val="000000" w:themeColor="text1" w:themeTint="FF" w:themeShade="FF"/>
                    <w:u w:val="single"/>
                  </w:rPr>
                </w:rPrChange>
              </w:rPr>
              <w:pPrChange w:author="TSUI Wai Lun" w:date="2022-05-26T05:56:49.127Z">
                <w:pPr>
                  <w:pStyle w:val="Normal"/>
                </w:pPr>
              </w:pPrChange>
            </w:pPr>
            <w:ins w:author="TSUI Wai Lun" w:date="2022-05-26T05:56:55.657Z" w:id="261118080">
              <w:r w:rsidRPr="5BF00052" w:rsidR="5BF00052">
                <w:rPr>
                  <w:rFonts w:ascii="Calibri" w:hAnsi="Calibri" w:eastAsia="Calibri" w:cs="Calibri"/>
                  <w:color w:val="000000" w:themeColor="text1" w:themeTint="FF" w:themeShade="FF"/>
                  <w:u w:val="single"/>
                </w:rPr>
                <w:t>A</w:t>
              </w:r>
            </w:ins>
            <w:ins w:author="TSUI Wai Lun" w:date="2022-05-26T05:57:11.176Z" w:id="1219707491">
              <w:r w:rsidRPr="5BF00052" w:rsidR="5BF00052">
                <w:rPr>
                  <w:rFonts w:ascii="Calibri" w:hAnsi="Calibri" w:eastAsia="Calibri" w:cs="Calibri"/>
                  <w:color w:val="000000" w:themeColor="text1" w:themeTint="FF" w:themeShade="FF"/>
                  <w:u w:val="single"/>
                </w:rPr>
                <w:t xml:space="preserve">PIManager </w:t>
              </w:r>
            </w:ins>
            <w:ins w:author="TSUI Wai Lun" w:date="2022-05-26T05:56:55.657Z" w:id="135135270">
              <w:r w:rsidRPr="5BF00052" w:rsidR="5BF00052">
                <w:rPr>
                  <w:rFonts w:ascii="Calibri" w:hAnsi="Calibri" w:eastAsia="Calibri" w:cs="Calibri"/>
                  <w:color w:val="000000" w:themeColor="text1" w:themeTint="FF" w:themeShade="FF"/>
                  <w:u w:val="single"/>
                </w:rPr>
                <w:t>getInstance()</w:t>
              </w:r>
            </w:ins>
          </w:p>
        </w:tc>
      </w:tr>
      <w:tr w:rsidR="70A11C1A" w:rsidTr="7D044197" w14:paraId="58F9C098" w14:textId="77777777">
        <w:tc>
          <w:tcPr>
            <w:tcW w:w="93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70A11C1A" w14:paraId="20A01014" w14:textId="13D8D7F2">
            <w:r w:rsidRPr="70A11C1A">
              <w:rPr>
                <w:rFonts w:ascii="Calibri" w:hAnsi="Calibri" w:eastAsia="Calibri" w:cs="Calibri"/>
                <w:color w:val="000000" w:themeColor="text1"/>
                <w:u w:val="single"/>
              </w:rPr>
              <w:t>Initialize handshaking</w:t>
            </w:r>
          </w:p>
          <w:p w:rsidR="70A11C1A" w:rsidP="5193B620" w:rsidRDefault="5193B620" w14:paraId="66893607" w14:textId="4FFE365D">
            <w:pPr>
              <w:pStyle w:val="ListParagraph"/>
              <w:numPr>
                <w:ilvl w:val="0"/>
                <w:numId w:val="10"/>
              </w:numPr>
              <w:rPr>
                <w:rFonts w:eastAsiaTheme="minorEastAsia"/>
                <w:color w:val="000000" w:themeColor="text1"/>
              </w:rPr>
            </w:pPr>
            <w:r w:rsidRPr="5193B620">
              <w:rPr>
                <w:rFonts w:ascii="Calibri" w:hAnsi="Calibri" w:eastAsia="Calibri" w:cs="Calibri"/>
                <w:color w:val="000000" w:themeColor="text1"/>
              </w:rPr>
              <w:t xml:space="preserve">String </w:t>
            </w:r>
            <w:proofErr w:type="spellStart"/>
            <w:r w:rsidRPr="5193B620">
              <w:rPr>
                <w:rFonts w:ascii="Calibri" w:hAnsi="Calibri" w:eastAsia="Calibri" w:cs="Calibri"/>
                <w:color w:val="000000" w:themeColor="text1"/>
              </w:rPr>
              <w:t>discoverBuilding</w:t>
            </w:r>
            <w:proofErr w:type="spellEnd"/>
            <w:r w:rsidRPr="5193B620">
              <w:rPr>
                <w:rFonts w:ascii="Calibri" w:hAnsi="Calibri" w:eastAsia="Calibri" w:cs="Calibri"/>
                <w:color w:val="000000" w:themeColor="text1"/>
              </w:rPr>
              <w:t xml:space="preserve">(double </w:t>
            </w:r>
            <w:r w:rsidRPr="5193B620">
              <w:rPr>
                <w:rFonts w:ascii="Calibri" w:hAnsi="Calibri" w:eastAsia="Calibri" w:cs="Calibri"/>
                <w:i/>
                <w:iCs/>
                <w:color w:val="000000" w:themeColor="text1"/>
              </w:rPr>
              <w:t>latitude</w:t>
            </w:r>
            <w:r w:rsidRPr="5193B620">
              <w:rPr>
                <w:rFonts w:ascii="Calibri" w:hAnsi="Calibri" w:eastAsia="Calibri" w:cs="Calibri"/>
                <w:color w:val="000000" w:themeColor="text1"/>
              </w:rPr>
              <w:t xml:space="preserve">, double </w:t>
            </w:r>
            <w:r w:rsidRPr="5193B620">
              <w:rPr>
                <w:rFonts w:ascii="Calibri" w:hAnsi="Calibri" w:eastAsia="Calibri" w:cs="Calibri"/>
                <w:i/>
                <w:iCs/>
                <w:color w:val="000000" w:themeColor="text1"/>
              </w:rPr>
              <w:t>longitude</w:t>
            </w:r>
            <w:r w:rsidRPr="5193B620">
              <w:rPr>
                <w:rFonts w:ascii="Calibri" w:hAnsi="Calibri" w:eastAsia="Calibri" w:cs="Calibri"/>
                <w:color w:val="000000" w:themeColor="text1"/>
              </w:rPr>
              <w:t xml:space="preserve">, double </w:t>
            </w:r>
            <w:r w:rsidRPr="5193B620">
              <w:rPr>
                <w:rFonts w:ascii="Calibri" w:hAnsi="Calibri" w:eastAsia="Calibri" w:cs="Calibri"/>
                <w:i/>
                <w:iCs/>
                <w:color w:val="000000" w:themeColor="text1"/>
              </w:rPr>
              <w:t>accuracy</w:t>
            </w:r>
            <w:r w:rsidRPr="5193B620">
              <w:rPr>
                <w:rFonts w:ascii="Calibri" w:hAnsi="Calibri" w:eastAsia="Calibri" w:cs="Calibri"/>
                <w:color w:val="000000" w:themeColor="text1"/>
              </w:rPr>
              <w:t>)</w:t>
            </w:r>
          </w:p>
          <w:p w:rsidR="70A11C1A" w:rsidP="6872EDE5" w:rsidRDefault="6872EDE5" w14:paraId="158C6777" w14:textId="5D9C28F4">
            <w:pPr>
              <w:pStyle w:val="ListParagraph"/>
              <w:numPr>
                <w:ilvl w:val="0"/>
                <w:numId w:val="10"/>
              </w:numPr>
              <w:rPr>
                <w:rFonts w:eastAsiaTheme="minorEastAsia"/>
                <w:color w:val="000000" w:themeColor="text1"/>
              </w:rPr>
            </w:pPr>
            <w:r w:rsidRPr="6872EDE5">
              <w:rPr>
                <w:rFonts w:ascii="Calibri" w:hAnsi="Calibri" w:eastAsia="Calibri" w:cs="Calibri"/>
                <w:color w:val="000000" w:themeColor="text1"/>
              </w:rPr>
              <w:t xml:space="preserve">String </w:t>
            </w:r>
            <w:proofErr w:type="spellStart"/>
            <w:r w:rsidRPr="6872EDE5">
              <w:rPr>
                <w:rFonts w:ascii="Calibri" w:hAnsi="Calibri" w:eastAsia="Calibri" w:cs="Calibri"/>
                <w:color w:val="000000" w:themeColor="text1"/>
              </w:rPr>
              <w:t>discoverBuilding</w:t>
            </w:r>
            <w:proofErr w:type="spellEnd"/>
            <w:r w:rsidRPr="6872EDE5">
              <w:rPr>
                <w:rFonts w:ascii="Calibri" w:hAnsi="Calibri" w:eastAsia="Calibri" w:cs="Calibri"/>
                <w:color w:val="000000" w:themeColor="text1"/>
              </w:rPr>
              <w:t xml:space="preserve">(String  </w:t>
            </w:r>
            <w:proofErr w:type="spellStart"/>
            <w:r w:rsidRPr="6872EDE5">
              <w:rPr>
                <w:rFonts w:ascii="Calibri" w:hAnsi="Calibri" w:eastAsia="Calibri" w:cs="Calibri"/>
                <w:i/>
                <w:iCs/>
                <w:color w:val="000000" w:themeColor="text1"/>
              </w:rPr>
              <w:t>connectedID</w:t>
            </w:r>
            <w:proofErr w:type="spellEnd"/>
            <w:r w:rsidRPr="6872EDE5">
              <w:rPr>
                <w:rFonts w:ascii="Calibri" w:hAnsi="Calibri" w:eastAsia="Calibri" w:cs="Calibri"/>
                <w:color w:val="000000" w:themeColor="text1"/>
              </w:rPr>
              <w:t>)</w:t>
            </w:r>
          </w:p>
          <w:p w:rsidR="70A11C1A" w:rsidP="5BF00052" w:rsidRDefault="38FF0FA3" w14:paraId="71214555" w14:textId="52956CED">
            <w:pPr>
              <w:pStyle w:val="ListParagraph"/>
              <w:numPr>
                <w:ilvl w:val="0"/>
                <w:numId w:val="10"/>
              </w:numPr>
              <w:rPr>
                <w:ins w:author="TSUI Wai Lun" w:date="2022-05-26T06:05:15.481Z" w:id="1916070236"/>
                <w:color w:val="000000" w:themeColor="text1"/>
              </w:rPr>
            </w:pPr>
            <w:r w:rsidRPr="5BF00052" w:rsidR="5BF00052">
              <w:rPr>
                <w:rFonts w:eastAsia="宋体" w:eastAsiaTheme="minorEastAsia"/>
                <w:color w:val="000000" w:themeColor="text1" w:themeTint="FF" w:themeShade="FF"/>
              </w:rPr>
              <w:t xml:space="preserve">Boolean </w:t>
            </w:r>
            <w:proofErr w:type="spellStart"/>
            <w:r w:rsidRPr="5BF00052" w:rsidR="5BF00052">
              <w:rPr>
                <w:rFonts w:eastAsia="宋体" w:eastAsiaTheme="minorEastAsia"/>
                <w:color w:val="000000" w:themeColor="text1" w:themeTint="FF" w:themeShade="FF"/>
              </w:rPr>
              <w:t>switchToConnectedBuilding</w:t>
            </w:r>
            <w:proofErr w:type="spellEnd"/>
            <w:r w:rsidRPr="5BF00052" w:rsidR="5BF00052">
              <w:rPr>
                <w:rFonts w:eastAsia="宋体" w:eastAsiaTheme="minorEastAsia"/>
                <w:color w:val="000000" w:themeColor="text1" w:themeTint="FF" w:themeShade="FF"/>
              </w:rPr>
              <w:t>()</w:t>
            </w:r>
          </w:p>
          <w:p w:rsidR="70A11C1A" w:rsidP="5BF00052" w:rsidRDefault="38FF0FA3" w14:paraId="3A28A9F2" w14:textId="54FC8824">
            <w:pPr>
              <w:pStyle w:val="ListParagraph"/>
              <w:numPr>
                <w:ilvl w:val="0"/>
                <w:numId w:val="10"/>
              </w:numPr>
              <w:rPr>
                <w:color w:val="000000" w:themeColor="text1"/>
              </w:rPr>
            </w:pPr>
            <w:ins w:author="TSUI Wai Lun" w:date="2022-05-26T06:24:50.179Z" w:id="1337309978">
              <w:r w:rsidRPr="7D044197" w:rsidR="7D044197">
                <w:rPr>
                  <w:rFonts w:eastAsia="宋体" w:eastAsiaTheme="minorEastAsia"/>
                  <w:color w:val="000000" w:themeColor="text1" w:themeTint="FF" w:themeShade="FF"/>
                </w:rPr>
                <w:t xml:space="preserve">Boolean </w:t>
              </w:r>
            </w:ins>
            <w:ins w:author="TSUI Wai Lun" w:date="2022-05-26T06:05:31.044Z" w:id="450187516">
              <w:r w:rsidRPr="7D044197" w:rsidR="7D044197">
                <w:rPr>
                  <w:rFonts w:eastAsia="宋体" w:eastAsiaTheme="minorEastAsia"/>
                  <w:color w:val="000000" w:themeColor="text1" w:themeTint="FF" w:themeShade="FF"/>
                </w:rPr>
                <w:t>generateToken</w:t>
              </w:r>
              <w:r w:rsidRPr="7D044197" w:rsidR="7D044197">
                <w:rPr>
                  <w:rFonts w:eastAsia="宋体" w:eastAsiaTheme="minorEastAsia"/>
                  <w:color w:val="000000" w:themeColor="text1" w:themeTint="FF" w:themeShade="FF"/>
                </w:rPr>
                <w:t xml:space="preserve">(String </w:t>
              </w:r>
              <w:r w:rsidRPr="7D044197" w:rsidR="7D044197">
                <w:rPr>
                  <w:rFonts w:eastAsia="宋体" w:eastAsiaTheme="minorEastAsia"/>
                  <w:color w:val="000000" w:themeColor="text1" w:themeTint="FF" w:themeShade="FF"/>
                </w:rPr>
                <w:t>appID</w:t>
              </w:r>
              <w:r w:rsidRPr="7D044197" w:rsidR="7D044197">
                <w:rPr>
                  <w:rFonts w:eastAsia="宋体" w:eastAsiaTheme="minorEastAsia"/>
                  <w:color w:val="000000" w:themeColor="text1" w:themeTint="FF" w:themeShade="FF"/>
                </w:rPr>
                <w:t>, String key)</w:t>
              </w:r>
            </w:ins>
          </w:p>
        </w:tc>
      </w:tr>
      <w:tr w:rsidR="70A11C1A" w:rsidTr="7D044197" w14:paraId="661239B9" w14:textId="77777777">
        <w:tc>
          <w:tcPr>
            <w:tcW w:w="93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70A11C1A" w14:paraId="1A001ECC" w14:textId="7DA6C2B6">
            <w:r w:rsidRPr="70A11C1A">
              <w:rPr>
                <w:rFonts w:ascii="Calibri" w:hAnsi="Calibri" w:eastAsia="Calibri" w:cs="Calibri"/>
                <w:color w:val="000000" w:themeColor="text1"/>
                <w:u w:val="single"/>
              </w:rPr>
              <w:lastRenderedPageBreak/>
              <w:t>Indoor edge localization</w:t>
            </w:r>
          </w:p>
          <w:p w:rsidR="70A11C1A" w:rsidP="5193B620" w:rsidRDefault="5193B620" w14:paraId="03614223" w14:textId="1DAEE1BA">
            <w:pPr>
              <w:pStyle w:val="ListParagraph"/>
              <w:numPr>
                <w:ilvl w:val="0"/>
                <w:numId w:val="9"/>
              </w:numPr>
              <w:rPr>
                <w:rFonts w:eastAsiaTheme="minorEastAsia"/>
                <w:color w:val="000000" w:themeColor="text1"/>
              </w:rPr>
            </w:pPr>
            <w:r w:rsidRPr="5193B620">
              <w:rPr>
                <w:rFonts w:ascii="Calibri" w:hAnsi="Calibri" w:eastAsia="Calibri" w:cs="Calibri"/>
                <w:color w:val="000000" w:themeColor="text1"/>
              </w:rPr>
              <w:t xml:space="preserve">List&lt;String&gt; </w:t>
            </w:r>
            <w:proofErr w:type="spellStart"/>
            <w:r w:rsidRPr="5193B620">
              <w:rPr>
                <w:rFonts w:ascii="Calibri" w:hAnsi="Calibri" w:eastAsia="Calibri" w:cs="Calibri"/>
                <w:color w:val="000000" w:themeColor="text1"/>
              </w:rPr>
              <w:t>getGridIDListForEdgeLoc</w:t>
            </w:r>
            <w:proofErr w:type="spellEnd"/>
            <w:r w:rsidRPr="5193B620">
              <w:rPr>
                <w:rFonts w:ascii="Calibri" w:hAnsi="Calibri" w:eastAsia="Calibri" w:cs="Calibri"/>
                <w:color w:val="000000" w:themeColor="text1"/>
              </w:rPr>
              <w:t xml:space="preserve">(Boolean connected, double </w:t>
            </w:r>
            <w:r w:rsidRPr="5193B620">
              <w:rPr>
                <w:rFonts w:ascii="Calibri" w:hAnsi="Calibri" w:eastAsia="Calibri" w:cs="Calibri"/>
                <w:i/>
                <w:iCs/>
                <w:color w:val="000000" w:themeColor="text1"/>
              </w:rPr>
              <w:t>latitude</w:t>
            </w:r>
            <w:r w:rsidRPr="5193B620">
              <w:rPr>
                <w:rFonts w:ascii="Calibri" w:hAnsi="Calibri" w:eastAsia="Calibri" w:cs="Calibri"/>
                <w:color w:val="000000" w:themeColor="text1"/>
              </w:rPr>
              <w:t xml:space="preserve">, double </w:t>
            </w:r>
            <w:r w:rsidRPr="5193B620">
              <w:rPr>
                <w:rFonts w:ascii="Calibri" w:hAnsi="Calibri" w:eastAsia="Calibri" w:cs="Calibri"/>
                <w:i/>
                <w:iCs/>
                <w:color w:val="000000" w:themeColor="text1"/>
              </w:rPr>
              <w:t>longitude</w:t>
            </w:r>
            <w:r w:rsidRPr="5193B620">
              <w:rPr>
                <w:rFonts w:ascii="Calibri" w:hAnsi="Calibri" w:eastAsia="Calibri" w:cs="Calibri"/>
                <w:color w:val="000000" w:themeColor="text1"/>
              </w:rPr>
              <w:t xml:space="preserve">, double </w:t>
            </w:r>
            <w:r w:rsidRPr="5193B620">
              <w:rPr>
                <w:rFonts w:ascii="Calibri" w:hAnsi="Calibri" w:eastAsia="Calibri" w:cs="Calibri"/>
                <w:i/>
                <w:iCs/>
                <w:color w:val="000000" w:themeColor="text1"/>
              </w:rPr>
              <w:t>radius</w:t>
            </w:r>
            <w:r w:rsidRPr="5193B620">
              <w:rPr>
                <w:rFonts w:ascii="Calibri" w:hAnsi="Calibri" w:eastAsia="Calibri" w:cs="Calibri"/>
                <w:color w:val="000000" w:themeColor="text1"/>
              </w:rPr>
              <w:t>)</w:t>
            </w:r>
          </w:p>
          <w:p w:rsidR="70A11C1A" w:rsidP="5193B620" w:rsidRDefault="5193B620" w14:paraId="5F1A820D" w14:textId="404E9450">
            <w:pPr>
              <w:pStyle w:val="ListParagraph"/>
              <w:numPr>
                <w:ilvl w:val="0"/>
                <w:numId w:val="9"/>
              </w:numPr>
              <w:rPr>
                <w:rFonts w:eastAsiaTheme="minorEastAsia"/>
                <w:color w:val="000000" w:themeColor="text1"/>
              </w:rPr>
            </w:pPr>
            <w:r w:rsidRPr="5193B620">
              <w:rPr>
                <w:rFonts w:ascii="Calibri" w:hAnsi="Calibri" w:eastAsia="Calibri" w:cs="Calibri"/>
                <w:color w:val="000000" w:themeColor="text1"/>
              </w:rPr>
              <w:t xml:space="preserve">List&lt;String&gt; </w:t>
            </w:r>
            <w:proofErr w:type="spellStart"/>
            <w:r w:rsidRPr="5193B620">
              <w:rPr>
                <w:rFonts w:ascii="Calibri" w:hAnsi="Calibri" w:eastAsia="Calibri" w:cs="Calibri"/>
                <w:color w:val="000000" w:themeColor="text1"/>
              </w:rPr>
              <w:t>getGridIDListForEdgeLoc</w:t>
            </w:r>
            <w:proofErr w:type="spellEnd"/>
            <w:r w:rsidRPr="5193B620">
              <w:rPr>
                <w:rFonts w:ascii="Calibri" w:hAnsi="Calibri" w:eastAsia="Calibri" w:cs="Calibri"/>
                <w:color w:val="000000" w:themeColor="text1"/>
              </w:rPr>
              <w:t xml:space="preserve">(Boolean connected, Location </w:t>
            </w:r>
            <w:r w:rsidRPr="5193B620">
              <w:rPr>
                <w:rFonts w:ascii="Calibri" w:hAnsi="Calibri" w:eastAsia="Calibri" w:cs="Calibri"/>
                <w:i/>
                <w:iCs/>
                <w:color w:val="000000" w:themeColor="text1"/>
              </w:rPr>
              <w:t>location</w:t>
            </w:r>
            <w:r w:rsidRPr="5193B620">
              <w:rPr>
                <w:rFonts w:ascii="Calibri" w:hAnsi="Calibri" w:eastAsia="Calibri" w:cs="Calibri"/>
                <w:color w:val="000000" w:themeColor="text1"/>
              </w:rPr>
              <w:t>)</w:t>
            </w:r>
          </w:p>
          <w:p w:rsidR="70A11C1A" w:rsidP="6872EDE5" w:rsidRDefault="6872EDE5" w14:paraId="5884C86E" w14:textId="4AFB4920">
            <w:pPr>
              <w:pStyle w:val="ListParagraph"/>
              <w:numPr>
                <w:ilvl w:val="0"/>
                <w:numId w:val="9"/>
              </w:numPr>
              <w:rPr>
                <w:rFonts w:eastAsiaTheme="minorEastAsia"/>
                <w:color w:val="000000" w:themeColor="text1"/>
              </w:rPr>
            </w:pPr>
            <w:r w:rsidRPr="6872EDE5">
              <w:rPr>
                <w:rFonts w:ascii="Calibri" w:hAnsi="Calibri" w:eastAsia="Calibri" w:cs="Calibri"/>
                <w:color w:val="000000" w:themeColor="text1"/>
              </w:rPr>
              <w:t xml:space="preserve">List&lt;String&gt; </w:t>
            </w:r>
            <w:proofErr w:type="spellStart"/>
            <w:r w:rsidRPr="6872EDE5">
              <w:rPr>
                <w:rFonts w:ascii="Calibri" w:hAnsi="Calibri" w:eastAsia="Calibri" w:cs="Calibri"/>
                <w:color w:val="000000" w:themeColor="text1"/>
              </w:rPr>
              <w:t>getGridIDListForEdgeLoc</w:t>
            </w:r>
            <w:proofErr w:type="spellEnd"/>
            <w:r w:rsidRPr="6872EDE5">
              <w:rPr>
                <w:rFonts w:ascii="Calibri" w:hAnsi="Calibri" w:eastAsia="Calibri" w:cs="Calibri"/>
                <w:color w:val="000000" w:themeColor="text1"/>
              </w:rPr>
              <w:t xml:space="preserve">(String  </w:t>
            </w:r>
            <w:proofErr w:type="spellStart"/>
            <w:r w:rsidRPr="6872EDE5">
              <w:rPr>
                <w:rFonts w:ascii="Calibri" w:hAnsi="Calibri" w:eastAsia="Calibri" w:cs="Calibri"/>
                <w:i/>
                <w:iCs/>
                <w:color w:val="000000" w:themeColor="text1"/>
              </w:rPr>
              <w:t>buildingID</w:t>
            </w:r>
            <w:proofErr w:type="spellEnd"/>
            <w:r w:rsidRPr="6872EDE5">
              <w:rPr>
                <w:rFonts w:ascii="Calibri" w:hAnsi="Calibri" w:eastAsia="Calibri" w:cs="Calibri"/>
                <w:color w:val="000000" w:themeColor="text1"/>
              </w:rPr>
              <w:t>)</w:t>
            </w:r>
          </w:p>
          <w:p w:rsidR="70A11C1A" w:rsidP="5BF00052" w:rsidRDefault="6872EDE5" w14:paraId="2BE59A5F" w14:textId="0041ECF5">
            <w:pPr>
              <w:pStyle w:val="ListParagraph"/>
              <w:numPr>
                <w:ilvl w:val="0"/>
                <w:numId w:val="9"/>
              </w:numPr>
              <w:rPr>
                <w:rFonts w:eastAsia="宋体" w:eastAsiaTheme="minorEastAsia"/>
                <w:color w:val="000000" w:themeColor="text1"/>
              </w:rPr>
            </w:pPr>
            <w:proofErr w:type="spellStart"/>
            <w:r w:rsidRPr="5BF00052" w:rsidR="5BF00052">
              <w:rPr>
                <w:rFonts w:ascii="Calibri" w:hAnsi="Calibri" w:eastAsia="Calibri" w:cs="Calibri"/>
                <w:color w:val="000000" w:themeColor="text1" w:themeTint="FF" w:themeShade="FF"/>
              </w:rPr>
              <w:t>JSONarray</w:t>
            </w:r>
            <w:proofErr w:type="spellEnd"/>
            <w:r w:rsidRPr="5BF00052" w:rsidR="5BF00052">
              <w:rPr>
                <w:rFonts w:ascii="Calibri" w:hAnsi="Calibri" w:eastAsia="Calibri" w:cs="Calibri"/>
                <w:color w:val="000000" w:themeColor="text1" w:themeTint="FF" w:themeShade="FF"/>
              </w:rPr>
              <w:t xml:space="preserve"> </w:t>
            </w:r>
            <w:proofErr w:type="spellStart"/>
            <w:r w:rsidRPr="5BF00052" w:rsidR="5BF00052">
              <w:rPr>
                <w:rFonts w:ascii="Calibri" w:hAnsi="Calibri" w:eastAsia="Calibri" w:cs="Calibri"/>
                <w:color w:val="000000" w:themeColor="text1" w:themeTint="FF" w:themeShade="FF"/>
              </w:rPr>
              <w:t>downloadSiteSignal</w:t>
            </w:r>
            <w:proofErr w:type="spellEnd"/>
            <w:r w:rsidRPr="5BF00052" w:rsidR="5BF00052">
              <w:rPr>
                <w:rFonts w:ascii="Calibri" w:hAnsi="Calibri" w:eastAsia="Calibri" w:cs="Calibri"/>
                <w:color w:val="000000" w:themeColor="text1" w:themeTint="FF" w:themeShade="FF"/>
              </w:rPr>
              <w:t>(</w:t>
            </w:r>
            <w:r w:rsidRPr="5BF00052" w:rsidR="5BF00052">
              <w:rPr>
                <w:rFonts w:ascii="Calibri" w:hAnsi="Calibri" w:eastAsia="Calibri" w:cs="Calibri"/>
                <w:i w:val="1"/>
                <w:iCs w:val="1"/>
                <w:color w:val="000000" w:themeColor="text1" w:themeTint="FF" w:themeShade="FF"/>
              </w:rPr>
              <w:t xml:space="preserve">Boolean connected, </w:t>
            </w:r>
            <w:r w:rsidRPr="5BF00052" w:rsidR="5BF00052">
              <w:rPr>
                <w:rFonts w:ascii="Calibri" w:hAnsi="Calibri" w:eastAsia="Calibri" w:cs="Calibri"/>
                <w:color w:val="000000" w:themeColor="text1" w:themeTint="FF" w:themeShade="FF"/>
              </w:rPr>
              <w:t>String</w:t>
            </w:r>
            <w:r w:rsidRPr="5BF00052" w:rsidR="5BF00052">
              <w:rPr>
                <w:rFonts w:ascii="Calibri" w:hAnsi="Calibri" w:eastAsia="Calibri" w:cs="Calibri"/>
                <w:i w:val="1"/>
                <w:iCs w:val="1"/>
                <w:color w:val="000000" w:themeColor="text1" w:themeTint="FF" w:themeShade="FF"/>
              </w:rPr>
              <w:t xml:space="preserve"> </w:t>
            </w:r>
            <w:r w:rsidRPr="5BF00052" w:rsidR="5BF00052">
              <w:rPr>
                <w:rFonts w:ascii="Calibri" w:hAnsi="Calibri" w:eastAsia="Calibri" w:cs="Calibri"/>
                <w:color w:val="000000" w:themeColor="text1" w:themeTint="FF" w:themeShade="FF"/>
              </w:rPr>
              <w:t xml:space="preserve"> </w:t>
            </w:r>
            <w:proofErr w:type="spellStart"/>
            <w:r w:rsidRPr="5BF00052" w:rsidR="5BF00052">
              <w:rPr>
                <w:rFonts w:ascii="Calibri" w:hAnsi="Calibri" w:eastAsia="Calibri" w:cs="Calibri"/>
                <w:color w:val="000000" w:themeColor="text1" w:themeTint="FF" w:themeShade="FF"/>
              </w:rPr>
              <w:t>siteS</w:t>
            </w:r>
            <w:r w:rsidRPr="5BF00052" w:rsidR="5BF00052">
              <w:rPr>
                <w:rFonts w:ascii="Calibri" w:hAnsi="Calibri" w:eastAsia="Calibri" w:cs="Calibri"/>
                <w:i w:val="1"/>
                <w:iCs w:val="1"/>
                <w:color w:val="000000" w:themeColor="text1" w:themeTint="FF" w:themeShade="FF"/>
              </w:rPr>
              <w:t>ignalMode</w:t>
            </w:r>
            <w:proofErr w:type="spellEnd"/>
            <w:r w:rsidRPr="5BF00052" w:rsidR="5BF00052">
              <w:rPr>
                <w:rFonts w:ascii="Calibri" w:hAnsi="Calibri" w:eastAsia="Calibri" w:cs="Calibri"/>
                <w:color w:val="000000" w:themeColor="text1" w:themeTint="FF" w:themeShade="FF"/>
              </w:rPr>
              <w:t xml:space="preserve">, List&lt;String&gt; </w:t>
            </w:r>
            <w:proofErr w:type="spellStart"/>
            <w:r w:rsidRPr="5BF00052" w:rsidR="5BF00052">
              <w:rPr>
                <w:rFonts w:ascii="Calibri" w:hAnsi="Calibri" w:eastAsia="Calibri" w:cs="Calibri"/>
                <w:i w:val="1"/>
                <w:iCs w:val="1"/>
                <w:color w:val="000000" w:themeColor="text1" w:themeTint="FF" w:themeShade="FF"/>
              </w:rPr>
              <w:t>gridIDList</w:t>
            </w:r>
            <w:proofErr w:type="spellEnd"/>
            <w:r w:rsidRPr="5BF00052" w:rsidR="5BF00052">
              <w:rPr>
                <w:rFonts w:ascii="Calibri" w:hAnsi="Calibri" w:eastAsia="Calibri" w:cs="Calibri"/>
                <w:color w:val="000000" w:themeColor="text1" w:themeTint="FF" w:themeShade="FF"/>
              </w:rPr>
              <w:t>)</w:t>
            </w:r>
          </w:p>
        </w:tc>
      </w:tr>
      <w:tr w:rsidR="70A11C1A" w:rsidTr="7D044197" w14:paraId="2CE7DC24" w14:textId="77777777">
        <w:tc>
          <w:tcPr>
            <w:tcW w:w="93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70A11C1A" w14:paraId="3562AEF5" w14:textId="20AC66A1">
            <w:r w:rsidRPr="70A11C1A">
              <w:rPr>
                <w:rFonts w:ascii="Calibri" w:hAnsi="Calibri" w:eastAsia="Calibri" w:cs="Calibri"/>
                <w:color w:val="000000" w:themeColor="text1"/>
                <w:u w:val="single"/>
              </w:rPr>
              <w:t>Indoor cloud localization</w:t>
            </w:r>
          </w:p>
          <w:p w:rsidR="70A11C1A" w:rsidP="5193B620" w:rsidRDefault="5193B620" w14:paraId="4495B500" w14:textId="36BF3B27">
            <w:pPr>
              <w:pStyle w:val="ListParagraph"/>
              <w:numPr>
                <w:ilvl w:val="0"/>
                <w:numId w:val="8"/>
              </w:numPr>
              <w:rPr>
                <w:rFonts w:eastAsiaTheme="minorEastAsia"/>
                <w:color w:val="000000" w:themeColor="text1"/>
              </w:rPr>
            </w:pPr>
            <w:r w:rsidRPr="5193B620">
              <w:rPr>
                <w:rFonts w:ascii="Calibri" w:hAnsi="Calibri" w:eastAsia="Calibri" w:cs="Calibri"/>
                <w:color w:val="000000" w:themeColor="text1"/>
              </w:rPr>
              <w:t xml:space="preserve">List&lt;String&gt; </w:t>
            </w:r>
            <w:proofErr w:type="spellStart"/>
            <w:r w:rsidRPr="5193B620">
              <w:rPr>
                <w:rFonts w:ascii="Calibri" w:hAnsi="Calibri" w:eastAsia="Calibri" w:cs="Calibri"/>
                <w:color w:val="000000" w:themeColor="text1"/>
              </w:rPr>
              <w:t>getSignalTypeForCloudLoc</w:t>
            </w:r>
            <w:proofErr w:type="spellEnd"/>
            <w:r w:rsidRPr="5193B620">
              <w:rPr>
                <w:rFonts w:ascii="Calibri" w:hAnsi="Calibri" w:eastAsia="Calibri" w:cs="Calibri"/>
                <w:color w:val="000000" w:themeColor="text1"/>
              </w:rPr>
              <w:t>(Boolean connected)</w:t>
            </w:r>
          </w:p>
          <w:p w:rsidR="70A11C1A" w:rsidP="6872EDE5" w:rsidRDefault="6872EDE5" w14:paraId="326E0A28" w14:textId="24D1E348">
            <w:pPr>
              <w:pStyle w:val="ListParagraph"/>
              <w:numPr>
                <w:ilvl w:val="0"/>
                <w:numId w:val="8"/>
              </w:numPr>
              <w:rPr>
                <w:rFonts w:eastAsiaTheme="minorEastAsia"/>
                <w:color w:val="000000" w:themeColor="text1"/>
              </w:rPr>
            </w:pPr>
            <w:r w:rsidRPr="6872EDE5">
              <w:rPr>
                <w:rFonts w:ascii="Calibri" w:hAnsi="Calibri" w:eastAsia="Calibri" w:cs="Calibri"/>
                <w:color w:val="000000" w:themeColor="text1"/>
              </w:rPr>
              <w:t xml:space="preserve">void </w:t>
            </w:r>
            <w:proofErr w:type="spellStart"/>
            <w:r w:rsidRPr="6872EDE5">
              <w:rPr>
                <w:rFonts w:ascii="Calibri" w:hAnsi="Calibri" w:eastAsia="Calibri" w:cs="Calibri"/>
                <w:color w:val="000000" w:themeColor="text1"/>
              </w:rPr>
              <w:t>uploadSignalToCloud</w:t>
            </w:r>
            <w:proofErr w:type="spellEnd"/>
            <w:r w:rsidRPr="6872EDE5">
              <w:rPr>
                <w:rFonts w:ascii="Calibri" w:hAnsi="Calibri" w:eastAsia="Calibri" w:cs="Calibri"/>
                <w:color w:val="000000" w:themeColor="text1"/>
              </w:rPr>
              <w:t xml:space="preserve">(Boolean connected, String </w:t>
            </w:r>
            <w:r w:rsidRPr="6872EDE5">
              <w:rPr>
                <w:rFonts w:ascii="Calibri" w:hAnsi="Calibri" w:eastAsia="Calibri" w:cs="Calibri"/>
                <w:i/>
                <w:iCs/>
                <w:color w:val="000000" w:themeColor="text1"/>
              </w:rPr>
              <w:t xml:space="preserve"> </w:t>
            </w:r>
            <w:proofErr w:type="spellStart"/>
            <w:r w:rsidRPr="6872EDE5">
              <w:rPr>
                <w:rFonts w:ascii="Calibri" w:hAnsi="Calibri" w:eastAsia="Calibri" w:cs="Calibri"/>
                <w:i/>
                <w:iCs/>
                <w:color w:val="000000" w:themeColor="text1"/>
              </w:rPr>
              <w:t>userID</w:t>
            </w:r>
            <w:proofErr w:type="spellEnd"/>
            <w:r w:rsidRPr="6872EDE5">
              <w:rPr>
                <w:rFonts w:ascii="Calibri" w:hAnsi="Calibri" w:eastAsia="Calibri" w:cs="Calibri"/>
                <w:i/>
                <w:iCs/>
                <w:color w:val="000000" w:themeColor="text1"/>
              </w:rPr>
              <w:t xml:space="preserve">, </w:t>
            </w:r>
            <w:proofErr w:type="spellStart"/>
            <w:r w:rsidRPr="6872EDE5">
              <w:rPr>
                <w:rFonts w:ascii="Calibri" w:hAnsi="Calibri" w:eastAsia="Calibri" w:cs="Calibri"/>
                <w:color w:val="000000" w:themeColor="text1"/>
              </w:rPr>
              <w:t>JSONArray</w:t>
            </w:r>
            <w:proofErr w:type="spellEnd"/>
            <w:r w:rsidRPr="6872EDE5">
              <w:rPr>
                <w:rFonts w:ascii="Calibri" w:hAnsi="Calibri" w:eastAsia="Calibri" w:cs="Calibri"/>
                <w:color w:val="000000" w:themeColor="text1"/>
              </w:rPr>
              <w:t xml:space="preserve"> </w:t>
            </w:r>
            <w:proofErr w:type="spellStart"/>
            <w:r w:rsidRPr="6872EDE5">
              <w:rPr>
                <w:rFonts w:ascii="Calibri" w:hAnsi="Calibri" w:eastAsia="Calibri" w:cs="Calibri"/>
                <w:i/>
                <w:iCs/>
                <w:color w:val="000000" w:themeColor="text1"/>
              </w:rPr>
              <w:t>userSignal</w:t>
            </w:r>
            <w:proofErr w:type="spellEnd"/>
            <w:r w:rsidRPr="6872EDE5">
              <w:rPr>
                <w:rFonts w:ascii="Calibri" w:hAnsi="Calibri" w:eastAsia="Calibri" w:cs="Calibri"/>
                <w:color w:val="000000" w:themeColor="text1"/>
              </w:rPr>
              <w:t>)</w:t>
            </w:r>
          </w:p>
          <w:p w:rsidR="70A11C1A" w:rsidP="6872EDE5" w:rsidRDefault="6872EDE5" w14:paraId="0CF352A4" w14:textId="3CFB2C4F">
            <w:pPr>
              <w:pStyle w:val="ListParagraph"/>
              <w:numPr>
                <w:ilvl w:val="0"/>
                <w:numId w:val="8"/>
              </w:numPr>
              <w:rPr>
                <w:rFonts w:eastAsiaTheme="minorEastAsia"/>
                <w:color w:val="000000" w:themeColor="text1"/>
              </w:rPr>
            </w:pPr>
            <w:r w:rsidRPr="6872EDE5">
              <w:rPr>
                <w:rFonts w:ascii="Calibri" w:hAnsi="Calibri" w:eastAsia="Calibri" w:cs="Calibri"/>
                <w:color w:val="000000" w:themeColor="text1"/>
              </w:rPr>
              <w:t xml:space="preserve">Location </w:t>
            </w:r>
            <w:proofErr w:type="spellStart"/>
            <w:r w:rsidRPr="6872EDE5">
              <w:rPr>
                <w:rFonts w:ascii="Calibri" w:hAnsi="Calibri" w:eastAsia="Calibri" w:cs="Calibri"/>
                <w:color w:val="000000" w:themeColor="text1"/>
              </w:rPr>
              <w:t>getCloudLocResult</w:t>
            </w:r>
            <w:proofErr w:type="spellEnd"/>
            <w:r w:rsidRPr="6872EDE5">
              <w:rPr>
                <w:rFonts w:ascii="Calibri" w:hAnsi="Calibri" w:eastAsia="Calibri" w:cs="Calibri"/>
                <w:color w:val="000000" w:themeColor="text1"/>
              </w:rPr>
              <w:t xml:space="preserve">(Boolean connected, String </w:t>
            </w:r>
            <w:r w:rsidRPr="6872EDE5">
              <w:rPr>
                <w:rFonts w:ascii="Calibri" w:hAnsi="Calibri" w:eastAsia="Calibri" w:cs="Calibri"/>
                <w:i/>
                <w:iCs/>
                <w:color w:val="000000" w:themeColor="text1"/>
              </w:rPr>
              <w:t xml:space="preserve"> </w:t>
            </w:r>
            <w:proofErr w:type="spellStart"/>
            <w:r w:rsidRPr="6872EDE5">
              <w:rPr>
                <w:rFonts w:ascii="Calibri" w:hAnsi="Calibri" w:eastAsia="Calibri" w:cs="Calibri"/>
                <w:i/>
                <w:iCs/>
                <w:color w:val="000000" w:themeColor="text1"/>
              </w:rPr>
              <w:t>userID</w:t>
            </w:r>
            <w:proofErr w:type="spellEnd"/>
            <w:r w:rsidRPr="6872EDE5">
              <w:rPr>
                <w:rFonts w:ascii="Calibri" w:hAnsi="Calibri" w:eastAsia="Calibri" w:cs="Calibri"/>
                <w:color w:val="000000" w:themeColor="text1"/>
              </w:rPr>
              <w:t>)</w:t>
            </w:r>
          </w:p>
        </w:tc>
      </w:tr>
      <w:tr w:rsidR="70A11C1A" w:rsidTr="7D044197" w14:paraId="3ECC2DE8" w14:textId="77777777">
        <w:tc>
          <w:tcPr>
            <w:tcW w:w="93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38FF0FA3" w14:paraId="6D6091B8" w14:textId="4EDFD380">
            <w:r w:rsidRPr="38FF0FA3">
              <w:rPr>
                <w:rFonts w:ascii="Calibri" w:hAnsi="Calibri" w:eastAsia="Calibri" w:cs="Calibri"/>
                <w:color w:val="000000" w:themeColor="text1"/>
                <w:u w:val="single"/>
              </w:rPr>
              <w:t>Outdoor localization</w:t>
            </w:r>
          </w:p>
          <w:p w:rsidR="38FF0FA3" w:rsidP="5193B620" w:rsidRDefault="5193B620" w14:paraId="40E41981" w14:textId="1C719ED6">
            <w:pPr>
              <w:pStyle w:val="ListParagraph"/>
              <w:numPr>
                <w:ilvl w:val="0"/>
                <w:numId w:val="7"/>
              </w:numPr>
              <w:rPr>
                <w:rFonts w:eastAsiaTheme="minorEastAsia"/>
                <w:color w:val="000000" w:themeColor="text1"/>
              </w:rPr>
            </w:pPr>
            <w:r w:rsidRPr="5193B620">
              <w:rPr>
                <w:rFonts w:eastAsiaTheme="minorEastAsia"/>
                <w:color w:val="000000" w:themeColor="text1"/>
              </w:rPr>
              <w:t xml:space="preserve">Boolean </w:t>
            </w:r>
            <w:proofErr w:type="spellStart"/>
            <w:r w:rsidRPr="5193B620">
              <w:rPr>
                <w:rFonts w:eastAsiaTheme="minorEastAsia"/>
                <w:color w:val="000000" w:themeColor="text1"/>
              </w:rPr>
              <w:t>discoverOutdoorSite</w:t>
            </w:r>
            <w:proofErr w:type="spellEnd"/>
            <w:r w:rsidRPr="5193B620">
              <w:rPr>
                <w:rFonts w:eastAsiaTheme="minorEastAsia"/>
                <w:color w:val="000000" w:themeColor="text1"/>
              </w:rPr>
              <w:t>(</w:t>
            </w:r>
            <w:r w:rsidRPr="5193B620">
              <w:rPr>
                <w:rFonts w:ascii="Calibri" w:hAnsi="Calibri" w:eastAsia="Calibri" w:cs="Calibri"/>
                <w:color w:val="000000" w:themeColor="text1"/>
              </w:rPr>
              <w:t xml:space="preserve">double </w:t>
            </w:r>
            <w:r w:rsidRPr="5193B620">
              <w:rPr>
                <w:rFonts w:ascii="Calibri" w:hAnsi="Calibri" w:eastAsia="Calibri" w:cs="Calibri"/>
                <w:i/>
                <w:iCs/>
                <w:color w:val="000000" w:themeColor="text1"/>
              </w:rPr>
              <w:t>latitude</w:t>
            </w:r>
            <w:r w:rsidRPr="5193B620">
              <w:rPr>
                <w:rFonts w:ascii="Calibri" w:hAnsi="Calibri" w:eastAsia="Calibri" w:cs="Calibri"/>
                <w:color w:val="000000" w:themeColor="text1"/>
              </w:rPr>
              <w:t xml:space="preserve">, double </w:t>
            </w:r>
            <w:r w:rsidRPr="5193B620">
              <w:rPr>
                <w:rFonts w:ascii="Calibri" w:hAnsi="Calibri" w:eastAsia="Calibri" w:cs="Calibri"/>
                <w:i/>
                <w:iCs/>
                <w:color w:val="000000" w:themeColor="text1"/>
              </w:rPr>
              <w:t>longitude</w:t>
            </w:r>
            <w:r w:rsidRPr="5193B620">
              <w:rPr>
                <w:rFonts w:ascii="Calibri" w:hAnsi="Calibri" w:eastAsia="Calibri" w:cs="Calibri"/>
                <w:color w:val="000000" w:themeColor="text1"/>
              </w:rPr>
              <w:t xml:space="preserve">, double </w:t>
            </w:r>
            <w:r w:rsidRPr="5193B620">
              <w:rPr>
                <w:rFonts w:ascii="Calibri" w:hAnsi="Calibri" w:eastAsia="Calibri" w:cs="Calibri"/>
                <w:i/>
                <w:iCs/>
                <w:color w:val="000000" w:themeColor="text1"/>
              </w:rPr>
              <w:t>accuracy)</w:t>
            </w:r>
          </w:p>
          <w:p w:rsidR="70A11C1A" w:rsidP="5BF00052" w:rsidRDefault="6872EDE5" w14:paraId="26B94EB6" w14:textId="53BEBECF">
            <w:pPr>
              <w:pStyle w:val="ListParagraph"/>
              <w:numPr>
                <w:ilvl w:val="0"/>
                <w:numId w:val="7"/>
              </w:numPr>
              <w:rPr>
                <w:rFonts w:eastAsia="宋体" w:eastAsiaTheme="minorEastAsia"/>
                <w:color w:val="000000" w:themeColor="text1"/>
              </w:rPr>
            </w:pPr>
            <w:proofErr w:type="spellStart"/>
            <w:r w:rsidRPr="5BF00052" w:rsidR="5BF00052">
              <w:rPr>
                <w:rFonts w:ascii="Calibri" w:hAnsi="Calibri" w:eastAsia="Calibri" w:cs="Calibri"/>
                <w:color w:val="000000" w:themeColor="text1" w:themeTint="FF" w:themeShade="FF"/>
              </w:rPr>
              <w:t>JSONArray</w:t>
            </w:r>
            <w:proofErr w:type="spellEnd"/>
            <w:r w:rsidRPr="5BF00052" w:rsidR="5BF00052">
              <w:rPr>
                <w:rFonts w:ascii="Calibri" w:hAnsi="Calibri" w:eastAsia="Calibri" w:cs="Calibri"/>
                <w:color w:val="000000" w:themeColor="text1" w:themeTint="FF" w:themeShade="FF"/>
              </w:rPr>
              <w:t xml:space="preserve"> </w:t>
            </w:r>
            <w:proofErr w:type="spellStart"/>
            <w:r w:rsidRPr="5BF00052" w:rsidR="5BF00052">
              <w:rPr>
                <w:rFonts w:ascii="Calibri" w:hAnsi="Calibri" w:eastAsia="Calibri" w:cs="Calibri"/>
                <w:color w:val="000000" w:themeColor="text1" w:themeTint="FF" w:themeShade="FF"/>
              </w:rPr>
              <w:t>getOutdoorSignal</w:t>
            </w:r>
            <w:proofErr w:type="spellEnd"/>
            <w:r w:rsidRPr="5BF00052" w:rsidR="5BF00052">
              <w:rPr>
                <w:rFonts w:ascii="Calibri" w:hAnsi="Calibri" w:eastAsia="Calibri" w:cs="Calibri"/>
                <w:color w:val="000000" w:themeColor="text1" w:themeTint="FF" w:themeShade="FF"/>
              </w:rPr>
              <w:t xml:space="preserve">(double </w:t>
            </w:r>
            <w:r w:rsidRPr="5BF00052" w:rsidR="5BF00052">
              <w:rPr>
                <w:rFonts w:ascii="Calibri" w:hAnsi="Calibri" w:eastAsia="Calibri" w:cs="Calibri"/>
                <w:i w:val="1"/>
                <w:iCs w:val="1"/>
                <w:color w:val="000000" w:themeColor="text1" w:themeTint="FF" w:themeShade="FF"/>
              </w:rPr>
              <w:t>latitude</w:t>
            </w:r>
            <w:r w:rsidRPr="5BF00052" w:rsidR="5BF00052">
              <w:rPr>
                <w:rFonts w:ascii="Calibri" w:hAnsi="Calibri" w:eastAsia="Calibri" w:cs="Calibri"/>
                <w:color w:val="000000" w:themeColor="text1" w:themeTint="FF" w:themeShade="FF"/>
              </w:rPr>
              <w:t xml:space="preserve">, double </w:t>
            </w:r>
            <w:r w:rsidRPr="5BF00052" w:rsidR="5BF00052">
              <w:rPr>
                <w:rFonts w:ascii="Calibri" w:hAnsi="Calibri" w:eastAsia="Calibri" w:cs="Calibri"/>
                <w:i w:val="1"/>
                <w:iCs w:val="1"/>
                <w:color w:val="000000" w:themeColor="text1" w:themeTint="FF" w:themeShade="FF"/>
              </w:rPr>
              <w:t>longitude</w:t>
            </w:r>
            <w:r w:rsidRPr="5BF00052" w:rsidR="5BF00052">
              <w:rPr>
                <w:rFonts w:ascii="Calibri" w:hAnsi="Calibri" w:eastAsia="Calibri" w:cs="Calibri"/>
                <w:color w:val="000000" w:themeColor="text1" w:themeTint="FF" w:themeShade="FF"/>
              </w:rPr>
              <w:t xml:space="preserve">, double </w:t>
            </w:r>
            <w:r w:rsidRPr="5BF00052" w:rsidR="5BF00052">
              <w:rPr>
                <w:rFonts w:ascii="Calibri" w:hAnsi="Calibri" w:eastAsia="Calibri" w:cs="Calibri"/>
                <w:i w:val="1"/>
                <w:iCs w:val="1"/>
                <w:color w:val="000000" w:themeColor="text1" w:themeTint="FF" w:themeShade="FF"/>
              </w:rPr>
              <w:t>radius</w:t>
            </w:r>
            <w:r w:rsidRPr="5BF00052" w:rsidR="5BF00052">
              <w:rPr>
                <w:rFonts w:ascii="Calibri" w:hAnsi="Calibri" w:eastAsia="Calibri" w:cs="Calibri"/>
                <w:color w:val="000000" w:themeColor="text1" w:themeTint="FF" w:themeShade="FF"/>
              </w:rPr>
              <w:t xml:space="preserve">, String  </w:t>
            </w:r>
            <w:r w:rsidRPr="5BF00052" w:rsidR="5BF00052">
              <w:rPr>
                <w:rFonts w:ascii="Calibri" w:hAnsi="Calibri" w:eastAsia="Calibri" w:cs="Calibri"/>
                <w:i w:val="1"/>
                <w:iCs w:val="1"/>
                <w:color w:val="000000" w:themeColor="text1" w:themeTint="FF" w:themeShade="FF"/>
              </w:rPr>
              <w:t>s</w:t>
            </w:r>
            <w:ins w:author="TSUI Wai Lun" w:date="2022-05-26T07:15:17.984Z" w:id="46028891">
              <w:r w:rsidRPr="5BF00052" w:rsidR="5BF00052">
                <w:rPr>
                  <w:rFonts w:ascii="Calibri" w:hAnsi="Calibri" w:eastAsia="Calibri" w:cs="Calibri"/>
                  <w:i w:val="1"/>
                  <w:iCs w:val="1"/>
                  <w:color w:val="000000" w:themeColor="text1" w:themeTint="FF" w:themeShade="FF"/>
                </w:rPr>
                <w:t>iteS</w:t>
              </w:r>
            </w:ins>
            <w:r w:rsidRPr="5BF00052" w:rsidR="5BF00052">
              <w:rPr>
                <w:rFonts w:ascii="Calibri" w:hAnsi="Calibri" w:eastAsia="Calibri" w:cs="Calibri"/>
                <w:i w:val="1"/>
                <w:iCs w:val="1"/>
                <w:color w:val="000000" w:themeColor="text1" w:themeTint="FF" w:themeShade="FF"/>
              </w:rPr>
              <w:t>ignalMode</w:t>
            </w:r>
            <w:r w:rsidRPr="5BF00052" w:rsidR="5BF00052">
              <w:rPr>
                <w:rFonts w:ascii="Calibri" w:hAnsi="Calibri" w:eastAsia="Calibri" w:cs="Calibri"/>
                <w:color w:val="000000" w:themeColor="text1" w:themeTint="FF" w:themeShade="FF"/>
              </w:rPr>
              <w:t>)</w:t>
            </w:r>
          </w:p>
        </w:tc>
      </w:tr>
      <w:tr w:rsidR="70A11C1A" w:rsidTr="7D044197" w14:paraId="55F5FF90" w14:textId="77777777">
        <w:tc>
          <w:tcPr>
            <w:tcW w:w="93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70A11C1A" w14:paraId="136381FC" w14:textId="2DADA7EC">
            <w:r w:rsidRPr="70A11C1A">
              <w:rPr>
                <w:rFonts w:ascii="Calibri" w:hAnsi="Calibri" w:eastAsia="Calibri" w:cs="Calibri"/>
                <w:color w:val="000000" w:themeColor="text1"/>
                <w:u w:val="single"/>
              </w:rPr>
              <w:t>Get map data for display</w:t>
            </w:r>
          </w:p>
          <w:p w:rsidR="70A11C1A" w:rsidP="6872EDE5" w:rsidRDefault="6872EDE5" w14:paraId="55FD7117" w14:textId="7F7D7DC9">
            <w:pPr>
              <w:pStyle w:val="ListParagraph"/>
              <w:numPr>
                <w:ilvl w:val="0"/>
                <w:numId w:val="6"/>
              </w:numPr>
              <w:rPr>
                <w:rFonts w:eastAsiaTheme="minorEastAsia"/>
                <w:color w:val="000000" w:themeColor="text1"/>
              </w:rPr>
            </w:pPr>
            <w:proofErr w:type="spellStart"/>
            <w:r w:rsidRPr="6872EDE5">
              <w:rPr>
                <w:rFonts w:ascii="Calibri" w:hAnsi="Calibri" w:eastAsia="Calibri" w:cs="Calibri"/>
                <w:color w:val="000000" w:themeColor="text1"/>
              </w:rPr>
              <w:t>JSONObject</w:t>
            </w:r>
            <w:proofErr w:type="spellEnd"/>
            <w:r w:rsidRPr="6872EDE5">
              <w:rPr>
                <w:rFonts w:ascii="Calibri" w:hAnsi="Calibri" w:eastAsia="Calibri" w:cs="Calibri"/>
                <w:color w:val="000000" w:themeColor="text1"/>
              </w:rPr>
              <w:t xml:space="preserve"> </w:t>
            </w:r>
            <w:proofErr w:type="spellStart"/>
            <w:r w:rsidRPr="6872EDE5">
              <w:rPr>
                <w:rFonts w:ascii="Calibri" w:hAnsi="Calibri" w:eastAsia="Calibri" w:cs="Calibri"/>
                <w:color w:val="000000" w:themeColor="text1"/>
              </w:rPr>
              <w:t>getMapData</w:t>
            </w:r>
            <w:proofErr w:type="spellEnd"/>
            <w:r w:rsidRPr="6872EDE5">
              <w:rPr>
                <w:rFonts w:ascii="Calibri" w:hAnsi="Calibri" w:eastAsia="Calibri" w:cs="Calibri"/>
                <w:color w:val="000000" w:themeColor="text1"/>
              </w:rPr>
              <w:t xml:space="preserve">( @Nullable String  </w:t>
            </w:r>
            <w:proofErr w:type="spellStart"/>
            <w:r w:rsidRPr="6872EDE5">
              <w:rPr>
                <w:rFonts w:ascii="Calibri" w:hAnsi="Calibri" w:eastAsia="Calibri" w:cs="Calibri"/>
                <w:i/>
                <w:iCs/>
                <w:color w:val="000000" w:themeColor="text1"/>
              </w:rPr>
              <w:t>FloorID</w:t>
            </w:r>
            <w:proofErr w:type="spellEnd"/>
            <w:r w:rsidRPr="6872EDE5">
              <w:rPr>
                <w:rFonts w:ascii="Calibri" w:hAnsi="Calibri" w:eastAsia="Calibri" w:cs="Calibri"/>
                <w:color w:val="000000" w:themeColor="text1"/>
              </w:rPr>
              <w:t xml:space="preserve">) </w:t>
            </w:r>
          </w:p>
          <w:p w:rsidR="70A11C1A" w:rsidP="7D044197" w:rsidRDefault="38FF0FA3" w14:paraId="17975FA9" w14:textId="613C9B9B">
            <w:pPr>
              <w:pStyle w:val="ListParagraph"/>
              <w:numPr>
                <w:ilvl w:val="0"/>
                <w:numId w:val="6"/>
              </w:numPr>
              <w:rPr>
                <w:color w:val="000000" w:themeColor="text1"/>
              </w:rPr>
            </w:pPr>
            <w:proofErr w:type="spellStart"/>
            <w:r w:rsidRPr="7D044197" w:rsidR="7D044197">
              <w:rPr>
                <w:rFonts w:ascii="Calibri" w:hAnsi="Calibri" w:eastAsia="Calibri" w:cs="Calibri"/>
                <w:color w:val="000000" w:themeColor="text1" w:themeTint="FF" w:themeShade="FF"/>
              </w:rPr>
              <w:t>JSONObject</w:t>
            </w:r>
            <w:proofErr w:type="spellEnd"/>
            <w:r w:rsidRPr="7D044197" w:rsidR="7D044197">
              <w:rPr>
                <w:rFonts w:ascii="Calibri" w:hAnsi="Calibri" w:eastAsia="Calibri" w:cs="Calibri"/>
                <w:color w:val="000000" w:themeColor="text1" w:themeTint="FF" w:themeShade="FF"/>
              </w:rPr>
              <w:t xml:space="preserve"> </w:t>
            </w:r>
            <w:proofErr w:type="spellStart"/>
            <w:r w:rsidRPr="7D044197" w:rsidR="7D044197">
              <w:rPr>
                <w:rFonts w:ascii="Calibri" w:hAnsi="Calibri" w:eastAsia="Calibri" w:cs="Calibri"/>
                <w:color w:val="000000" w:themeColor="text1" w:themeTint="FF" w:themeShade="FF"/>
              </w:rPr>
              <w:t>getMapData</w:t>
            </w:r>
            <w:proofErr w:type="spellEnd"/>
            <w:r w:rsidRPr="7D044197" w:rsidR="7D044197">
              <w:rPr>
                <w:rFonts w:ascii="Calibri" w:hAnsi="Calibri" w:eastAsia="Calibri" w:cs="Calibri"/>
                <w:color w:val="000000" w:themeColor="text1" w:themeTint="FF" w:themeShade="FF"/>
              </w:rPr>
              <w:t xml:space="preserve">(Location </w:t>
            </w:r>
            <w:r w:rsidRPr="7D044197" w:rsidR="7D044197">
              <w:rPr>
                <w:rFonts w:ascii="Calibri" w:hAnsi="Calibri" w:eastAsia="Calibri" w:cs="Calibri"/>
                <w:i w:val="1"/>
                <w:iCs w:val="1"/>
                <w:color w:val="000000" w:themeColor="text1" w:themeTint="FF" w:themeShade="FF"/>
              </w:rPr>
              <w:t>location</w:t>
            </w:r>
            <w:r w:rsidRPr="7D044197" w:rsidR="7D044197">
              <w:rPr>
                <w:rFonts w:ascii="Calibri" w:hAnsi="Calibri" w:eastAsia="Calibri" w:cs="Calibri"/>
                <w:color w:val="000000" w:themeColor="text1" w:themeTint="FF" w:themeShade="FF"/>
              </w:rPr>
              <w:t>)</w:t>
            </w:r>
          </w:p>
          <w:p w:rsidR="7D044197" w:rsidP="7D044197" w:rsidRDefault="7D044197" w14:paraId="64DC1D0A" w14:textId="3E2976A8">
            <w:pPr>
              <w:pStyle w:val="ListParagraph"/>
              <w:numPr>
                <w:ilvl w:val="0"/>
                <w:numId w:val="6"/>
              </w:numPr>
              <w:rPr>
                <w:color w:val="000000" w:themeColor="text1" w:themeTint="FF" w:themeShade="FF"/>
              </w:rPr>
            </w:pPr>
            <w:r w:rsidRPr="7D044197" w:rsidR="7D044197">
              <w:rPr>
                <w:rFonts w:ascii="Calibri" w:hAnsi="Calibri" w:eastAsia="Calibri" w:cs="Calibri"/>
                <w:color w:val="000000" w:themeColor="text1" w:themeTint="FF" w:themeShade="FF"/>
              </w:rPr>
              <w:t>MapObj getMapObj(String mapID)</w:t>
            </w:r>
          </w:p>
          <w:p w:rsidR="70A11C1A" w:rsidP="00700E16" w:rsidRDefault="6872EDE5" w14:paraId="74B41B89" w14:textId="3E26E71E">
            <w:pPr>
              <w:pStyle w:val="ListParagraph"/>
              <w:numPr>
                <w:ilvl w:val="0"/>
                <w:numId w:val="6"/>
              </w:numPr>
              <w:rPr>
                <w:color w:val="000000" w:themeColor="text1"/>
              </w:rPr>
            </w:pPr>
            <w:r w:rsidRPr="7D044197" w:rsidR="7D044197">
              <w:rPr>
                <w:rFonts w:ascii="Calibri" w:hAnsi="Calibri" w:eastAsia="Calibri" w:cs="Calibri"/>
                <w:color w:val="000000" w:themeColor="text1" w:themeTint="FF" w:themeShade="FF"/>
              </w:rPr>
              <w:t xml:space="preserve">byte[] </w:t>
            </w:r>
            <w:r w:rsidRPr="7D044197" w:rsidR="7D044197">
              <w:rPr>
                <w:rFonts w:ascii="Calibri" w:hAnsi="Calibri" w:eastAsia="Calibri" w:cs="Calibri"/>
                <w:color w:val="000000" w:themeColor="text1" w:themeTint="FF" w:themeShade="FF"/>
              </w:rPr>
              <w:t>getMapFile</w:t>
            </w:r>
            <w:r w:rsidRPr="7D044197" w:rsidR="7D044197">
              <w:rPr>
                <w:rFonts w:ascii="Calibri" w:hAnsi="Calibri" w:eastAsia="Calibri" w:cs="Calibri"/>
                <w:color w:val="000000" w:themeColor="text1" w:themeTint="FF" w:themeShade="FF"/>
              </w:rPr>
              <w:t xml:space="preserve">(String  </w:t>
            </w:r>
            <w:r w:rsidRPr="7D044197" w:rsidR="7D044197">
              <w:rPr>
                <w:rFonts w:ascii="Calibri" w:hAnsi="Calibri" w:eastAsia="Calibri" w:cs="Calibri"/>
                <w:i w:val="1"/>
                <w:iCs w:val="1"/>
                <w:color w:val="000000" w:themeColor="text1" w:themeTint="FF" w:themeShade="FF"/>
              </w:rPr>
              <w:t>fileType</w:t>
            </w:r>
            <w:r w:rsidRPr="7D044197" w:rsidR="7D044197">
              <w:rPr>
                <w:rFonts w:ascii="Calibri" w:hAnsi="Calibri" w:eastAsia="Calibri" w:cs="Calibri"/>
                <w:color w:val="000000" w:themeColor="text1" w:themeTint="FF" w:themeShade="FF"/>
              </w:rPr>
              <w:t xml:space="preserve">, String  </w:t>
            </w:r>
            <w:r w:rsidRPr="7D044197" w:rsidR="7D044197">
              <w:rPr>
                <w:rFonts w:ascii="Calibri" w:hAnsi="Calibri" w:eastAsia="Calibri" w:cs="Calibri"/>
                <w:color w:val="000000" w:themeColor="text1" w:themeTint="FF" w:themeShade="FF"/>
              </w:rPr>
              <w:t>mapID</w:t>
            </w:r>
            <w:r w:rsidRPr="7D044197" w:rsidR="7D044197">
              <w:rPr>
                <w:rFonts w:ascii="Calibri" w:hAnsi="Calibri" w:eastAsia="Calibri" w:cs="Calibri"/>
                <w:color w:val="000000" w:themeColor="text1" w:themeTint="FF" w:themeShade="FF"/>
              </w:rPr>
              <w:t>)</w:t>
            </w:r>
          </w:p>
        </w:tc>
      </w:tr>
      <w:tr w:rsidR="70A11C1A" w:rsidTr="7D044197" w14:paraId="027F49D3" w14:textId="77777777">
        <w:tc>
          <w:tcPr>
            <w:tcW w:w="93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70A11C1A" w14:paraId="2D3E9928" w14:textId="104C73C1">
            <w:r w:rsidRPr="70A11C1A">
              <w:rPr>
                <w:rFonts w:ascii="Calibri" w:hAnsi="Calibri" w:eastAsia="Calibri" w:cs="Calibri"/>
                <w:color w:val="000000" w:themeColor="text1"/>
                <w:u w:val="single"/>
              </w:rPr>
              <w:t>Get building information</w:t>
            </w:r>
          </w:p>
          <w:p w:rsidR="70A11C1A" w:rsidP="00700E16" w:rsidRDefault="38FF0FA3" w14:paraId="76F3FA0A" w14:textId="0C7F1821">
            <w:pPr>
              <w:pStyle w:val="ListParagraph"/>
              <w:numPr>
                <w:ilvl w:val="0"/>
                <w:numId w:val="5"/>
              </w:numPr>
              <w:rPr>
                <w:rFonts w:eastAsiaTheme="minorEastAsia"/>
                <w:color w:val="000000" w:themeColor="text1"/>
              </w:rPr>
            </w:pPr>
            <w:r w:rsidRPr="38FF0FA3">
              <w:rPr>
                <w:rFonts w:ascii="Calibri" w:hAnsi="Calibri" w:eastAsia="Calibri" w:cs="Calibri"/>
                <w:color w:val="000000" w:themeColor="text1"/>
              </w:rPr>
              <w:t xml:space="preserve">String </w:t>
            </w:r>
            <w:proofErr w:type="spellStart"/>
            <w:r w:rsidRPr="38FF0FA3">
              <w:rPr>
                <w:rFonts w:ascii="Calibri" w:hAnsi="Calibri" w:eastAsia="Calibri" w:cs="Calibri"/>
                <w:color w:val="000000" w:themeColor="text1"/>
              </w:rPr>
              <w:t>getBuildingID</w:t>
            </w:r>
            <w:proofErr w:type="spellEnd"/>
            <w:r w:rsidRPr="38FF0FA3">
              <w:rPr>
                <w:rFonts w:ascii="Calibri" w:hAnsi="Calibri" w:eastAsia="Calibri" w:cs="Calibri"/>
                <w:color w:val="000000" w:themeColor="text1"/>
              </w:rPr>
              <w:t>()</w:t>
            </w:r>
          </w:p>
          <w:p w:rsidR="70A11C1A" w:rsidP="5BF00052" w:rsidRDefault="38FF0FA3" w14:paraId="00555F77" w14:textId="4529B9B7">
            <w:pPr>
              <w:pStyle w:val="ListParagraph"/>
              <w:numPr>
                <w:ilvl w:val="0"/>
                <w:numId w:val="5"/>
              </w:numPr>
              <w:rPr>
                <w:rFonts w:eastAsia="宋体" w:eastAsiaTheme="minorEastAsia"/>
                <w:color w:val="000000" w:themeColor="text1"/>
              </w:rPr>
            </w:pPr>
            <w:r w:rsidRPr="5BF00052" w:rsidR="5BF00052">
              <w:rPr>
                <w:rFonts w:ascii="Calibri" w:hAnsi="Calibri" w:eastAsia="Calibri" w:cs="Calibri"/>
                <w:color w:val="000000" w:themeColor="text1" w:themeTint="FF" w:themeShade="FF"/>
              </w:rPr>
              <w:t xml:space="preserve">List&lt;String&gt; </w:t>
            </w:r>
            <w:proofErr w:type="spellStart"/>
            <w:r w:rsidRPr="5BF00052" w:rsidR="5BF00052">
              <w:rPr>
                <w:rFonts w:ascii="Calibri" w:hAnsi="Calibri" w:eastAsia="Calibri" w:cs="Calibri"/>
                <w:color w:val="000000" w:themeColor="text1" w:themeTint="FF" w:themeShade="FF"/>
              </w:rPr>
              <w:t>getSignalMode</w:t>
            </w:r>
            <w:proofErr w:type="spellEnd"/>
            <w:r w:rsidRPr="5BF00052" w:rsidR="5BF00052">
              <w:rPr>
                <w:rFonts w:ascii="Calibri" w:hAnsi="Calibri" w:eastAsia="Calibri" w:cs="Calibri"/>
                <w:color w:val="000000" w:themeColor="text1" w:themeTint="FF" w:themeShade="FF"/>
              </w:rPr>
              <w:t>(</w:t>
            </w:r>
            <w:ins w:author="TSUI Wai Lun" w:date="2022-05-26T06:54:29.396Z" w:id="1709210671">
              <w:r w:rsidRPr="5BF00052" w:rsidR="5BF00052">
                <w:rPr>
                  <w:rFonts w:ascii="Calibri" w:hAnsi="Calibri" w:eastAsia="Calibri" w:cs="Calibri"/>
                  <w:color w:val="000000" w:themeColor="text1" w:themeTint="FF" w:themeShade="FF"/>
                </w:rPr>
                <w:t>Boolean connected</w:t>
              </w:r>
            </w:ins>
            <w:r w:rsidRPr="5BF00052" w:rsidR="5BF00052">
              <w:rPr>
                <w:rFonts w:ascii="Calibri" w:hAnsi="Calibri" w:eastAsia="Calibri" w:cs="Calibri"/>
                <w:color w:val="000000" w:themeColor="text1" w:themeTint="FF" w:themeShade="FF"/>
              </w:rPr>
              <w:t>)</w:t>
            </w:r>
          </w:p>
        </w:tc>
      </w:tr>
    </w:tbl>
    <w:p w:rsidR="70A11C1A" w:rsidP="70A11C1A" w:rsidRDefault="70A11C1A" w14:paraId="61A7C512" w14:textId="5CC6A387">
      <w:pPr>
        <w:rPr>
          <w:rFonts w:ascii="Calibri" w:hAnsi="Calibri" w:eastAsia="Calibri" w:cs="Calibri"/>
          <w:color w:val="000000" w:themeColor="text1"/>
          <w:u w:val="single"/>
        </w:rPr>
      </w:pPr>
    </w:p>
    <w:p w:rsidR="70A11C1A" w:rsidP="70A11C1A" w:rsidRDefault="70A11C1A" w14:paraId="195D8F08" w14:textId="43F5BE4A">
      <w:pPr>
        <w:rPr>
          <w:rFonts w:ascii="Calibri" w:hAnsi="Calibri" w:eastAsia="Calibri" w:cs="Calibri"/>
          <w:color w:val="000000" w:themeColor="text1"/>
        </w:rPr>
      </w:pPr>
      <w:r w:rsidRPr="70A11C1A">
        <w:rPr>
          <w:rFonts w:asciiTheme="majorHAnsi" w:hAnsiTheme="majorHAnsi" w:eastAsiaTheme="majorEastAsia" w:cstheme="majorBidi"/>
          <w:color w:val="000000" w:themeColor="text1"/>
          <w:sz w:val="28"/>
          <w:szCs w:val="28"/>
        </w:rPr>
        <w:t>API Specification</w:t>
      </w:r>
    </w:p>
    <w:p w:rsidR="70A11C1A" w:rsidRDefault="70A11C1A" w14:paraId="24E1E43F" w14:textId="3164C916">
      <w:pPr/>
      <w:r w:rsidRPr="1D0F362B" w:rsidR="5BF00052">
        <w:rPr>
          <w:rFonts w:ascii="Calibri" w:hAnsi="Calibri" w:eastAsia="Calibri" w:cs="Calibri"/>
          <w:color w:val="000000" w:themeColor="text1" w:themeTint="FF" w:themeShade="FF"/>
          <w:u w:val="single"/>
        </w:rPr>
        <w:t>Constructor</w:t>
      </w:r>
    </w:p>
    <w:tbl>
      <w:tblPr>
        <w:tblStyle w:val="TableGrid"/>
        <w:tblW w:w="0" w:type="auto"/>
        <w:tblLook w:val="06A0" w:firstRow="1" w:lastRow="0" w:firstColumn="1" w:lastColumn="0" w:noHBand="1" w:noVBand="1"/>
      </w:tblPr>
      <w:tblGrid>
        <w:gridCol w:w="1875"/>
        <w:gridCol w:w="1485"/>
        <w:gridCol w:w="1590"/>
        <w:gridCol w:w="4410"/>
      </w:tblGrid>
      <w:tr w:rsidR="5BF00052" w:rsidTr="1D0F362B" w14:paraId="23A6F0C2">
        <w:trPr>
          <w:trHeight w:val="420"/>
        </w:trPr>
        <w:tc>
          <w:tcPr>
            <w:tcW w:w="9360" w:type="dxa"/>
            <w:gridSpan w:val="4"/>
            <w:tcBorders>
              <w:top w:val="single" w:color="000000" w:themeColor="text1" w:sz="8"/>
              <w:left w:val="single" w:color="000000" w:themeColor="text1" w:sz="8"/>
              <w:bottom w:val="single" w:color="000000" w:themeColor="text1" w:sz="8"/>
              <w:right w:val="single" w:color="000000" w:themeColor="text1" w:sz="8"/>
            </w:tcBorders>
            <w:tcMar/>
          </w:tcPr>
          <w:p w:rsidR="5BF00052" w:rsidRDefault="5BF00052" w14:paraId="6B0110B2" w14:textId="0AAF87F7">
            <w:pPr/>
            <w:proofErr w:type="spellStart"/>
            <w:r w:rsidRPr="1D0F362B" w:rsidR="5BF00052">
              <w:rPr>
                <w:rFonts w:ascii="Calibri" w:hAnsi="Calibri" w:eastAsia="Calibri" w:cs="Calibri"/>
                <w:color w:val="000000" w:themeColor="text1" w:themeTint="FF" w:themeShade="FF"/>
              </w:rPr>
              <w:t>APIManager</w:t>
            </w:r>
            <w:proofErr w:type="spellEnd"/>
            <w:r w:rsidRPr="1D0F362B" w:rsidR="5BF00052">
              <w:rPr>
                <w:rFonts w:ascii="Calibri" w:hAnsi="Calibri" w:eastAsia="Calibri" w:cs="Calibri"/>
                <w:color w:val="000000" w:themeColor="text1" w:themeTint="FF" w:themeShade="FF"/>
              </w:rPr>
              <w:t xml:space="preserve"> </w:t>
            </w:r>
            <w:proofErr w:type="spellStart"/>
            <w:r w:rsidRPr="1D0F362B" w:rsidR="5BF00052">
              <w:rPr>
                <w:rFonts w:ascii="Calibri" w:hAnsi="Calibri" w:eastAsia="Calibri" w:cs="Calibri"/>
                <w:color w:val="000000" w:themeColor="text1" w:themeTint="FF" w:themeShade="FF"/>
              </w:rPr>
              <w:t>getInstance</w:t>
            </w:r>
            <w:proofErr w:type="spellEnd"/>
            <w:r w:rsidRPr="1D0F362B" w:rsidR="5BF00052">
              <w:rPr>
                <w:rFonts w:ascii="Calibri" w:hAnsi="Calibri" w:eastAsia="Calibri" w:cs="Calibri"/>
                <w:color w:val="000000" w:themeColor="text1" w:themeTint="FF" w:themeShade="FF"/>
              </w:rPr>
              <w:t>(</w:t>
            </w:r>
            <w:r w:rsidRPr="1D0F362B" w:rsidR="5BF00052">
              <w:rPr>
                <w:rFonts w:ascii="Calibri" w:hAnsi="Calibri" w:eastAsia="Calibri" w:cs="Calibri"/>
                <w:color w:val="000000" w:themeColor="text1" w:themeTint="FF" w:themeShade="FF"/>
              </w:rPr>
              <w:t>)</w:t>
            </w:r>
          </w:p>
          <w:p w:rsidR="5BF00052" w:rsidRDefault="5BF00052" w14:paraId="63B4AC31" w14:textId="5CE3C5C0">
            <w:pPr/>
          </w:p>
          <w:p w:rsidR="5BF00052" w:rsidP="1D0F362B" w:rsidRDefault="5BF00052" w14:paraId="36A394F2" w14:textId="4BF91428">
            <w:pPr>
              <w:pStyle w:val="Normal"/>
              <w:bidi w:val="0"/>
              <w:spacing w:before="0" w:beforeAutospacing="off" w:after="0" w:afterAutospacing="off" w:line="259" w:lineRule="auto"/>
              <w:ind w:left="0" w:right="0"/>
              <w:jc w:val="left"/>
              <w:rPr>
                <w:rFonts w:ascii="Calibri" w:hAnsi="Calibri" w:eastAsia="Calibri" w:cs="Calibri"/>
                <w:color w:val="000000" w:themeColor="text1" w:themeTint="FF" w:themeShade="FF"/>
              </w:rPr>
              <w:pPrChange w:author="TSUI Wai Lun" w:date="2022-05-26T05:58:32.914Z">
                <w:pPr>
                  <w:pStyle w:val="Normal"/>
                  <w:spacing w:before="0" w:beforeAutospacing="off"/>
                </w:pPr>
              </w:pPrChange>
            </w:pPr>
            <w:r w:rsidRPr="1D0F362B" w:rsidR="5BF00052">
              <w:rPr>
                <w:rFonts w:ascii="Calibri" w:hAnsi="Calibri" w:eastAsia="Calibri" w:cs="Calibri"/>
                <w:color w:val="000000" w:themeColor="text1" w:themeTint="FF" w:themeShade="FF"/>
              </w:rPr>
              <w:t>Constructor of singleton class</w:t>
            </w:r>
            <w:r w:rsidRPr="1D0F362B" w:rsidR="5BF00052">
              <w:rPr>
                <w:rFonts w:ascii="Calibri" w:hAnsi="Calibri" w:eastAsia="Calibri" w:cs="Calibri"/>
                <w:color w:val="000000" w:themeColor="text1" w:themeTint="FF" w:themeShade="FF"/>
              </w:rPr>
              <w:t xml:space="preserve"> </w:t>
            </w:r>
            <w:proofErr w:type="spellStart"/>
            <w:r w:rsidRPr="1D0F362B" w:rsidR="5BF00052">
              <w:rPr>
                <w:rFonts w:ascii="Calibri" w:hAnsi="Calibri" w:eastAsia="Calibri" w:cs="Calibri"/>
                <w:color w:val="000000" w:themeColor="text1" w:themeTint="FF" w:themeShade="FF"/>
              </w:rPr>
              <w:t>APIManager</w:t>
            </w:r>
            <w:proofErr w:type="spellEnd"/>
            <w:r w:rsidRPr="1D0F362B" w:rsidR="5BF00052">
              <w:rPr>
                <w:rFonts w:ascii="Calibri" w:hAnsi="Calibri" w:eastAsia="Calibri" w:cs="Calibri"/>
                <w:color w:val="000000" w:themeColor="text1" w:themeTint="FF" w:themeShade="FF"/>
              </w:rPr>
              <w:t>, any developer who wants to call API to get localization service should get instance by this function.</w:t>
            </w:r>
          </w:p>
        </w:tc>
      </w:tr>
      <w:tr w:rsidR="5BF00052" w:rsidTr="1D0F362B" w14:paraId="21D017FB">
        <w:trPr>
          <w:trHeight w:val="420"/>
        </w:trPr>
        <w:tc>
          <w:tcPr>
            <w:tcW w:w="9360" w:type="dxa"/>
            <w:gridSpan w:val="4"/>
            <w:tcBorders>
              <w:top w:val="single" w:color="000000" w:themeColor="text1" w:sz="8"/>
              <w:left w:val="single" w:color="000000" w:themeColor="text1" w:sz="8"/>
              <w:bottom w:val="single" w:color="000000" w:themeColor="text1" w:sz="8"/>
              <w:right w:val="single" w:color="000000" w:themeColor="text1" w:sz="8"/>
            </w:tcBorders>
            <w:shd w:val="clear" w:color="auto" w:fill="C9DAF8"/>
            <w:tcMar/>
          </w:tcPr>
          <w:p w:rsidR="5BF00052" w:rsidRDefault="5BF00052" w14:paraId="7E866728" w14:textId="7C6526F3" w14:noSpellErr="1">
            <w:r w:rsidRPr="1D0F362B" w:rsidR="5BF00052">
              <w:rPr>
                <w:rFonts w:ascii="Calibri" w:hAnsi="Calibri" w:eastAsia="Calibri" w:cs="Calibri"/>
                <w:color w:val="000000" w:themeColor="text1" w:themeTint="FF" w:themeShade="FF"/>
              </w:rPr>
              <w:t>Input Parameter</w:t>
            </w:r>
          </w:p>
        </w:tc>
      </w:tr>
      <w:tr w:rsidR="5BF00052" w:rsidTr="1D0F362B" w14:paraId="266FB04B">
        <w:trPr/>
        <w:tc>
          <w:tcPr>
            <w:tcW w:w="1875"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cPr>
          <w:p w:rsidR="5BF00052" w:rsidRDefault="5BF00052" w14:paraId="01C5E534" w14:textId="5552D719" w14:noSpellErr="1">
            <w:r w:rsidRPr="1D0F362B" w:rsidR="5BF00052">
              <w:rPr>
                <w:rFonts w:ascii="Calibri" w:hAnsi="Calibri" w:eastAsia="Calibri" w:cs="Calibri"/>
                <w:color w:val="000000" w:themeColor="text1" w:themeTint="FF" w:themeShade="FF"/>
              </w:rPr>
              <w:t>Parameter name</w:t>
            </w:r>
          </w:p>
        </w:tc>
        <w:tc>
          <w:tcPr>
            <w:tcW w:w="1485"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cPr>
          <w:p w:rsidR="5BF00052" w:rsidRDefault="5BF00052" w14:paraId="7489FA50" w14:textId="38AA8201" w14:noSpellErr="1">
            <w:r w:rsidRPr="1D0F362B" w:rsidR="5BF00052">
              <w:rPr>
                <w:rFonts w:ascii="Calibri" w:hAnsi="Calibri" w:eastAsia="Calibri" w:cs="Calibri"/>
                <w:color w:val="000000" w:themeColor="text1" w:themeTint="FF" w:themeShade="FF"/>
              </w:rPr>
              <w:t>Data type</w:t>
            </w:r>
          </w:p>
        </w:tc>
        <w:tc>
          <w:tcPr>
            <w:tcW w:w="159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cPr>
          <w:p w:rsidR="5BF00052" w:rsidRDefault="5BF00052" w14:paraId="3EB9BEF7" w14:textId="21E2B763" w14:noSpellErr="1">
            <w:r w:rsidRPr="1D0F362B" w:rsidR="5BF00052">
              <w:rPr>
                <w:rFonts w:ascii="Calibri" w:hAnsi="Calibri" w:eastAsia="Calibri" w:cs="Calibri"/>
                <w:color w:val="000000" w:themeColor="text1" w:themeTint="FF" w:themeShade="FF"/>
              </w:rPr>
              <w:t>Mandatory</w:t>
            </w:r>
          </w:p>
        </w:tc>
        <w:tc>
          <w:tcPr>
            <w:tcW w:w="441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cPr>
          <w:p w:rsidR="5BF00052" w:rsidRDefault="5BF00052" w14:paraId="59432808" w14:textId="1239C12F" w14:noSpellErr="1">
            <w:r w:rsidRPr="1D0F362B" w:rsidR="5BF00052">
              <w:rPr>
                <w:rFonts w:ascii="Calibri" w:hAnsi="Calibri" w:eastAsia="Calibri" w:cs="Calibri"/>
                <w:color w:val="000000" w:themeColor="text1" w:themeTint="FF" w:themeShade="FF"/>
              </w:rPr>
              <w:t>Description</w:t>
            </w:r>
          </w:p>
        </w:tc>
      </w:tr>
      <w:tr w:rsidR="5BF00052" w:rsidTr="1D0F362B" w14:paraId="5B19B509">
        <w:trPr/>
        <w:tc>
          <w:tcPr>
            <w:tcW w:w="1875" w:type="dxa"/>
            <w:tcBorders>
              <w:top w:val="single" w:color="000000" w:themeColor="text1" w:sz="8"/>
              <w:left w:val="single" w:color="000000" w:themeColor="text1" w:sz="8"/>
              <w:bottom w:val="single" w:color="000000" w:themeColor="text1" w:sz="8"/>
              <w:right w:val="single" w:color="000000" w:themeColor="text1" w:sz="8"/>
            </w:tcBorders>
            <w:tcMar/>
          </w:tcPr>
          <w:p w:rsidR="5BF00052" w:rsidP="1D0F362B" w:rsidRDefault="5BF00052" w14:paraId="65635237" w14:textId="27E834AD">
            <w:pPr>
              <w:rPr>
                <w:rFonts w:ascii="Calibri" w:hAnsi="Calibri" w:eastAsia="Calibri" w:cs="Calibri"/>
                <w:i w:val="1"/>
                <w:iCs w:val="1"/>
                <w:color w:val="000000" w:themeColor="text1" w:themeTint="FF" w:themeShade="FF"/>
              </w:rPr>
            </w:pPr>
            <w:r w:rsidRPr="1D0F362B" w:rsidR="5BF00052">
              <w:rPr>
                <w:rFonts w:ascii="Calibri" w:hAnsi="Calibri" w:eastAsia="Calibri" w:cs="Calibri"/>
                <w:i w:val="1"/>
                <w:iCs w:val="1"/>
                <w:color w:val="000000" w:themeColor="text1" w:themeTint="FF" w:themeShade="FF"/>
              </w:rPr>
              <w:t>-</w:t>
            </w:r>
          </w:p>
        </w:tc>
        <w:tc>
          <w:tcPr>
            <w:tcW w:w="1485" w:type="dxa"/>
            <w:tcBorders>
              <w:top w:val="single" w:color="000000" w:themeColor="text1" w:sz="8"/>
              <w:left w:val="single" w:color="000000" w:themeColor="text1" w:sz="8"/>
              <w:bottom w:val="single" w:color="000000" w:themeColor="text1" w:sz="8"/>
              <w:right w:val="single" w:color="000000" w:themeColor="text1" w:sz="8"/>
            </w:tcBorders>
            <w:tcMar/>
          </w:tcPr>
          <w:p w:rsidR="5BF00052" w:rsidP="5BF00052" w:rsidRDefault="5BF00052" w14:paraId="2222EF49" w14:textId="0A85CDC0">
            <w:pPr>
              <w:rPr>
                <w:rFonts w:ascii="Calibri" w:hAnsi="Calibri" w:eastAsia="Calibri" w:cs="Calibri"/>
                <w:color w:val="000000" w:themeColor="text1" w:themeTint="FF" w:themeShade="FF"/>
              </w:rPr>
            </w:pPr>
            <w:r w:rsidRPr="1D0F362B" w:rsidR="5BF00052">
              <w:rPr>
                <w:rFonts w:ascii="Calibri" w:hAnsi="Calibri" w:eastAsia="Calibri" w:cs="Calibri"/>
                <w:color w:val="000000" w:themeColor="text1" w:themeTint="FF" w:themeShade="FF"/>
              </w:rPr>
              <w:t>-</w:t>
            </w:r>
          </w:p>
        </w:tc>
        <w:tc>
          <w:tcPr>
            <w:tcW w:w="1590" w:type="dxa"/>
            <w:tcBorders>
              <w:top w:val="single" w:color="000000" w:themeColor="text1" w:sz="8"/>
              <w:left w:val="single" w:color="000000" w:themeColor="text1" w:sz="8"/>
              <w:bottom w:val="single" w:color="000000" w:themeColor="text1" w:sz="8"/>
              <w:right w:val="single" w:color="000000" w:themeColor="text1" w:sz="8"/>
            </w:tcBorders>
            <w:tcMar/>
          </w:tcPr>
          <w:p w:rsidR="5BF00052" w:rsidP="5BF00052" w:rsidRDefault="5BF00052" w14:paraId="5DCD7C7E" w14:textId="4B9DEB10">
            <w:pPr>
              <w:rPr>
                <w:rFonts w:ascii="Calibri" w:hAnsi="Calibri" w:eastAsia="Calibri" w:cs="Calibri"/>
                <w:color w:val="000000" w:themeColor="text1" w:themeTint="FF" w:themeShade="FF"/>
              </w:rPr>
            </w:pPr>
            <w:r w:rsidRPr="1D0F362B" w:rsidR="5BF00052">
              <w:rPr>
                <w:rFonts w:ascii="Calibri" w:hAnsi="Calibri" w:eastAsia="Calibri" w:cs="Calibri"/>
                <w:color w:val="000000" w:themeColor="text1" w:themeTint="FF" w:themeShade="FF"/>
              </w:rPr>
              <w:t>-</w:t>
            </w:r>
          </w:p>
        </w:tc>
        <w:tc>
          <w:tcPr>
            <w:tcW w:w="4410" w:type="dxa"/>
            <w:tcBorders>
              <w:top w:val="single" w:color="000000" w:themeColor="text1" w:sz="8"/>
              <w:left w:val="single" w:color="000000" w:themeColor="text1" w:sz="8"/>
              <w:bottom w:val="single" w:color="000000" w:themeColor="text1" w:sz="8"/>
              <w:right w:val="single" w:color="000000" w:themeColor="text1" w:sz="8"/>
            </w:tcBorders>
            <w:tcMar/>
          </w:tcPr>
          <w:p w:rsidR="5BF00052" w:rsidP="1D0F362B" w:rsidRDefault="5BF00052" w14:paraId="512BF656" w14:textId="3D9C4026">
            <w:pPr>
              <w:rPr>
                <w:rFonts w:ascii="Calibri" w:hAnsi="Calibri" w:eastAsia="Calibri" w:cs="Calibri"/>
                <w:i w:val="1"/>
                <w:iCs w:val="1"/>
                <w:color w:val="000000" w:themeColor="text1" w:themeTint="FF" w:themeShade="FF"/>
              </w:rPr>
            </w:pPr>
            <w:r w:rsidRPr="1D0F362B" w:rsidR="5BF00052">
              <w:rPr>
                <w:rFonts w:ascii="Calibri" w:hAnsi="Calibri" w:eastAsia="Calibri" w:cs="Calibri"/>
                <w:i w:val="1"/>
                <w:iCs w:val="1"/>
                <w:color w:val="000000" w:themeColor="text1" w:themeTint="FF" w:themeShade="FF"/>
              </w:rPr>
              <w:t>-</w:t>
            </w:r>
          </w:p>
        </w:tc>
      </w:tr>
      <w:tr w:rsidR="5BF00052" w:rsidTr="1D0F362B" w14:paraId="5733889D">
        <w:trPr>
          <w:trHeight w:val="420"/>
        </w:trPr>
        <w:tc>
          <w:tcPr>
            <w:tcW w:w="9360" w:type="dxa"/>
            <w:gridSpan w:val="4"/>
            <w:tcBorders>
              <w:top w:val="single" w:color="000000" w:themeColor="text1" w:sz="8"/>
              <w:left w:val="single" w:color="000000" w:themeColor="text1" w:sz="8"/>
              <w:bottom w:val="single" w:color="000000" w:themeColor="text1" w:sz="8"/>
              <w:right w:val="single" w:color="000000" w:themeColor="text1" w:sz="8"/>
            </w:tcBorders>
            <w:shd w:val="clear" w:color="auto" w:fill="C9DAF8"/>
            <w:tcMar/>
          </w:tcPr>
          <w:p w:rsidR="5BF00052" w:rsidRDefault="5BF00052" w14:paraId="75320704" w14:textId="2E1BFC6B" w14:noSpellErr="1">
            <w:r w:rsidRPr="1D0F362B" w:rsidR="5BF00052">
              <w:rPr>
                <w:rFonts w:ascii="Calibri" w:hAnsi="Calibri" w:eastAsia="Calibri" w:cs="Calibri"/>
                <w:color w:val="000000" w:themeColor="text1" w:themeTint="FF" w:themeShade="FF"/>
              </w:rPr>
              <w:t>Return value</w:t>
            </w:r>
          </w:p>
        </w:tc>
      </w:tr>
      <w:tr w:rsidR="5BF00052" w:rsidTr="1D0F362B" w14:paraId="581375FE">
        <w:trPr>
          <w:trHeight w:val="420"/>
        </w:trPr>
        <w:tc>
          <w:tcPr>
            <w:tcW w:w="1875"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cPr>
          <w:p w:rsidR="5BF00052" w:rsidRDefault="5BF00052" w14:paraId="5EAA7AB0" w14:textId="3279241D" w14:noSpellErr="1">
            <w:r w:rsidRPr="1D0F362B" w:rsidR="5BF00052">
              <w:rPr>
                <w:rFonts w:ascii="Calibri" w:hAnsi="Calibri" w:eastAsia="Calibri" w:cs="Calibri"/>
                <w:color w:val="000000" w:themeColor="text1" w:themeTint="FF" w:themeShade="FF"/>
              </w:rPr>
              <w:t>Data type</w:t>
            </w:r>
          </w:p>
        </w:tc>
        <w:tc>
          <w:tcPr>
            <w:tcW w:w="1485"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cPr>
          <w:p w:rsidR="5BF00052" w:rsidRDefault="5BF00052" w14:paraId="3AD84119" w14:textId="07D5545C" w14:noSpellErr="1">
            <w:r w:rsidRPr="1D0F362B" w:rsidR="5BF00052">
              <w:rPr>
                <w:rFonts w:ascii="Calibri" w:hAnsi="Calibri" w:eastAsia="Calibri" w:cs="Calibri"/>
                <w:color w:val="000000" w:themeColor="text1" w:themeTint="FF" w:themeShade="FF"/>
              </w:rPr>
              <w:t>Mandatory</w:t>
            </w:r>
          </w:p>
        </w:tc>
        <w:tc>
          <w:tcPr>
            <w:tcW w:w="6000" w:type="dxa"/>
            <w:gridSpan w:val="2"/>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cPr>
          <w:p w:rsidR="5BF00052" w:rsidRDefault="5BF00052" w14:paraId="2AF954C4" w14:textId="4B713B48" w14:noSpellErr="1">
            <w:r w:rsidRPr="1D0F362B" w:rsidR="5BF00052">
              <w:rPr>
                <w:rFonts w:ascii="Calibri" w:hAnsi="Calibri" w:eastAsia="Calibri" w:cs="Calibri"/>
                <w:color w:val="000000" w:themeColor="text1" w:themeTint="FF" w:themeShade="FF"/>
              </w:rPr>
              <w:t>Description</w:t>
            </w:r>
          </w:p>
        </w:tc>
      </w:tr>
      <w:tr w:rsidR="5BF00052" w:rsidTr="1D0F362B" w14:paraId="3ABD0790">
        <w:trPr>
          <w:trHeight w:val="420"/>
        </w:trPr>
        <w:tc>
          <w:tcPr>
            <w:tcW w:w="1875" w:type="dxa"/>
            <w:tcBorders>
              <w:top w:val="single" w:color="000000" w:themeColor="text1" w:sz="8"/>
              <w:left w:val="single" w:color="000000" w:themeColor="text1" w:sz="8"/>
              <w:bottom w:val="single" w:color="000000" w:themeColor="text1" w:sz="8"/>
              <w:right w:val="single" w:color="000000" w:themeColor="text1" w:sz="8"/>
            </w:tcBorders>
            <w:tcMar/>
          </w:tcPr>
          <w:p w:rsidR="5BF00052" w:rsidP="1D0F362B" w:rsidRDefault="5BF00052" w14:paraId="6EAD22EE" w14:textId="1108838E">
            <w:pPr>
              <w:pStyle w:val="Normal"/>
              <w:bidi w:val="0"/>
              <w:spacing w:before="0" w:beforeAutospacing="off" w:after="0" w:afterAutospacing="off" w:line="259" w:lineRule="auto"/>
              <w:ind w:left="0" w:right="0"/>
              <w:jc w:val="left"/>
              <w:rPr>
                <w:rFonts w:ascii="Calibri" w:hAnsi="Calibri" w:eastAsia="Calibri" w:cs="Calibri"/>
                <w:color w:val="000000" w:themeColor="text1" w:themeTint="FF" w:themeShade="FF"/>
              </w:rPr>
              <w:pPrChange w:author="TSUI Wai Lun" w:date="2022-05-26T06:00:00.039Z">
                <w:pPr>
                  <w:pStyle w:val="Normal"/>
                  <w:spacing w:before="0" w:beforeAutospacing="off"/>
                </w:pPr>
              </w:pPrChange>
            </w:pPr>
            <w:proofErr w:type="spellStart"/>
            <w:r w:rsidRPr="1D0F362B" w:rsidR="5BF00052">
              <w:rPr>
                <w:rFonts w:ascii="Calibri" w:hAnsi="Calibri" w:eastAsia="Calibri" w:cs="Calibri"/>
                <w:color w:val="000000" w:themeColor="text1" w:themeTint="FF" w:themeShade="FF"/>
              </w:rPr>
              <w:t>APIManager</w:t>
            </w:r>
            <w:proofErr w:type="spellEnd"/>
          </w:p>
        </w:tc>
        <w:tc>
          <w:tcPr>
            <w:tcW w:w="1485" w:type="dxa"/>
            <w:tcBorders>
              <w:top w:val="single" w:color="000000" w:themeColor="text1" w:sz="8"/>
              <w:left w:val="single" w:color="000000" w:themeColor="text1" w:sz="8"/>
              <w:bottom w:val="single" w:color="000000" w:themeColor="text1" w:sz="8"/>
              <w:right w:val="single" w:color="000000" w:themeColor="text1" w:sz="8"/>
            </w:tcBorders>
            <w:tcMar/>
          </w:tcPr>
          <w:p w:rsidR="5BF00052" w:rsidRDefault="5BF00052" w14:paraId="41FCDB9D" w14:textId="43B21563" w14:noSpellErr="1">
            <w:r w:rsidRPr="1D0F362B" w:rsidR="5BF00052">
              <w:rPr>
                <w:rFonts w:ascii="Calibri" w:hAnsi="Calibri" w:eastAsia="Calibri" w:cs="Calibri"/>
                <w:color w:val="000000" w:themeColor="text1" w:themeTint="FF" w:themeShade="FF"/>
              </w:rPr>
              <w:t>Yes</w:t>
            </w:r>
          </w:p>
        </w:tc>
        <w:tc>
          <w:tcPr>
            <w:tcW w:w="6000" w:type="dxa"/>
            <w:gridSpan w:val="2"/>
            <w:tcBorders>
              <w:top w:val="single" w:color="000000" w:themeColor="text1" w:sz="8"/>
              <w:left w:val="single" w:color="000000" w:themeColor="text1" w:sz="8"/>
              <w:bottom w:val="single" w:color="000000" w:themeColor="text1" w:sz="8"/>
              <w:right w:val="single" w:color="000000" w:themeColor="text1" w:sz="8"/>
            </w:tcBorders>
            <w:tcMar/>
          </w:tcPr>
          <w:p w:rsidR="5BF00052" w:rsidP="5BF00052" w:rsidRDefault="5BF00052" w14:paraId="3F67FAA2" w14:textId="1CCAD696">
            <w:pPr>
              <w:rPr>
                <w:rFonts w:ascii="Calibri" w:hAnsi="Calibri" w:eastAsia="Calibri" w:cs="Calibri"/>
                <w:color w:val="000000" w:themeColor="text1" w:themeTint="FF" w:themeShade="FF"/>
              </w:rPr>
            </w:pPr>
            <w:r w:rsidRPr="1D0F362B" w:rsidR="5BF00052">
              <w:rPr>
                <w:rFonts w:ascii="Calibri" w:hAnsi="Calibri" w:eastAsia="Calibri" w:cs="Calibri"/>
                <w:color w:val="000000" w:themeColor="text1" w:themeTint="FF" w:themeShade="FF"/>
              </w:rPr>
              <w:t xml:space="preserve">Return </w:t>
            </w:r>
            <w:r w:rsidRPr="1D0F362B" w:rsidR="5BF00052">
              <w:rPr>
                <w:rFonts w:ascii="Calibri" w:hAnsi="Calibri" w:eastAsia="Calibri" w:cs="Calibri"/>
                <w:color w:val="000000" w:themeColor="text1" w:themeTint="FF" w:themeShade="FF"/>
              </w:rPr>
              <w:t xml:space="preserve">static instance of </w:t>
            </w:r>
            <w:proofErr w:type="spellStart"/>
            <w:r w:rsidRPr="1D0F362B" w:rsidR="5BF00052">
              <w:rPr>
                <w:rFonts w:ascii="Calibri" w:hAnsi="Calibri" w:eastAsia="Calibri" w:cs="Calibri"/>
                <w:color w:val="000000" w:themeColor="text1" w:themeTint="FF" w:themeShade="FF"/>
              </w:rPr>
              <w:t>APIManager</w:t>
            </w:r>
            <w:proofErr w:type="spellEnd"/>
            <w:r w:rsidRPr="1D0F362B" w:rsidR="5BF00052">
              <w:rPr>
                <w:rFonts w:ascii="Calibri" w:hAnsi="Calibri" w:eastAsia="Calibri" w:cs="Calibri"/>
                <w:color w:val="000000" w:themeColor="text1" w:themeTint="FF" w:themeShade="FF"/>
              </w:rPr>
              <w:t>.</w:t>
            </w:r>
          </w:p>
        </w:tc>
      </w:tr>
    </w:tbl>
    <w:p w:rsidR="70A11C1A" w:rsidP="5BF00052" w:rsidRDefault="70A11C1A" w14:paraId="252016D4" w14:textId="41851BEA">
      <w:pPr>
        <w:pStyle w:val="Normal"/>
        <w:rPr>
          <w:rFonts w:ascii="Calibri" w:hAnsi="Calibri" w:eastAsia="Calibri" w:cs="Calibri"/>
          <w:color w:val="000000" w:themeColor="text1" w:themeTint="FF" w:themeShade="FF"/>
          <w:u w:val="single"/>
        </w:rPr>
      </w:pPr>
      <w:r w:rsidRPr="5BF00052" w:rsidR="5BF00052">
        <w:rPr>
          <w:rFonts w:ascii="Calibri" w:hAnsi="Calibri" w:eastAsia="Calibri" w:cs="Calibri"/>
          <w:color w:val="000000" w:themeColor="text1" w:themeTint="FF" w:themeShade="FF"/>
          <w:u w:val="single"/>
        </w:rPr>
        <w:t>Initialize handshaking</w:t>
      </w:r>
    </w:p>
    <w:tbl>
      <w:tblPr>
        <w:tblStyle w:val="TableGrid"/>
        <w:tblW w:w="0" w:type="auto"/>
        <w:tblLayout w:type="fixed"/>
        <w:tblLook w:val="06A0" w:firstRow="1" w:lastRow="0" w:firstColumn="1" w:lastColumn="0" w:noHBand="1" w:noVBand="1"/>
      </w:tblPr>
      <w:tblGrid>
        <w:gridCol w:w="2340"/>
        <w:gridCol w:w="1515"/>
        <w:gridCol w:w="45"/>
        <w:gridCol w:w="1680"/>
        <w:gridCol w:w="30"/>
        <w:gridCol w:w="3750"/>
      </w:tblGrid>
      <w:tr w:rsidR="70A11C1A" w:rsidTr="5BF00052" w14:paraId="7B63A3F8" w14:textId="77777777">
        <w:trPr>
          <w:trHeight w:val="420"/>
        </w:trPr>
        <w:tc>
          <w:tcPr>
            <w:tcW w:w="9360" w:type="dxa"/>
            <w:gridSpan w:val="6"/>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5193B620" w14:paraId="3286E3F7" w14:textId="15E8B103">
            <w:r w:rsidRPr="5193B620">
              <w:rPr>
                <w:rFonts w:ascii="Calibri" w:hAnsi="Calibri" w:eastAsia="Calibri" w:cs="Calibri"/>
                <w:color w:val="000000" w:themeColor="text1"/>
              </w:rPr>
              <w:t xml:space="preserve">String </w:t>
            </w:r>
            <w:proofErr w:type="spellStart"/>
            <w:r w:rsidRPr="5193B620">
              <w:rPr>
                <w:rFonts w:ascii="Calibri" w:hAnsi="Calibri" w:eastAsia="Calibri" w:cs="Calibri"/>
                <w:color w:val="000000" w:themeColor="text1"/>
              </w:rPr>
              <w:t>discoverBuilding</w:t>
            </w:r>
            <w:proofErr w:type="spellEnd"/>
            <w:r w:rsidRPr="5193B620">
              <w:rPr>
                <w:rFonts w:ascii="Calibri" w:hAnsi="Calibri" w:eastAsia="Calibri" w:cs="Calibri"/>
                <w:color w:val="000000" w:themeColor="text1"/>
              </w:rPr>
              <w:t xml:space="preserve">(double </w:t>
            </w:r>
            <w:r w:rsidRPr="5193B620">
              <w:rPr>
                <w:rFonts w:ascii="Calibri" w:hAnsi="Calibri" w:eastAsia="Calibri" w:cs="Calibri"/>
                <w:i/>
                <w:iCs/>
                <w:color w:val="000000" w:themeColor="text1"/>
              </w:rPr>
              <w:t>latitude</w:t>
            </w:r>
            <w:r w:rsidRPr="5193B620">
              <w:rPr>
                <w:rFonts w:ascii="Calibri" w:hAnsi="Calibri" w:eastAsia="Calibri" w:cs="Calibri"/>
                <w:color w:val="000000" w:themeColor="text1"/>
              </w:rPr>
              <w:t xml:space="preserve">, double </w:t>
            </w:r>
            <w:r w:rsidRPr="5193B620">
              <w:rPr>
                <w:rFonts w:ascii="Calibri" w:hAnsi="Calibri" w:eastAsia="Calibri" w:cs="Calibri"/>
                <w:i/>
                <w:iCs/>
                <w:color w:val="000000" w:themeColor="text1"/>
              </w:rPr>
              <w:t>longitude</w:t>
            </w:r>
            <w:r w:rsidRPr="5193B620">
              <w:rPr>
                <w:rFonts w:ascii="Calibri" w:hAnsi="Calibri" w:eastAsia="Calibri" w:cs="Calibri"/>
                <w:color w:val="000000" w:themeColor="text1"/>
              </w:rPr>
              <w:t xml:space="preserve">, double </w:t>
            </w:r>
            <w:r w:rsidRPr="5193B620">
              <w:rPr>
                <w:rFonts w:ascii="Calibri" w:hAnsi="Calibri" w:eastAsia="Calibri" w:cs="Calibri"/>
                <w:i/>
                <w:iCs/>
                <w:color w:val="000000" w:themeColor="text1"/>
              </w:rPr>
              <w:t>accuracy</w:t>
            </w:r>
            <w:r w:rsidRPr="5193B620">
              <w:rPr>
                <w:rFonts w:ascii="Calibri" w:hAnsi="Calibri" w:eastAsia="Calibri" w:cs="Calibri"/>
                <w:color w:val="000000" w:themeColor="text1"/>
              </w:rPr>
              <w:t>)</w:t>
            </w:r>
          </w:p>
          <w:p w:rsidR="70A11C1A" w:rsidRDefault="70A11C1A" w14:paraId="03B11955" w14:textId="6D73CD15"/>
          <w:p w:rsidR="70A11C1A" w:rsidP="38FF0FA3" w:rsidRDefault="38FF0FA3" w14:paraId="24D5832B" w14:textId="7DF11DAB">
            <w:pPr>
              <w:rPr>
                <w:rFonts w:ascii="Calibri" w:hAnsi="Calibri" w:eastAsia="Calibri" w:cs="Calibri"/>
                <w:color w:val="000000" w:themeColor="text1"/>
              </w:rPr>
            </w:pPr>
            <w:r w:rsidRPr="38FF0FA3">
              <w:rPr>
                <w:rFonts w:ascii="Calibri" w:hAnsi="Calibri" w:eastAsia="Calibri" w:cs="Calibri"/>
                <w:color w:val="000000" w:themeColor="text1"/>
              </w:rPr>
              <w:t xml:space="preserve">This function is used for finding which building the device is </w:t>
            </w:r>
            <w:r>
              <w:t>located</w:t>
            </w:r>
            <w:r w:rsidRPr="38FF0FA3">
              <w:rPr>
                <w:rFonts w:ascii="Calibri" w:hAnsi="Calibri" w:eastAsia="Calibri" w:cs="Calibri"/>
                <w:color w:val="000000" w:themeColor="text1"/>
              </w:rPr>
              <w:t xml:space="preserve"> inside. This attempt will adopt the building with highest coverage in the GPS location as the result. For example, Building Q has 40% coverage while Building P has 20% coverage, Building Q is the building we need. </w:t>
            </w:r>
          </w:p>
        </w:tc>
      </w:tr>
      <w:tr w:rsidR="70A11C1A" w:rsidTr="5BF00052" w14:paraId="79FAE05E" w14:textId="77777777">
        <w:trPr>
          <w:trHeight w:val="420"/>
        </w:trPr>
        <w:tc>
          <w:tcPr>
            <w:tcW w:w="9360" w:type="dxa"/>
            <w:gridSpan w:val="6"/>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9DAF8"/>
            <w:tcMar/>
          </w:tcPr>
          <w:p w:rsidR="70A11C1A" w:rsidRDefault="70A11C1A" w14:paraId="071DDB91" w14:textId="3CF7CD99">
            <w:r w:rsidRPr="70A11C1A">
              <w:rPr>
                <w:rFonts w:ascii="Calibri" w:hAnsi="Calibri" w:eastAsia="Calibri" w:cs="Calibri"/>
                <w:color w:val="000000" w:themeColor="text1"/>
              </w:rPr>
              <w:t>Input Parameter</w:t>
            </w:r>
          </w:p>
        </w:tc>
      </w:tr>
      <w:tr w:rsidR="70A11C1A" w:rsidTr="5BF00052" w14:paraId="4C95119C" w14:textId="77777777">
        <w:tc>
          <w:tcPr>
            <w:tcW w:w="23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
          <w:p w:rsidR="70A11C1A" w:rsidRDefault="70A11C1A" w14:paraId="401CFF69" w14:textId="5412FA59">
            <w:r w:rsidRPr="70A11C1A">
              <w:rPr>
                <w:rFonts w:ascii="Calibri" w:hAnsi="Calibri" w:eastAsia="Calibri" w:cs="Calibri"/>
                <w:color w:val="000000" w:themeColor="text1"/>
              </w:rPr>
              <w:t>Parameter name</w:t>
            </w:r>
          </w:p>
        </w:tc>
        <w:tc>
          <w:tcPr>
            <w:tcW w:w="151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
          <w:p w:rsidR="70A11C1A" w:rsidRDefault="70A11C1A" w14:paraId="133587B2" w14:textId="791D5164">
            <w:r w:rsidRPr="70A11C1A">
              <w:rPr>
                <w:rFonts w:ascii="Calibri" w:hAnsi="Calibri" w:eastAsia="Calibri" w:cs="Calibri"/>
                <w:color w:val="000000" w:themeColor="text1"/>
              </w:rPr>
              <w:t>Data type</w:t>
            </w:r>
          </w:p>
        </w:tc>
        <w:tc>
          <w:tcPr>
            <w:tcW w:w="1725"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
          <w:p w:rsidR="70A11C1A" w:rsidRDefault="70A11C1A" w14:paraId="4EAC3622" w14:textId="7C6BE3F3">
            <w:r w:rsidRPr="70A11C1A">
              <w:rPr>
                <w:rFonts w:ascii="Calibri" w:hAnsi="Calibri" w:eastAsia="Calibri" w:cs="Calibri"/>
                <w:color w:val="000000" w:themeColor="text1"/>
              </w:rPr>
              <w:t>Mandatory</w:t>
            </w:r>
          </w:p>
        </w:tc>
        <w:tc>
          <w:tcPr>
            <w:tcW w:w="378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
          <w:p w:rsidR="70A11C1A" w:rsidRDefault="70A11C1A" w14:paraId="3E0D01D7" w14:textId="0FFC572F">
            <w:r w:rsidRPr="70A11C1A">
              <w:rPr>
                <w:rFonts w:ascii="Calibri" w:hAnsi="Calibri" w:eastAsia="Calibri" w:cs="Calibri"/>
                <w:color w:val="000000" w:themeColor="text1"/>
              </w:rPr>
              <w:t>Description</w:t>
            </w:r>
          </w:p>
        </w:tc>
      </w:tr>
      <w:tr w:rsidR="70A11C1A" w:rsidTr="5BF00052" w14:paraId="71263D88" w14:textId="77777777">
        <w:tc>
          <w:tcPr>
            <w:tcW w:w="23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38FF0FA3" w:rsidRDefault="38FF0FA3" w14:paraId="1834EF47" w14:textId="5990B17C">
            <w:pPr>
              <w:rPr>
                <w:rFonts w:ascii="Calibri" w:hAnsi="Calibri" w:eastAsia="Calibri" w:cs="Calibri"/>
                <w:i/>
                <w:iCs/>
                <w:color w:val="000000" w:themeColor="text1"/>
              </w:rPr>
            </w:pPr>
            <w:r w:rsidRPr="38FF0FA3">
              <w:rPr>
                <w:rFonts w:ascii="Calibri" w:hAnsi="Calibri" w:eastAsia="Calibri" w:cs="Calibri"/>
                <w:i/>
                <w:iCs/>
                <w:color w:val="000000" w:themeColor="text1"/>
              </w:rPr>
              <w:t>latitude</w:t>
            </w:r>
          </w:p>
        </w:tc>
        <w:tc>
          <w:tcPr>
            <w:tcW w:w="151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70A11C1A" w14:paraId="69207B1F" w14:textId="530FD79B">
            <w:r w:rsidRPr="70A11C1A">
              <w:rPr>
                <w:rFonts w:ascii="Calibri" w:hAnsi="Calibri" w:eastAsia="Calibri" w:cs="Calibri"/>
                <w:color w:val="000000" w:themeColor="text1"/>
              </w:rPr>
              <w:t>double</w:t>
            </w:r>
          </w:p>
        </w:tc>
        <w:tc>
          <w:tcPr>
            <w:tcW w:w="1725"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70A11C1A" w14:paraId="41FBC1D6" w14:textId="174FF384">
            <w:r w:rsidRPr="70A11C1A">
              <w:rPr>
                <w:rFonts w:ascii="Calibri" w:hAnsi="Calibri" w:eastAsia="Calibri" w:cs="Calibri"/>
                <w:color w:val="000000" w:themeColor="text1"/>
              </w:rPr>
              <w:t>Yes</w:t>
            </w:r>
          </w:p>
        </w:tc>
        <w:tc>
          <w:tcPr>
            <w:tcW w:w="378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70A11C1A" w14:paraId="08BD954E" w14:textId="561A699B">
            <w:r w:rsidRPr="70A11C1A">
              <w:rPr>
                <w:rFonts w:ascii="Calibri" w:hAnsi="Calibri" w:eastAsia="Calibri" w:cs="Calibri"/>
                <w:color w:val="000000" w:themeColor="text1"/>
              </w:rPr>
              <w:t>Latitude of GPS result</w:t>
            </w:r>
          </w:p>
        </w:tc>
      </w:tr>
      <w:tr w:rsidR="70A11C1A" w:rsidTr="5BF00052" w14:paraId="65B884B0" w14:textId="77777777">
        <w:tc>
          <w:tcPr>
            <w:tcW w:w="23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38FF0FA3" w:rsidRDefault="38FF0FA3" w14:paraId="0DBF058A" w14:textId="4668C4B3">
            <w:pPr>
              <w:rPr>
                <w:rFonts w:ascii="Calibri" w:hAnsi="Calibri" w:eastAsia="Calibri" w:cs="Calibri"/>
                <w:i/>
                <w:iCs/>
                <w:color w:val="000000" w:themeColor="text1"/>
              </w:rPr>
            </w:pPr>
            <w:r w:rsidRPr="38FF0FA3">
              <w:rPr>
                <w:rFonts w:ascii="Calibri" w:hAnsi="Calibri" w:eastAsia="Calibri" w:cs="Calibri"/>
                <w:i/>
                <w:iCs/>
                <w:color w:val="000000" w:themeColor="text1"/>
              </w:rPr>
              <w:t>longitude</w:t>
            </w:r>
          </w:p>
        </w:tc>
        <w:tc>
          <w:tcPr>
            <w:tcW w:w="151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70A11C1A" w14:paraId="6CA8A0B6" w14:textId="3C97954D">
            <w:r w:rsidRPr="70A11C1A">
              <w:rPr>
                <w:rFonts w:ascii="Calibri" w:hAnsi="Calibri" w:eastAsia="Calibri" w:cs="Calibri"/>
                <w:color w:val="000000" w:themeColor="text1"/>
              </w:rPr>
              <w:t>double</w:t>
            </w:r>
          </w:p>
        </w:tc>
        <w:tc>
          <w:tcPr>
            <w:tcW w:w="1725"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70A11C1A" w14:paraId="22492284" w14:textId="284FF147">
            <w:r w:rsidRPr="70A11C1A">
              <w:rPr>
                <w:rFonts w:ascii="Calibri" w:hAnsi="Calibri" w:eastAsia="Calibri" w:cs="Calibri"/>
                <w:color w:val="000000" w:themeColor="text1"/>
              </w:rPr>
              <w:t>Yes</w:t>
            </w:r>
          </w:p>
        </w:tc>
        <w:tc>
          <w:tcPr>
            <w:tcW w:w="378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70A11C1A" w14:paraId="0A6AC8D2" w14:textId="73A61DF0">
            <w:r w:rsidRPr="70A11C1A">
              <w:rPr>
                <w:rFonts w:ascii="Calibri" w:hAnsi="Calibri" w:eastAsia="Calibri" w:cs="Calibri"/>
                <w:color w:val="000000" w:themeColor="text1"/>
              </w:rPr>
              <w:t>Longitude of GPS result</w:t>
            </w:r>
          </w:p>
        </w:tc>
      </w:tr>
      <w:tr w:rsidR="70A11C1A" w:rsidTr="5BF00052" w14:paraId="792158DB" w14:textId="77777777">
        <w:tc>
          <w:tcPr>
            <w:tcW w:w="23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0A11C1A" w:rsidRDefault="70A11C1A" w14:paraId="35CC0128" w14:textId="761C3053">
            <w:pPr>
              <w:rPr>
                <w:rFonts w:ascii="Calibri" w:hAnsi="Calibri" w:eastAsia="Calibri" w:cs="Calibri"/>
                <w:i/>
                <w:iCs/>
                <w:color w:val="000000" w:themeColor="text1"/>
              </w:rPr>
            </w:pPr>
            <w:r w:rsidRPr="70A11C1A">
              <w:rPr>
                <w:rFonts w:ascii="Calibri" w:hAnsi="Calibri" w:eastAsia="Calibri" w:cs="Calibri"/>
                <w:i/>
                <w:iCs/>
                <w:color w:val="000000" w:themeColor="text1"/>
              </w:rPr>
              <w:t>accuracy</w:t>
            </w:r>
          </w:p>
        </w:tc>
        <w:tc>
          <w:tcPr>
            <w:tcW w:w="151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70A11C1A" w14:paraId="31B3218F" w14:textId="10CC1AE5">
            <w:r w:rsidRPr="70A11C1A">
              <w:rPr>
                <w:rFonts w:ascii="Calibri" w:hAnsi="Calibri" w:eastAsia="Calibri" w:cs="Calibri"/>
                <w:color w:val="000000" w:themeColor="text1"/>
              </w:rPr>
              <w:t>double</w:t>
            </w:r>
          </w:p>
        </w:tc>
        <w:tc>
          <w:tcPr>
            <w:tcW w:w="1725"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70A11C1A" w14:paraId="466AB85A" w14:textId="3E0FDA74">
            <w:r w:rsidRPr="70A11C1A">
              <w:rPr>
                <w:rFonts w:ascii="Calibri" w:hAnsi="Calibri" w:eastAsia="Calibri" w:cs="Calibri"/>
                <w:color w:val="000000" w:themeColor="text1"/>
              </w:rPr>
              <w:t>Yes</w:t>
            </w:r>
          </w:p>
        </w:tc>
        <w:tc>
          <w:tcPr>
            <w:tcW w:w="378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70A11C1A" w14:paraId="33B8D751" w14:textId="0AF782FD">
            <w:r w:rsidRPr="70A11C1A">
              <w:rPr>
                <w:rFonts w:ascii="Calibri" w:hAnsi="Calibri" w:eastAsia="Calibri" w:cs="Calibri"/>
                <w:color w:val="000000" w:themeColor="text1"/>
              </w:rPr>
              <w:t>Accuracy of GPS result</w:t>
            </w:r>
          </w:p>
        </w:tc>
      </w:tr>
      <w:tr w:rsidR="70A11C1A" w:rsidTr="5BF00052" w14:paraId="5EB4EA84" w14:textId="77777777">
        <w:trPr>
          <w:trHeight w:val="420"/>
        </w:trPr>
        <w:tc>
          <w:tcPr>
            <w:tcW w:w="9360" w:type="dxa"/>
            <w:gridSpan w:val="6"/>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9DAF8"/>
            <w:tcMar/>
          </w:tcPr>
          <w:p w:rsidR="70A11C1A" w:rsidRDefault="70A11C1A" w14:paraId="606F1987" w14:textId="208A4416">
            <w:r w:rsidRPr="70A11C1A">
              <w:rPr>
                <w:rFonts w:ascii="Calibri" w:hAnsi="Calibri" w:eastAsia="Calibri" w:cs="Calibri"/>
                <w:color w:val="000000" w:themeColor="text1"/>
              </w:rPr>
              <w:t>Return value</w:t>
            </w:r>
          </w:p>
        </w:tc>
      </w:tr>
      <w:tr w:rsidR="70A11C1A" w:rsidTr="5BF00052" w14:paraId="01D80F4D" w14:textId="77777777">
        <w:trPr>
          <w:trHeight w:val="420"/>
        </w:trPr>
        <w:tc>
          <w:tcPr>
            <w:tcW w:w="23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
          <w:p w:rsidR="70A11C1A" w:rsidRDefault="70A11C1A" w14:paraId="33BED1C9" w14:textId="08F3BBEE">
            <w:r w:rsidRPr="70A11C1A">
              <w:rPr>
                <w:rFonts w:ascii="Calibri" w:hAnsi="Calibri" w:eastAsia="Calibri" w:cs="Calibri"/>
                <w:color w:val="000000" w:themeColor="text1"/>
              </w:rPr>
              <w:t>Data type</w:t>
            </w:r>
          </w:p>
        </w:tc>
        <w:tc>
          <w:tcPr>
            <w:tcW w:w="151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
          <w:p w:rsidR="70A11C1A" w:rsidRDefault="70A11C1A" w14:paraId="3321B360" w14:textId="3F4BF108">
            <w:r w:rsidRPr="70A11C1A">
              <w:rPr>
                <w:rFonts w:ascii="Calibri" w:hAnsi="Calibri" w:eastAsia="Calibri" w:cs="Calibri"/>
                <w:color w:val="000000" w:themeColor="text1"/>
              </w:rPr>
              <w:t>Mandatory</w:t>
            </w:r>
          </w:p>
        </w:tc>
        <w:tc>
          <w:tcPr>
            <w:tcW w:w="5505" w:type="dxa"/>
            <w:gridSpan w:val="4"/>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
          <w:p w:rsidR="70A11C1A" w:rsidRDefault="70A11C1A" w14:paraId="74693798" w14:textId="25E32408">
            <w:r w:rsidRPr="70A11C1A">
              <w:rPr>
                <w:rFonts w:ascii="Calibri" w:hAnsi="Calibri" w:eastAsia="Calibri" w:cs="Calibri"/>
                <w:color w:val="000000" w:themeColor="text1"/>
              </w:rPr>
              <w:t>Description</w:t>
            </w:r>
          </w:p>
        </w:tc>
      </w:tr>
      <w:tr w:rsidR="70A11C1A" w:rsidTr="5BF00052" w14:paraId="77262250" w14:textId="77777777">
        <w:trPr>
          <w:trHeight w:val="420"/>
        </w:trPr>
        <w:tc>
          <w:tcPr>
            <w:tcW w:w="23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5193B620" w14:paraId="6469C6AB" w14:textId="6FD57DC0">
            <w:r w:rsidRPr="5193B620">
              <w:rPr>
                <w:rFonts w:ascii="Calibri" w:hAnsi="Calibri" w:eastAsia="Calibri" w:cs="Calibri"/>
                <w:color w:val="000000" w:themeColor="text1"/>
              </w:rPr>
              <w:t>String</w:t>
            </w:r>
          </w:p>
        </w:tc>
        <w:tc>
          <w:tcPr>
            <w:tcW w:w="151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70A11C1A" w14:paraId="7C00B4C0" w14:textId="0CCC6C95">
            <w:r w:rsidRPr="70A11C1A">
              <w:rPr>
                <w:rFonts w:ascii="Calibri" w:hAnsi="Calibri" w:eastAsia="Calibri" w:cs="Calibri"/>
                <w:color w:val="000000" w:themeColor="text1"/>
              </w:rPr>
              <w:t>Yes</w:t>
            </w:r>
          </w:p>
        </w:tc>
        <w:tc>
          <w:tcPr>
            <w:tcW w:w="5505" w:type="dxa"/>
            <w:gridSpan w:val="4"/>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5BF00052" w:rsidRDefault="6872EDE5" w14:paraId="77461336" w14:textId="47AD939D">
            <w:pPr>
              <w:pStyle w:val="Normal"/>
            </w:pPr>
            <w:r w:rsidRPr="5BF00052" w:rsidR="5BF00052">
              <w:rPr>
                <w:rFonts w:ascii="Calibri" w:hAnsi="Calibri" w:eastAsia="Calibri" w:cs="Calibri"/>
                <w:color w:val="000000" w:themeColor="text1" w:themeTint="FF" w:themeShade="FF"/>
              </w:rPr>
              <w:t xml:space="preserve">A string to indicate current building support </w:t>
            </w:r>
            <w:proofErr w:type="gramStart"/>
            <w:r w:rsidRPr="5BF00052" w:rsidR="5BF00052">
              <w:rPr>
                <w:rFonts w:ascii="Calibri" w:hAnsi="Calibri" w:eastAsia="Calibri" w:cs="Calibri"/>
                <w:color w:val="000000" w:themeColor="text1" w:themeTint="FF" w:themeShade="FF"/>
              </w:rPr>
              <w:t>which  localization</w:t>
            </w:r>
            <w:proofErr w:type="gramEnd"/>
            <w:r w:rsidRPr="5BF00052" w:rsidR="5BF00052">
              <w:rPr>
                <w:rFonts w:ascii="Calibri" w:hAnsi="Calibri" w:eastAsia="Calibri" w:cs="Calibri"/>
                <w:color w:val="000000" w:themeColor="text1" w:themeTint="FF" w:themeShade="FF"/>
              </w:rPr>
              <w:t xml:space="preserve"> approach, return </w:t>
            </w:r>
            <w:r w:rsidR="5BF00052">
              <w:rPr/>
              <w:t>“cloud”, “edge” or “</w:t>
            </w:r>
            <w:proofErr w:type="spellStart"/>
            <w:r w:rsidR="5BF00052">
              <w:rPr/>
              <w:t>all_available</w:t>
            </w:r>
            <w:proofErr w:type="spellEnd"/>
            <w:r w:rsidR="5BF00052">
              <w:rPr/>
              <w:t>”</w:t>
            </w:r>
          </w:p>
        </w:tc>
      </w:tr>
      <w:tr w:rsidR="70A11C1A" w:rsidTr="5BF00052" w14:paraId="26D8C9DB" w14:textId="77777777">
        <w:trPr>
          <w:trHeight w:val="420"/>
        </w:trPr>
        <w:tc>
          <w:tcPr>
            <w:tcW w:w="9360" w:type="dxa"/>
            <w:gridSpan w:val="6"/>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6872EDE5" w14:paraId="205F867F" w14:textId="12553E29">
            <w:r w:rsidRPr="6872EDE5">
              <w:rPr>
                <w:rFonts w:ascii="Calibri" w:hAnsi="Calibri" w:eastAsia="Calibri" w:cs="Calibri"/>
                <w:color w:val="000000" w:themeColor="text1"/>
              </w:rPr>
              <w:t xml:space="preserve">String </w:t>
            </w:r>
            <w:proofErr w:type="spellStart"/>
            <w:r w:rsidRPr="6872EDE5">
              <w:rPr>
                <w:rFonts w:ascii="Calibri" w:hAnsi="Calibri" w:eastAsia="Calibri" w:cs="Calibri"/>
                <w:color w:val="000000" w:themeColor="text1"/>
              </w:rPr>
              <w:t>discoverBuilding</w:t>
            </w:r>
            <w:proofErr w:type="spellEnd"/>
            <w:r w:rsidRPr="6872EDE5">
              <w:rPr>
                <w:rFonts w:ascii="Calibri" w:hAnsi="Calibri" w:eastAsia="Calibri" w:cs="Calibri"/>
                <w:color w:val="000000" w:themeColor="text1"/>
              </w:rPr>
              <w:t xml:space="preserve">(String  </w:t>
            </w:r>
            <w:proofErr w:type="spellStart"/>
            <w:r w:rsidRPr="6872EDE5">
              <w:rPr>
                <w:rFonts w:ascii="Calibri" w:hAnsi="Calibri" w:eastAsia="Calibri" w:cs="Calibri"/>
                <w:i/>
                <w:iCs/>
                <w:color w:val="000000" w:themeColor="text1"/>
              </w:rPr>
              <w:t>connectedID</w:t>
            </w:r>
            <w:proofErr w:type="spellEnd"/>
            <w:r w:rsidRPr="6872EDE5">
              <w:rPr>
                <w:rFonts w:ascii="Calibri" w:hAnsi="Calibri" w:eastAsia="Calibri" w:cs="Calibri"/>
                <w:color w:val="000000" w:themeColor="text1"/>
              </w:rPr>
              <w:t>)</w:t>
            </w:r>
          </w:p>
          <w:p w:rsidR="70A11C1A" w:rsidRDefault="70A11C1A" w14:paraId="72BA146A" w14:textId="13E970C7"/>
          <w:p w:rsidR="70A11C1A" w:rsidRDefault="70A11C1A" w14:paraId="3F8CFDF0" w14:textId="56CF9FFD">
            <w:r w:rsidRPr="70A11C1A">
              <w:rPr>
                <w:rFonts w:ascii="Calibri" w:hAnsi="Calibri" w:eastAsia="Calibri" w:cs="Calibri"/>
                <w:color w:val="000000" w:themeColor="text1"/>
              </w:rPr>
              <w:lastRenderedPageBreak/>
              <w:t xml:space="preserve">This function is used for finding which building is the device located inside with the </w:t>
            </w:r>
            <w:proofErr w:type="spellStart"/>
            <w:r w:rsidRPr="70A11C1A">
              <w:rPr>
                <w:rFonts w:ascii="Calibri" w:hAnsi="Calibri" w:eastAsia="Calibri" w:cs="Calibri"/>
                <w:color w:val="000000" w:themeColor="text1"/>
              </w:rPr>
              <w:t>connectedID</w:t>
            </w:r>
            <w:proofErr w:type="spellEnd"/>
            <w:r w:rsidRPr="70A11C1A">
              <w:rPr>
                <w:rFonts w:ascii="Calibri" w:hAnsi="Calibri" w:eastAsia="Calibri" w:cs="Calibri"/>
                <w:color w:val="000000" w:themeColor="text1"/>
              </w:rPr>
              <w:t xml:space="preserve"> of the switch zone. It is used when the device enters the switch zone to another building, and needs to initialize handshaking with the building you are going to enter.</w:t>
            </w:r>
          </w:p>
          <w:p w:rsidR="70A11C1A" w:rsidP="38FF0FA3" w:rsidRDefault="38FF0FA3" w14:paraId="7DB9A3C0" w14:textId="679F6954">
            <w:pPr>
              <w:rPr>
                <w:rFonts w:ascii="Calibri" w:hAnsi="Calibri" w:eastAsia="Calibri" w:cs="Calibri"/>
                <w:color w:val="000000" w:themeColor="text1"/>
              </w:rPr>
            </w:pPr>
            <w:r w:rsidRPr="38FF0FA3">
              <w:rPr>
                <w:rFonts w:ascii="Calibri" w:hAnsi="Calibri" w:eastAsia="Calibri" w:cs="Calibri"/>
                <w:color w:val="000000" w:themeColor="text1"/>
              </w:rPr>
              <w:t xml:space="preserve">API manager will get </w:t>
            </w:r>
            <w:proofErr w:type="spellStart"/>
            <w:r w:rsidRPr="38FF0FA3">
              <w:rPr>
                <w:rFonts w:ascii="Calibri" w:hAnsi="Calibri" w:eastAsia="Calibri" w:cs="Calibri"/>
                <w:color w:val="000000" w:themeColor="text1"/>
              </w:rPr>
              <w:t>BuildingLocSetting</w:t>
            </w:r>
            <w:proofErr w:type="spellEnd"/>
            <w:r w:rsidRPr="38FF0FA3">
              <w:rPr>
                <w:rFonts w:ascii="Calibri" w:hAnsi="Calibri" w:eastAsia="Calibri" w:cs="Calibri"/>
                <w:color w:val="000000" w:themeColor="text1"/>
              </w:rPr>
              <w:t xml:space="preserve"> Obj indicated by </w:t>
            </w:r>
            <w:proofErr w:type="spellStart"/>
            <w:r w:rsidRPr="38FF0FA3">
              <w:rPr>
                <w:rFonts w:ascii="Calibri" w:hAnsi="Calibri" w:eastAsia="Calibri" w:cs="Calibri"/>
                <w:color w:val="000000" w:themeColor="text1"/>
              </w:rPr>
              <w:t>connectedID</w:t>
            </w:r>
            <w:proofErr w:type="spellEnd"/>
            <w:r w:rsidRPr="38FF0FA3">
              <w:rPr>
                <w:rFonts w:ascii="Calibri" w:hAnsi="Calibri" w:eastAsia="Calibri" w:cs="Calibri"/>
                <w:color w:val="000000" w:themeColor="text1"/>
              </w:rPr>
              <w:t>, and store this Building as connected building.</w:t>
            </w:r>
          </w:p>
        </w:tc>
      </w:tr>
      <w:tr w:rsidR="70A11C1A" w:rsidTr="5BF00052" w14:paraId="1B662DDD" w14:textId="77777777">
        <w:trPr>
          <w:trHeight w:val="420"/>
        </w:trPr>
        <w:tc>
          <w:tcPr>
            <w:tcW w:w="9360" w:type="dxa"/>
            <w:gridSpan w:val="6"/>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9DAF8"/>
            <w:tcMar/>
          </w:tcPr>
          <w:p w:rsidR="70A11C1A" w:rsidRDefault="70A11C1A" w14:paraId="6DB214FD" w14:textId="15BCD554">
            <w:r w:rsidRPr="70A11C1A">
              <w:rPr>
                <w:rFonts w:ascii="Calibri" w:hAnsi="Calibri" w:eastAsia="Calibri" w:cs="Calibri"/>
                <w:color w:val="000000" w:themeColor="text1"/>
              </w:rPr>
              <w:lastRenderedPageBreak/>
              <w:t>Input Parameter</w:t>
            </w:r>
          </w:p>
        </w:tc>
      </w:tr>
      <w:tr w:rsidR="70A11C1A" w:rsidTr="5BF00052" w14:paraId="5C4EC7C4" w14:textId="77777777">
        <w:tc>
          <w:tcPr>
            <w:tcW w:w="23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
          <w:p w:rsidR="70A11C1A" w:rsidRDefault="70A11C1A" w14:paraId="62EF7BFD" w14:textId="0C1EF9C6">
            <w:r w:rsidRPr="70A11C1A">
              <w:rPr>
                <w:rFonts w:ascii="Calibri" w:hAnsi="Calibri" w:eastAsia="Calibri" w:cs="Calibri"/>
                <w:color w:val="000000" w:themeColor="text1"/>
              </w:rPr>
              <w:t>Parameter name</w:t>
            </w:r>
          </w:p>
        </w:tc>
        <w:tc>
          <w:tcPr>
            <w:tcW w:w="156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
          <w:p w:rsidR="70A11C1A" w:rsidRDefault="70A11C1A" w14:paraId="511BB0C2" w14:textId="4446D34B">
            <w:r w:rsidRPr="70A11C1A">
              <w:rPr>
                <w:rFonts w:ascii="Calibri" w:hAnsi="Calibri" w:eastAsia="Calibri" w:cs="Calibri"/>
                <w:color w:val="000000" w:themeColor="text1"/>
              </w:rPr>
              <w:t>Data type</w:t>
            </w:r>
          </w:p>
        </w:tc>
        <w:tc>
          <w:tcPr>
            <w:tcW w:w="171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
          <w:p w:rsidR="70A11C1A" w:rsidRDefault="70A11C1A" w14:paraId="5EA4667E" w14:textId="3B8D15C2">
            <w:r w:rsidRPr="70A11C1A">
              <w:rPr>
                <w:rFonts w:ascii="Calibri" w:hAnsi="Calibri" w:eastAsia="Calibri" w:cs="Calibri"/>
                <w:color w:val="000000" w:themeColor="text1"/>
              </w:rPr>
              <w:t>Mandatory</w:t>
            </w:r>
          </w:p>
        </w:tc>
        <w:tc>
          <w:tcPr>
            <w:tcW w:w="375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
          <w:p w:rsidR="70A11C1A" w:rsidRDefault="70A11C1A" w14:paraId="73D45917" w14:textId="1884263D">
            <w:r w:rsidRPr="70A11C1A">
              <w:rPr>
                <w:rFonts w:ascii="Calibri" w:hAnsi="Calibri" w:eastAsia="Calibri" w:cs="Calibri"/>
                <w:color w:val="000000" w:themeColor="text1"/>
              </w:rPr>
              <w:t>Description</w:t>
            </w:r>
          </w:p>
        </w:tc>
      </w:tr>
      <w:tr w:rsidR="70A11C1A" w:rsidTr="5BF00052" w14:paraId="6EA1C653" w14:textId="77777777">
        <w:tc>
          <w:tcPr>
            <w:tcW w:w="23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6872EDE5" w:rsidRDefault="6872EDE5" w14:paraId="28D61509" w14:textId="3E384690">
            <w:pPr>
              <w:rPr>
                <w:rFonts w:ascii="Calibri" w:hAnsi="Calibri" w:eastAsia="Calibri" w:cs="Calibri"/>
                <w:i/>
                <w:iCs/>
                <w:color w:val="000000" w:themeColor="text1"/>
              </w:rPr>
            </w:pPr>
            <w:r w:rsidRPr="6872EDE5">
              <w:rPr>
                <w:rFonts w:ascii="Calibri" w:hAnsi="Calibri" w:eastAsia="Calibri" w:cs="Calibri"/>
                <w:i/>
                <w:iCs/>
                <w:color w:val="000000" w:themeColor="text1"/>
              </w:rPr>
              <w:t xml:space="preserve"> </w:t>
            </w:r>
            <w:proofErr w:type="spellStart"/>
            <w:r w:rsidRPr="6872EDE5">
              <w:rPr>
                <w:rFonts w:ascii="Calibri" w:hAnsi="Calibri" w:eastAsia="Calibri" w:cs="Calibri"/>
                <w:i/>
                <w:iCs/>
                <w:color w:val="000000" w:themeColor="text1"/>
              </w:rPr>
              <w:t>connectedID</w:t>
            </w:r>
            <w:proofErr w:type="spellEnd"/>
          </w:p>
        </w:tc>
        <w:tc>
          <w:tcPr>
            <w:tcW w:w="156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70A11C1A" w14:paraId="2DF6B981" w14:textId="75093C90">
            <w:r w:rsidRPr="70A11C1A">
              <w:rPr>
                <w:rFonts w:ascii="Calibri" w:hAnsi="Calibri" w:eastAsia="Calibri" w:cs="Calibri"/>
                <w:color w:val="000000" w:themeColor="text1"/>
              </w:rPr>
              <w:t>String</w:t>
            </w:r>
          </w:p>
        </w:tc>
        <w:tc>
          <w:tcPr>
            <w:tcW w:w="171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70A11C1A" w14:paraId="5F65F5D4" w14:textId="77878E2B">
            <w:r w:rsidRPr="70A11C1A">
              <w:rPr>
                <w:rFonts w:ascii="Calibri" w:hAnsi="Calibri" w:eastAsia="Calibri" w:cs="Calibri"/>
                <w:color w:val="000000" w:themeColor="text1"/>
              </w:rPr>
              <w:t>Yes</w:t>
            </w:r>
          </w:p>
        </w:tc>
        <w:tc>
          <w:tcPr>
            <w:tcW w:w="375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70A11C1A" w14:paraId="280D20FA" w14:textId="6B135311">
            <w:proofErr w:type="spellStart"/>
            <w:r w:rsidRPr="70A11C1A">
              <w:rPr>
                <w:rFonts w:ascii="Calibri" w:hAnsi="Calibri" w:eastAsia="Calibri" w:cs="Calibri"/>
                <w:color w:val="000000" w:themeColor="text1"/>
              </w:rPr>
              <w:t>connectedID</w:t>
            </w:r>
            <w:proofErr w:type="spellEnd"/>
            <w:r w:rsidRPr="70A11C1A">
              <w:rPr>
                <w:rFonts w:ascii="Calibri" w:hAnsi="Calibri" w:eastAsia="Calibri" w:cs="Calibri"/>
                <w:color w:val="000000" w:themeColor="text1"/>
              </w:rPr>
              <w:t xml:space="preserve"> provided by switch zone</w:t>
            </w:r>
          </w:p>
        </w:tc>
      </w:tr>
      <w:tr w:rsidR="70A11C1A" w:rsidTr="5BF00052" w14:paraId="5AADCDD0" w14:textId="77777777">
        <w:trPr>
          <w:trHeight w:val="420"/>
        </w:trPr>
        <w:tc>
          <w:tcPr>
            <w:tcW w:w="9360" w:type="dxa"/>
            <w:gridSpan w:val="6"/>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9DAF8"/>
            <w:tcMar/>
          </w:tcPr>
          <w:p w:rsidR="70A11C1A" w:rsidRDefault="70A11C1A" w14:paraId="364342EF" w14:textId="28C60DA1">
            <w:r w:rsidRPr="70A11C1A">
              <w:rPr>
                <w:rFonts w:ascii="Calibri" w:hAnsi="Calibri" w:eastAsia="Calibri" w:cs="Calibri"/>
                <w:color w:val="000000" w:themeColor="text1"/>
              </w:rPr>
              <w:t>Return value</w:t>
            </w:r>
          </w:p>
        </w:tc>
      </w:tr>
      <w:tr w:rsidR="70A11C1A" w:rsidTr="5BF00052" w14:paraId="376EF607" w14:textId="77777777">
        <w:trPr>
          <w:trHeight w:val="420"/>
        </w:trPr>
        <w:tc>
          <w:tcPr>
            <w:tcW w:w="23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
          <w:p w:rsidR="70A11C1A" w:rsidRDefault="70A11C1A" w14:paraId="292F5158" w14:textId="5012AEBF">
            <w:r w:rsidRPr="70A11C1A">
              <w:rPr>
                <w:rFonts w:ascii="Calibri" w:hAnsi="Calibri" w:eastAsia="Calibri" w:cs="Calibri"/>
                <w:color w:val="000000" w:themeColor="text1"/>
              </w:rPr>
              <w:t>Data type</w:t>
            </w:r>
          </w:p>
        </w:tc>
        <w:tc>
          <w:tcPr>
            <w:tcW w:w="156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
          <w:p w:rsidR="70A11C1A" w:rsidRDefault="70A11C1A" w14:paraId="1409576C" w14:textId="1260DADB">
            <w:r w:rsidRPr="70A11C1A">
              <w:rPr>
                <w:rFonts w:ascii="Calibri" w:hAnsi="Calibri" w:eastAsia="Calibri" w:cs="Calibri"/>
                <w:color w:val="000000" w:themeColor="text1"/>
              </w:rPr>
              <w:t>Mandatory</w:t>
            </w:r>
          </w:p>
        </w:tc>
        <w:tc>
          <w:tcPr>
            <w:tcW w:w="54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
          <w:p w:rsidR="70A11C1A" w:rsidRDefault="70A11C1A" w14:paraId="201AF3C6" w14:textId="20DB2B65">
            <w:r w:rsidRPr="70A11C1A">
              <w:rPr>
                <w:rFonts w:ascii="Calibri" w:hAnsi="Calibri" w:eastAsia="Calibri" w:cs="Calibri"/>
                <w:color w:val="000000" w:themeColor="text1"/>
              </w:rPr>
              <w:t>Description</w:t>
            </w:r>
          </w:p>
        </w:tc>
      </w:tr>
      <w:tr w:rsidR="70A11C1A" w:rsidTr="5BF00052" w14:paraId="0FD84FC5" w14:textId="77777777">
        <w:trPr>
          <w:trHeight w:val="420"/>
        </w:trPr>
        <w:tc>
          <w:tcPr>
            <w:tcW w:w="23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5193B620" w14:paraId="5AD53096" w14:textId="45A89150">
            <w:r w:rsidRPr="5193B620">
              <w:rPr>
                <w:rFonts w:ascii="Calibri" w:hAnsi="Calibri" w:eastAsia="Calibri" w:cs="Calibri"/>
                <w:color w:val="000000" w:themeColor="text1"/>
              </w:rPr>
              <w:t>String</w:t>
            </w:r>
          </w:p>
        </w:tc>
        <w:tc>
          <w:tcPr>
            <w:tcW w:w="156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70A11C1A" w14:paraId="038243A5" w14:textId="5C5F23D3">
            <w:r w:rsidRPr="70A11C1A">
              <w:rPr>
                <w:rFonts w:ascii="Calibri" w:hAnsi="Calibri" w:eastAsia="Calibri" w:cs="Calibri"/>
                <w:color w:val="000000" w:themeColor="text1"/>
              </w:rPr>
              <w:t>Yes</w:t>
            </w:r>
          </w:p>
        </w:tc>
        <w:tc>
          <w:tcPr>
            <w:tcW w:w="54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6872EDE5" w:rsidRDefault="6872EDE5" w14:paraId="34C4A01C" w14:textId="785CDAA0">
            <w:pPr>
              <w:rPr>
                <w:rFonts w:ascii="Calibri" w:hAnsi="Calibri" w:eastAsia="Calibri" w:cs="Calibri"/>
                <w:color w:val="000000" w:themeColor="text1"/>
              </w:rPr>
            </w:pPr>
            <w:r w:rsidRPr="5BF00052" w:rsidR="5BF00052">
              <w:rPr>
                <w:rFonts w:ascii="Calibri" w:hAnsi="Calibri" w:eastAsia="Calibri" w:cs="Calibri"/>
                <w:color w:val="000000" w:themeColor="text1" w:themeTint="FF" w:themeShade="FF"/>
              </w:rPr>
              <w:t xml:space="preserve">A string to indicate connected building support which localization approach, return </w:t>
            </w:r>
            <w:r w:rsidR="5BF00052">
              <w:rPr/>
              <w:t>“cloud”, “edge” or “all_available”.</w:t>
            </w:r>
          </w:p>
          <w:p w:rsidR="70A11C1A" w:rsidP="6872EDE5" w:rsidRDefault="70A11C1A" w14:paraId="1B1D1A06" w14:textId="0F1E58C9">
            <w:pPr>
              <w:rPr>
                <w:rFonts w:ascii="Calibri" w:hAnsi="Calibri" w:eastAsia="Calibri" w:cs="Calibri"/>
                <w:color w:val="000000" w:themeColor="text1"/>
              </w:rPr>
            </w:pPr>
          </w:p>
        </w:tc>
      </w:tr>
      <w:tr w:rsidR="38FF0FA3" w:rsidTr="5BF00052" w14:paraId="55DCAEC1" w14:textId="77777777">
        <w:trPr>
          <w:trHeight w:val="420"/>
        </w:trPr>
        <w:tc>
          <w:tcPr>
            <w:tcW w:w="9360" w:type="dxa"/>
            <w:gridSpan w:val="6"/>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8FF0FA3" w:rsidP="38FF0FA3" w:rsidRDefault="38FF0FA3" w14:paraId="07A258E0" w14:textId="4C92B9CF">
            <w:pPr>
              <w:rPr>
                <w:rFonts w:ascii="Calibri" w:hAnsi="Calibri" w:eastAsia="Calibri" w:cs="Calibri"/>
                <w:color w:val="000000" w:themeColor="text1"/>
              </w:rPr>
            </w:pPr>
            <w:r w:rsidRPr="38FF0FA3">
              <w:rPr>
                <w:rFonts w:ascii="Calibri" w:hAnsi="Calibri" w:eastAsia="Calibri" w:cs="Calibri"/>
                <w:color w:val="000000" w:themeColor="text1"/>
              </w:rPr>
              <w:t xml:space="preserve">Boolean </w:t>
            </w:r>
            <w:proofErr w:type="spellStart"/>
            <w:r w:rsidRPr="38FF0FA3">
              <w:rPr>
                <w:rFonts w:ascii="Calibri" w:hAnsi="Calibri" w:eastAsia="Calibri" w:cs="Calibri"/>
                <w:color w:val="000000" w:themeColor="text1"/>
              </w:rPr>
              <w:t>SwitchToConnectedBuilding</w:t>
            </w:r>
            <w:proofErr w:type="spellEnd"/>
            <w:r w:rsidRPr="38FF0FA3">
              <w:rPr>
                <w:rFonts w:ascii="Calibri" w:hAnsi="Calibri" w:eastAsia="Calibri" w:cs="Calibri"/>
                <w:color w:val="000000" w:themeColor="text1"/>
              </w:rPr>
              <w:t>()</w:t>
            </w:r>
          </w:p>
          <w:p w:rsidR="38FF0FA3" w:rsidRDefault="38FF0FA3" w14:paraId="6B35D2D4" w14:textId="13E970C7"/>
          <w:p w:rsidR="38FF0FA3" w:rsidP="38FF0FA3" w:rsidRDefault="38FF0FA3" w14:paraId="008B9004" w14:textId="32B18666">
            <w:pPr>
              <w:spacing w:line="259" w:lineRule="auto"/>
              <w:rPr>
                <w:rFonts w:ascii="Calibri" w:hAnsi="Calibri" w:eastAsia="Calibri" w:cs="Calibri"/>
                <w:color w:val="000000" w:themeColor="text1"/>
              </w:rPr>
            </w:pPr>
            <w:r w:rsidRPr="38FF0FA3">
              <w:rPr>
                <w:rFonts w:ascii="Calibri" w:hAnsi="Calibri" w:eastAsia="Calibri" w:cs="Calibri"/>
                <w:color w:val="000000" w:themeColor="text1"/>
              </w:rPr>
              <w:t xml:space="preserve">This function is </w:t>
            </w:r>
            <w:proofErr w:type="gramStart"/>
            <w:r w:rsidRPr="38FF0FA3">
              <w:rPr>
                <w:rFonts w:ascii="Calibri" w:hAnsi="Calibri" w:eastAsia="Calibri" w:cs="Calibri"/>
                <w:color w:val="000000" w:themeColor="text1"/>
              </w:rPr>
              <w:t>indicate</w:t>
            </w:r>
            <w:proofErr w:type="gramEnd"/>
            <w:r w:rsidRPr="38FF0FA3">
              <w:rPr>
                <w:rFonts w:ascii="Calibri" w:hAnsi="Calibri" w:eastAsia="Calibri" w:cs="Calibri"/>
                <w:color w:val="000000" w:themeColor="text1"/>
              </w:rPr>
              <w:t xml:space="preserve"> API manager to switch current building to connected building, all metadata and parameter related to current building should be replace by connected building’s metadata</w:t>
            </w:r>
          </w:p>
        </w:tc>
      </w:tr>
      <w:tr w:rsidR="38FF0FA3" w:rsidTr="5BF00052" w14:paraId="33342C0F" w14:textId="77777777">
        <w:trPr>
          <w:trHeight w:val="420"/>
        </w:trPr>
        <w:tc>
          <w:tcPr>
            <w:tcW w:w="9360" w:type="dxa"/>
            <w:gridSpan w:val="6"/>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9DAF8"/>
            <w:tcMar/>
          </w:tcPr>
          <w:p w:rsidR="38FF0FA3" w:rsidRDefault="38FF0FA3" w14:paraId="0C85D601" w14:textId="15BCD554">
            <w:r w:rsidRPr="38FF0FA3">
              <w:rPr>
                <w:rFonts w:ascii="Calibri" w:hAnsi="Calibri" w:eastAsia="Calibri" w:cs="Calibri"/>
                <w:color w:val="000000" w:themeColor="text1"/>
              </w:rPr>
              <w:t>Input Parameter</w:t>
            </w:r>
          </w:p>
        </w:tc>
      </w:tr>
      <w:tr w:rsidR="38FF0FA3" w:rsidTr="5BF00052" w14:paraId="4638AF47" w14:textId="77777777">
        <w:tc>
          <w:tcPr>
            <w:tcW w:w="23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
          <w:p w:rsidR="38FF0FA3" w:rsidRDefault="38FF0FA3" w14:paraId="7599A8B3" w14:textId="0C1EF9C6">
            <w:r w:rsidRPr="38FF0FA3">
              <w:rPr>
                <w:rFonts w:ascii="Calibri" w:hAnsi="Calibri" w:eastAsia="Calibri" w:cs="Calibri"/>
                <w:color w:val="000000" w:themeColor="text1"/>
              </w:rPr>
              <w:t>Parameter name</w:t>
            </w:r>
          </w:p>
        </w:tc>
        <w:tc>
          <w:tcPr>
            <w:tcW w:w="156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
          <w:p w:rsidR="38FF0FA3" w:rsidRDefault="38FF0FA3" w14:paraId="462091E3" w14:textId="4446D34B">
            <w:r w:rsidRPr="38FF0FA3">
              <w:rPr>
                <w:rFonts w:ascii="Calibri" w:hAnsi="Calibri" w:eastAsia="Calibri" w:cs="Calibri"/>
                <w:color w:val="000000" w:themeColor="text1"/>
              </w:rPr>
              <w:t>Data type</w:t>
            </w:r>
          </w:p>
        </w:tc>
        <w:tc>
          <w:tcPr>
            <w:tcW w:w="171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
          <w:p w:rsidR="38FF0FA3" w:rsidRDefault="38FF0FA3" w14:paraId="6A5CC15D" w14:textId="3B8D15C2">
            <w:r w:rsidRPr="38FF0FA3">
              <w:rPr>
                <w:rFonts w:ascii="Calibri" w:hAnsi="Calibri" w:eastAsia="Calibri" w:cs="Calibri"/>
                <w:color w:val="000000" w:themeColor="text1"/>
              </w:rPr>
              <w:t>Mandatory</w:t>
            </w:r>
          </w:p>
        </w:tc>
        <w:tc>
          <w:tcPr>
            <w:tcW w:w="375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
          <w:p w:rsidR="38FF0FA3" w:rsidRDefault="38FF0FA3" w14:paraId="07F22EC3" w14:textId="1884263D">
            <w:r w:rsidRPr="38FF0FA3">
              <w:rPr>
                <w:rFonts w:ascii="Calibri" w:hAnsi="Calibri" w:eastAsia="Calibri" w:cs="Calibri"/>
                <w:color w:val="000000" w:themeColor="text1"/>
              </w:rPr>
              <w:t>Description</w:t>
            </w:r>
          </w:p>
        </w:tc>
      </w:tr>
      <w:tr w:rsidR="38FF0FA3" w:rsidTr="5BF00052" w14:paraId="3EAB05E3" w14:textId="77777777">
        <w:tc>
          <w:tcPr>
            <w:tcW w:w="23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8FF0FA3" w:rsidP="38FF0FA3" w:rsidRDefault="38FF0FA3" w14:paraId="0D15C3AB" w14:textId="4F64EC0C">
            <w:pPr>
              <w:spacing w:line="259" w:lineRule="auto"/>
              <w:rPr>
                <w:rFonts w:ascii="Calibri" w:hAnsi="Calibri" w:eastAsia="Calibri" w:cs="Calibri"/>
                <w:i/>
                <w:iCs/>
                <w:color w:val="000000" w:themeColor="text1"/>
              </w:rPr>
            </w:pPr>
            <w:r w:rsidRPr="38FF0FA3">
              <w:rPr>
                <w:rFonts w:ascii="Calibri" w:hAnsi="Calibri" w:eastAsia="Calibri" w:cs="Calibri"/>
                <w:i/>
                <w:iCs/>
                <w:color w:val="000000" w:themeColor="text1"/>
              </w:rPr>
              <w:t>-</w:t>
            </w:r>
          </w:p>
        </w:tc>
        <w:tc>
          <w:tcPr>
            <w:tcW w:w="156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8FF0FA3" w:rsidP="38FF0FA3" w:rsidRDefault="38FF0FA3" w14:paraId="6C768636" w14:textId="41FA8EBE">
            <w:pPr>
              <w:rPr>
                <w:rFonts w:ascii="Calibri" w:hAnsi="Calibri" w:eastAsia="Calibri" w:cs="Calibri"/>
                <w:color w:val="000000" w:themeColor="text1"/>
              </w:rPr>
            </w:pPr>
            <w:r w:rsidRPr="38FF0FA3">
              <w:rPr>
                <w:rFonts w:ascii="Calibri" w:hAnsi="Calibri" w:eastAsia="Calibri" w:cs="Calibri"/>
                <w:color w:val="000000" w:themeColor="text1"/>
              </w:rPr>
              <w:t>-</w:t>
            </w:r>
          </w:p>
        </w:tc>
        <w:tc>
          <w:tcPr>
            <w:tcW w:w="171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8FF0FA3" w:rsidP="38FF0FA3" w:rsidRDefault="38FF0FA3" w14:paraId="474AC0D5" w14:textId="3206A957">
            <w:pPr>
              <w:rPr>
                <w:rFonts w:ascii="Calibri" w:hAnsi="Calibri" w:eastAsia="Calibri" w:cs="Calibri"/>
                <w:color w:val="000000" w:themeColor="text1"/>
              </w:rPr>
            </w:pPr>
            <w:r w:rsidRPr="38FF0FA3">
              <w:rPr>
                <w:rFonts w:ascii="Calibri" w:hAnsi="Calibri" w:eastAsia="Calibri" w:cs="Calibri"/>
                <w:color w:val="000000" w:themeColor="text1"/>
              </w:rPr>
              <w:t>-</w:t>
            </w:r>
          </w:p>
        </w:tc>
        <w:tc>
          <w:tcPr>
            <w:tcW w:w="375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8FF0FA3" w:rsidP="38FF0FA3" w:rsidRDefault="38FF0FA3" w14:paraId="11E27C7F" w14:textId="669DA192">
            <w:pPr>
              <w:rPr>
                <w:rFonts w:ascii="Calibri" w:hAnsi="Calibri" w:eastAsia="Calibri" w:cs="Calibri"/>
                <w:color w:val="000000" w:themeColor="text1"/>
              </w:rPr>
            </w:pPr>
            <w:r w:rsidRPr="38FF0FA3">
              <w:rPr>
                <w:rFonts w:ascii="Calibri" w:hAnsi="Calibri" w:eastAsia="Calibri" w:cs="Calibri"/>
                <w:color w:val="000000" w:themeColor="text1"/>
              </w:rPr>
              <w:t>-</w:t>
            </w:r>
          </w:p>
        </w:tc>
      </w:tr>
      <w:tr w:rsidR="38FF0FA3" w:rsidTr="5BF00052" w14:paraId="32B0E9D1" w14:textId="77777777">
        <w:trPr>
          <w:trHeight w:val="420"/>
        </w:trPr>
        <w:tc>
          <w:tcPr>
            <w:tcW w:w="9360" w:type="dxa"/>
            <w:gridSpan w:val="6"/>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9DAF8"/>
            <w:tcMar/>
          </w:tcPr>
          <w:p w:rsidR="38FF0FA3" w:rsidRDefault="38FF0FA3" w14:paraId="67BD4A9C" w14:textId="28C60DA1">
            <w:r w:rsidRPr="38FF0FA3">
              <w:rPr>
                <w:rFonts w:ascii="Calibri" w:hAnsi="Calibri" w:eastAsia="Calibri" w:cs="Calibri"/>
                <w:color w:val="000000" w:themeColor="text1"/>
              </w:rPr>
              <w:t>Return value</w:t>
            </w:r>
          </w:p>
        </w:tc>
      </w:tr>
      <w:tr w:rsidR="38FF0FA3" w:rsidTr="5BF00052" w14:paraId="0736D63F" w14:textId="77777777">
        <w:trPr>
          <w:trHeight w:val="420"/>
        </w:trPr>
        <w:tc>
          <w:tcPr>
            <w:tcW w:w="23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
          <w:p w:rsidR="38FF0FA3" w:rsidRDefault="38FF0FA3" w14:paraId="27A1D7FE" w14:textId="5012AEBF">
            <w:r w:rsidRPr="38FF0FA3">
              <w:rPr>
                <w:rFonts w:ascii="Calibri" w:hAnsi="Calibri" w:eastAsia="Calibri" w:cs="Calibri"/>
                <w:color w:val="000000" w:themeColor="text1"/>
              </w:rPr>
              <w:t>Data type</w:t>
            </w:r>
          </w:p>
        </w:tc>
        <w:tc>
          <w:tcPr>
            <w:tcW w:w="156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
          <w:p w:rsidR="38FF0FA3" w:rsidRDefault="38FF0FA3" w14:paraId="3A4C296F" w14:textId="1260DADB">
            <w:r w:rsidRPr="38FF0FA3">
              <w:rPr>
                <w:rFonts w:ascii="Calibri" w:hAnsi="Calibri" w:eastAsia="Calibri" w:cs="Calibri"/>
                <w:color w:val="000000" w:themeColor="text1"/>
              </w:rPr>
              <w:t>Mandatory</w:t>
            </w:r>
          </w:p>
        </w:tc>
        <w:tc>
          <w:tcPr>
            <w:tcW w:w="54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
          <w:p w:rsidR="38FF0FA3" w:rsidRDefault="38FF0FA3" w14:paraId="043D5414" w14:textId="20DB2B65">
            <w:r w:rsidRPr="38FF0FA3">
              <w:rPr>
                <w:rFonts w:ascii="Calibri" w:hAnsi="Calibri" w:eastAsia="Calibri" w:cs="Calibri"/>
                <w:color w:val="000000" w:themeColor="text1"/>
              </w:rPr>
              <w:t>Description</w:t>
            </w:r>
          </w:p>
        </w:tc>
      </w:tr>
      <w:tr w:rsidR="38FF0FA3" w:rsidTr="5BF00052" w14:paraId="799ADF1D" w14:textId="77777777">
        <w:trPr>
          <w:trHeight w:val="420"/>
        </w:trPr>
        <w:tc>
          <w:tcPr>
            <w:tcW w:w="23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8FF0FA3" w:rsidP="38FF0FA3" w:rsidRDefault="38FF0FA3" w14:paraId="3D40DFB1" w14:textId="2A460DFC">
            <w:pPr>
              <w:spacing w:line="259" w:lineRule="auto"/>
              <w:rPr>
                <w:rFonts w:ascii="Calibri" w:hAnsi="Calibri" w:eastAsia="Calibri" w:cs="Calibri"/>
                <w:color w:val="000000" w:themeColor="text1"/>
              </w:rPr>
            </w:pPr>
            <w:r w:rsidRPr="38FF0FA3">
              <w:rPr>
                <w:rFonts w:ascii="Calibri" w:hAnsi="Calibri" w:eastAsia="Calibri" w:cs="Calibri"/>
                <w:color w:val="000000" w:themeColor="text1"/>
              </w:rPr>
              <w:t>Boolean</w:t>
            </w:r>
          </w:p>
        </w:tc>
        <w:tc>
          <w:tcPr>
            <w:tcW w:w="156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8FF0FA3" w:rsidRDefault="38FF0FA3" w14:paraId="16704487" w14:textId="5C5F23D3">
            <w:r w:rsidRPr="38FF0FA3">
              <w:rPr>
                <w:rFonts w:ascii="Calibri" w:hAnsi="Calibri" w:eastAsia="Calibri" w:cs="Calibri"/>
                <w:color w:val="000000" w:themeColor="text1"/>
              </w:rPr>
              <w:t>Yes</w:t>
            </w:r>
          </w:p>
        </w:tc>
        <w:tc>
          <w:tcPr>
            <w:tcW w:w="54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8FF0FA3" w:rsidP="38FF0FA3" w:rsidRDefault="38FF0FA3" w14:paraId="56D7EE65" w14:textId="4D009F56">
            <w:pPr>
              <w:spacing w:line="259" w:lineRule="auto"/>
              <w:rPr>
                <w:rFonts w:ascii="Calibri" w:hAnsi="Calibri" w:eastAsia="Calibri" w:cs="Calibri"/>
                <w:color w:val="000000" w:themeColor="text1"/>
              </w:rPr>
            </w:pPr>
            <w:r w:rsidRPr="38FF0FA3">
              <w:rPr>
                <w:rFonts w:ascii="Calibri" w:hAnsi="Calibri" w:eastAsia="Calibri" w:cs="Calibri"/>
                <w:color w:val="000000" w:themeColor="text1"/>
              </w:rPr>
              <w:t>True if replaced successfully. False if connected building is null, or replace failed.</w:t>
            </w:r>
          </w:p>
        </w:tc>
      </w:tr>
    </w:tbl>
    <w:p w:rsidR="70A11C1A" w:rsidP="38FF0FA3" w:rsidRDefault="70A11C1A" w14:paraId="6775100E" w14:textId="2A3981C5">
      <w:pPr>
        <w:rPr>
          <w:rFonts w:ascii="Calibri" w:hAnsi="Calibri" w:eastAsia="Calibri" w:cs="Calibri"/>
          <w:color w:val="000000" w:themeColor="text1"/>
        </w:rPr>
      </w:pPr>
    </w:p>
    <w:tbl>
      <w:tblPr>
        <w:tblStyle w:val="TableGrid"/>
        <w:tblW w:w="0" w:type="auto"/>
        <w:tblLook w:val="06A0" w:firstRow="1" w:lastRow="0" w:firstColumn="1" w:lastColumn="0" w:noHBand="1" w:noVBand="1"/>
      </w:tblPr>
      <w:tblGrid>
        <w:gridCol w:w="1875"/>
        <w:gridCol w:w="1485"/>
        <w:gridCol w:w="1590"/>
        <w:gridCol w:w="4410"/>
      </w:tblGrid>
      <w:tr w:rsidR="5BF00052" w:rsidTr="7D044197" w14:paraId="0ADEADA7">
        <w:trPr>
          <w:trHeight w:val="420"/>
        </w:trPr>
        <w:tc>
          <w:tcPr>
            <w:tcW w:w="9360" w:type="dxa"/>
            <w:gridSpan w:val="4"/>
            <w:tcBorders>
              <w:top w:val="single" w:color="000000" w:themeColor="text1" w:sz="8"/>
              <w:left w:val="single" w:color="000000" w:themeColor="text1" w:sz="8"/>
              <w:bottom w:val="single" w:color="000000" w:themeColor="text1" w:sz="8"/>
              <w:right w:val="single" w:color="000000" w:themeColor="text1" w:sz="8"/>
            </w:tcBorders>
            <w:tcMar/>
          </w:tcPr>
          <w:p w:rsidR="5BF00052" w:rsidP="5BF00052" w:rsidRDefault="5BF00052" w14:paraId="02AF6377" w14:textId="28175618">
            <w:pPr>
              <w:rPr>
                <w:rFonts w:ascii="Calibri" w:hAnsi="Calibri" w:eastAsia="Calibri" w:cs="Calibri"/>
                <w:color w:val="000000" w:themeColor="text1" w:themeTint="FF" w:themeShade="FF"/>
              </w:rPr>
            </w:pPr>
            <w:r w:rsidRPr="7D044197" w:rsidR="7D044197">
              <w:rPr>
                <w:rFonts w:ascii="Calibri" w:hAnsi="Calibri" w:eastAsia="Calibri" w:cs="Calibri"/>
                <w:color w:val="000000" w:themeColor="text1" w:themeTint="FF" w:themeShade="FF"/>
              </w:rPr>
              <w:t xml:space="preserve">Boolean </w:t>
            </w:r>
            <w:proofErr w:type="spellStart"/>
            <w:r w:rsidRPr="7D044197" w:rsidR="7D044197">
              <w:rPr>
                <w:rFonts w:ascii="Calibri" w:hAnsi="Calibri" w:eastAsia="Calibri" w:cs="Calibri"/>
                <w:color w:val="000000" w:themeColor="text1" w:themeTint="FF" w:themeShade="FF"/>
              </w:rPr>
              <w:t>generateToken</w:t>
            </w:r>
            <w:proofErr w:type="spellEnd"/>
            <w:r w:rsidRPr="7D044197" w:rsidR="7D044197">
              <w:rPr>
                <w:rFonts w:ascii="Calibri" w:hAnsi="Calibri" w:eastAsia="Calibri" w:cs="Calibri"/>
                <w:color w:val="000000" w:themeColor="text1" w:themeTint="FF" w:themeShade="FF"/>
              </w:rPr>
              <w:t xml:space="preserve">(String </w:t>
            </w:r>
            <w:proofErr w:type="spellStart"/>
            <w:r w:rsidRPr="7D044197" w:rsidR="7D044197">
              <w:rPr>
                <w:rFonts w:ascii="Calibri" w:hAnsi="Calibri" w:eastAsia="Calibri" w:cs="Calibri"/>
                <w:color w:val="000000" w:themeColor="text1" w:themeTint="FF" w:themeShade="FF"/>
              </w:rPr>
              <w:t>appID</w:t>
            </w:r>
            <w:proofErr w:type="spellEnd"/>
            <w:r w:rsidRPr="7D044197" w:rsidR="7D044197">
              <w:rPr>
                <w:rFonts w:ascii="Calibri" w:hAnsi="Calibri" w:eastAsia="Calibri" w:cs="Calibri"/>
                <w:color w:val="000000" w:themeColor="text1" w:themeTint="FF" w:themeShade="FF"/>
              </w:rPr>
              <w:t>, String key)</w:t>
            </w:r>
          </w:p>
          <w:p w:rsidR="5BF00052" w:rsidRDefault="5BF00052" w14:paraId="32C43DDA" w14:textId="5CE3C5C0">
            <w:pPr/>
          </w:p>
          <w:p w:rsidR="5BF00052" w:rsidP="5BF00052" w:rsidRDefault="5BF00052" w14:paraId="18E2D5F4" w14:textId="63838138">
            <w:pPr>
              <w:rPr>
                <w:rFonts w:ascii="Calibri" w:hAnsi="Calibri" w:eastAsia="Calibri" w:cs="Calibri"/>
                <w:color w:val="000000" w:themeColor="text1" w:themeTint="FF" w:themeShade="FF"/>
              </w:rPr>
            </w:pPr>
            <w:r w:rsidRPr="7D044197" w:rsidR="7D044197">
              <w:rPr>
                <w:rFonts w:ascii="Calibri" w:hAnsi="Calibri" w:eastAsia="Calibri" w:cs="Calibri"/>
                <w:color w:val="000000" w:themeColor="text1" w:themeTint="FF" w:themeShade="FF"/>
              </w:rPr>
              <w:t xml:space="preserve">This function will authenticate your access right with </w:t>
            </w:r>
            <w:proofErr w:type="spellStart"/>
            <w:r w:rsidRPr="7D044197" w:rsidR="7D044197">
              <w:rPr>
                <w:rFonts w:ascii="Calibri" w:hAnsi="Calibri" w:eastAsia="Calibri" w:cs="Calibri"/>
                <w:color w:val="000000" w:themeColor="text1" w:themeTint="FF" w:themeShade="FF"/>
              </w:rPr>
              <w:t>appID</w:t>
            </w:r>
            <w:proofErr w:type="spellEnd"/>
            <w:r w:rsidRPr="7D044197" w:rsidR="7D044197">
              <w:rPr>
                <w:rFonts w:ascii="Calibri" w:hAnsi="Calibri" w:eastAsia="Calibri" w:cs="Calibri"/>
                <w:color w:val="000000" w:themeColor="text1" w:themeTint="FF" w:themeShade="FF"/>
              </w:rPr>
              <w:t xml:space="preserve">-key pair, and generate a token if you are an authorized developer. The </w:t>
            </w:r>
            <w:proofErr w:type="spellStart"/>
            <w:r w:rsidRPr="7D044197" w:rsidR="7D044197">
              <w:rPr>
                <w:rFonts w:ascii="Calibri" w:hAnsi="Calibri" w:eastAsia="Calibri" w:cs="Calibri"/>
                <w:color w:val="000000" w:themeColor="text1" w:themeTint="FF" w:themeShade="FF"/>
              </w:rPr>
              <w:t>APIManager</w:t>
            </w:r>
            <w:proofErr w:type="spellEnd"/>
            <w:r w:rsidRPr="7D044197" w:rsidR="7D044197">
              <w:rPr>
                <w:rFonts w:ascii="Calibri" w:hAnsi="Calibri" w:eastAsia="Calibri" w:cs="Calibri"/>
                <w:color w:val="000000" w:themeColor="text1" w:themeTint="FF" w:themeShade="FF"/>
              </w:rPr>
              <w:t xml:space="preserve"> will manage the token internally and refresh it periodically with </w:t>
            </w:r>
            <w:proofErr w:type="spellStart"/>
            <w:r w:rsidRPr="7D044197" w:rsidR="7D044197">
              <w:rPr>
                <w:rFonts w:ascii="Calibri" w:hAnsi="Calibri" w:eastAsia="Calibri" w:cs="Calibri"/>
                <w:color w:val="000000" w:themeColor="text1" w:themeTint="FF" w:themeShade="FF"/>
              </w:rPr>
              <w:t>appID</w:t>
            </w:r>
            <w:proofErr w:type="spellEnd"/>
            <w:r w:rsidRPr="7D044197" w:rsidR="7D044197">
              <w:rPr>
                <w:rFonts w:ascii="Calibri" w:hAnsi="Calibri" w:eastAsia="Calibri" w:cs="Calibri"/>
                <w:color w:val="000000" w:themeColor="text1" w:themeTint="FF" w:themeShade="FF"/>
              </w:rPr>
              <w:t>-key pair.</w:t>
            </w:r>
          </w:p>
        </w:tc>
      </w:tr>
      <w:tr w:rsidR="5BF00052" w:rsidTr="7D044197" w14:paraId="4CF69035">
        <w:trPr>
          <w:trHeight w:val="420"/>
        </w:trPr>
        <w:tc>
          <w:tcPr>
            <w:tcW w:w="9360" w:type="dxa"/>
            <w:gridSpan w:val="4"/>
            <w:tcBorders>
              <w:top w:val="single" w:color="000000" w:themeColor="text1" w:sz="8"/>
              <w:left w:val="single" w:color="000000" w:themeColor="text1" w:sz="8"/>
              <w:bottom w:val="single" w:color="000000" w:themeColor="text1" w:sz="8"/>
              <w:right w:val="single" w:color="000000" w:themeColor="text1" w:sz="8"/>
            </w:tcBorders>
            <w:shd w:val="clear" w:color="auto" w:fill="C9DAF8"/>
            <w:tcMar/>
          </w:tcPr>
          <w:p w:rsidR="5BF00052" w:rsidRDefault="5BF00052" w14:paraId="50F5DFDE" w14:textId="7C6526F3" w14:noSpellErr="1">
            <w:r w:rsidRPr="7D044197" w:rsidR="7D044197">
              <w:rPr>
                <w:rFonts w:ascii="Calibri" w:hAnsi="Calibri" w:eastAsia="Calibri" w:cs="Calibri"/>
                <w:color w:val="000000" w:themeColor="text1" w:themeTint="FF" w:themeShade="FF"/>
              </w:rPr>
              <w:t>Input Parameter</w:t>
            </w:r>
          </w:p>
        </w:tc>
      </w:tr>
      <w:tr w:rsidR="5BF00052" w:rsidTr="7D044197" w14:paraId="2764FF3A">
        <w:trPr/>
        <w:tc>
          <w:tcPr>
            <w:tcW w:w="1875"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cPr>
          <w:p w:rsidR="5BF00052" w:rsidRDefault="5BF00052" w14:paraId="1E76E54F" w14:textId="5552D719" w14:noSpellErr="1">
            <w:r w:rsidRPr="7D044197" w:rsidR="7D044197">
              <w:rPr>
                <w:rFonts w:ascii="Calibri" w:hAnsi="Calibri" w:eastAsia="Calibri" w:cs="Calibri"/>
                <w:color w:val="000000" w:themeColor="text1" w:themeTint="FF" w:themeShade="FF"/>
              </w:rPr>
              <w:t>Parameter name</w:t>
            </w:r>
          </w:p>
        </w:tc>
        <w:tc>
          <w:tcPr>
            <w:tcW w:w="1485"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cPr>
          <w:p w:rsidR="5BF00052" w:rsidRDefault="5BF00052" w14:paraId="20658513" w14:textId="38AA8201" w14:noSpellErr="1">
            <w:r w:rsidRPr="7D044197" w:rsidR="7D044197">
              <w:rPr>
                <w:rFonts w:ascii="Calibri" w:hAnsi="Calibri" w:eastAsia="Calibri" w:cs="Calibri"/>
                <w:color w:val="000000" w:themeColor="text1" w:themeTint="FF" w:themeShade="FF"/>
              </w:rPr>
              <w:t>Data type</w:t>
            </w:r>
          </w:p>
        </w:tc>
        <w:tc>
          <w:tcPr>
            <w:tcW w:w="159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cPr>
          <w:p w:rsidR="5BF00052" w:rsidRDefault="5BF00052" w14:paraId="7DC94E47" w14:textId="21E2B763" w14:noSpellErr="1">
            <w:r w:rsidRPr="7D044197" w:rsidR="7D044197">
              <w:rPr>
                <w:rFonts w:ascii="Calibri" w:hAnsi="Calibri" w:eastAsia="Calibri" w:cs="Calibri"/>
                <w:color w:val="000000" w:themeColor="text1" w:themeTint="FF" w:themeShade="FF"/>
              </w:rPr>
              <w:t>Mandatory</w:t>
            </w:r>
          </w:p>
        </w:tc>
        <w:tc>
          <w:tcPr>
            <w:tcW w:w="441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cPr>
          <w:p w:rsidR="5BF00052" w:rsidRDefault="5BF00052" w14:paraId="62F9EF5E" w14:textId="1239C12F" w14:noSpellErr="1">
            <w:r w:rsidRPr="7D044197" w:rsidR="7D044197">
              <w:rPr>
                <w:rFonts w:ascii="Calibri" w:hAnsi="Calibri" w:eastAsia="Calibri" w:cs="Calibri"/>
                <w:color w:val="000000" w:themeColor="text1" w:themeTint="FF" w:themeShade="FF"/>
              </w:rPr>
              <w:t>Description</w:t>
            </w:r>
          </w:p>
        </w:tc>
      </w:tr>
      <w:tr w:rsidR="5BF00052" w:rsidTr="7D044197" w14:paraId="726BC102">
        <w:trPr/>
        <w:tc>
          <w:tcPr>
            <w:tcW w:w="1875" w:type="dxa"/>
            <w:tcBorders>
              <w:top w:val="single" w:color="000000" w:themeColor="text1" w:sz="8"/>
              <w:left w:val="single" w:color="000000" w:themeColor="text1" w:sz="8"/>
              <w:bottom w:val="single" w:color="000000" w:themeColor="text1" w:sz="8"/>
              <w:right w:val="single" w:color="000000" w:themeColor="text1" w:sz="8"/>
            </w:tcBorders>
            <w:tcMar/>
          </w:tcPr>
          <w:p w:rsidR="5BF00052" w:rsidP="7D044197" w:rsidRDefault="5BF00052" w14:paraId="3235E4D5" w14:textId="675BF405">
            <w:pPr>
              <w:pStyle w:val="Normal"/>
              <w:bidi w:val="0"/>
              <w:spacing w:before="0" w:beforeAutospacing="off" w:after="0" w:afterAutospacing="off" w:line="259" w:lineRule="auto"/>
              <w:ind w:left="0" w:right="0"/>
              <w:jc w:val="left"/>
              <w:rPr>
                <w:rFonts w:ascii="Calibri" w:hAnsi="Calibri" w:eastAsia="Calibri" w:cs="Calibri"/>
                <w:i w:val="1"/>
                <w:iCs w:val="1"/>
                <w:color w:val="000000" w:themeColor="text1" w:themeTint="FF" w:themeShade="FF"/>
              </w:rPr>
              <w:pPrChange w:author="TSUI Wai Lun" w:date="2022-05-26T06:20:24.091Z">
                <w:pPr>
                  <w:pStyle w:val="Normal"/>
                  <w:spacing w:before="0" w:beforeAutospacing="off"/>
                </w:pPr>
              </w:pPrChange>
            </w:pPr>
            <w:proofErr w:type="spellStart"/>
            <w:r w:rsidRPr="7D044197" w:rsidR="7D044197">
              <w:rPr>
                <w:rFonts w:ascii="Calibri" w:hAnsi="Calibri" w:eastAsia="Calibri" w:cs="Calibri"/>
                <w:i w:val="1"/>
                <w:iCs w:val="1"/>
                <w:color w:val="000000" w:themeColor="text1" w:themeTint="FF" w:themeShade="FF"/>
              </w:rPr>
              <w:t>appID</w:t>
            </w:r>
            <w:proofErr w:type="spellEnd"/>
          </w:p>
        </w:tc>
        <w:tc>
          <w:tcPr>
            <w:tcW w:w="1485" w:type="dxa"/>
            <w:tcBorders>
              <w:top w:val="single" w:color="000000" w:themeColor="text1" w:sz="8"/>
              <w:left w:val="single" w:color="000000" w:themeColor="text1" w:sz="8"/>
              <w:bottom w:val="single" w:color="000000" w:themeColor="text1" w:sz="8"/>
              <w:right w:val="single" w:color="000000" w:themeColor="text1" w:sz="8"/>
            </w:tcBorders>
            <w:tcMar/>
          </w:tcPr>
          <w:p w:rsidR="5BF00052" w:rsidP="5BF00052" w:rsidRDefault="5BF00052" w14:paraId="460221A6" w14:textId="20CBE6B4">
            <w:pPr>
              <w:rPr>
                <w:rFonts w:ascii="Calibri" w:hAnsi="Calibri" w:eastAsia="Calibri" w:cs="Calibri"/>
                <w:color w:val="000000" w:themeColor="text1" w:themeTint="FF" w:themeShade="FF"/>
              </w:rPr>
            </w:pPr>
            <w:r w:rsidRPr="7D044197" w:rsidR="7D044197">
              <w:rPr>
                <w:rFonts w:ascii="Calibri" w:hAnsi="Calibri" w:eastAsia="Calibri" w:cs="Calibri"/>
                <w:color w:val="000000" w:themeColor="text1" w:themeTint="FF" w:themeShade="FF"/>
              </w:rPr>
              <w:t>String</w:t>
            </w:r>
          </w:p>
        </w:tc>
        <w:tc>
          <w:tcPr>
            <w:tcW w:w="1590" w:type="dxa"/>
            <w:tcBorders>
              <w:top w:val="single" w:color="000000" w:themeColor="text1" w:sz="8"/>
              <w:left w:val="single" w:color="000000" w:themeColor="text1" w:sz="8"/>
              <w:bottom w:val="single" w:color="000000" w:themeColor="text1" w:sz="8"/>
              <w:right w:val="single" w:color="000000" w:themeColor="text1" w:sz="8"/>
            </w:tcBorders>
            <w:tcMar/>
          </w:tcPr>
          <w:p w:rsidR="5BF00052" w:rsidP="5BF00052" w:rsidRDefault="5BF00052" w14:paraId="44780396" w14:textId="447CACFD" w14:noSpellErr="1">
            <w:pPr>
              <w:rPr>
                <w:rFonts w:ascii="Calibri" w:hAnsi="Calibri" w:eastAsia="Calibri" w:cs="Calibri"/>
                <w:color w:val="000000" w:themeColor="text1" w:themeTint="FF" w:themeShade="FF"/>
              </w:rPr>
            </w:pPr>
            <w:r w:rsidRPr="7D044197" w:rsidR="7D044197">
              <w:rPr>
                <w:rFonts w:ascii="Calibri" w:hAnsi="Calibri" w:eastAsia="Calibri" w:cs="Calibri"/>
                <w:color w:val="000000" w:themeColor="text1" w:themeTint="FF" w:themeShade="FF"/>
              </w:rPr>
              <w:t>Yes</w:t>
            </w:r>
          </w:p>
        </w:tc>
        <w:tc>
          <w:tcPr>
            <w:tcW w:w="4410" w:type="dxa"/>
            <w:tcBorders>
              <w:top w:val="single" w:color="000000" w:themeColor="text1" w:sz="8"/>
              <w:left w:val="single" w:color="000000" w:themeColor="text1" w:sz="8"/>
              <w:bottom w:val="single" w:color="000000" w:themeColor="text1" w:sz="8"/>
              <w:right w:val="single" w:color="000000" w:themeColor="text1" w:sz="8"/>
            </w:tcBorders>
            <w:tcMar/>
          </w:tcPr>
          <w:p w:rsidR="5BF00052" w:rsidP="7D044197" w:rsidRDefault="5BF00052" w14:paraId="50213992" w14:textId="46019603">
            <w:pPr>
              <w:pStyle w:val="Normal"/>
              <w:bidi w:val="0"/>
              <w:spacing w:before="0" w:beforeAutospacing="off" w:after="0" w:afterAutospacing="off" w:line="259" w:lineRule="auto"/>
              <w:ind w:left="0" w:right="0"/>
              <w:jc w:val="left"/>
              <w:rPr>
                <w:rFonts w:ascii="Calibri" w:hAnsi="Calibri" w:eastAsia="Calibri" w:cs="Calibri"/>
                <w:i w:val="0"/>
                <w:iCs w:val="0"/>
                <w:color w:val="000000" w:themeColor="text1" w:themeTint="FF" w:themeShade="FF"/>
              </w:rPr>
              <w:pPrChange w:author="TSUI Wai Lun" w:date="2022-05-26T06:20:39.131Z">
                <w:pPr>
                  <w:pStyle w:val="Normal"/>
                  <w:spacing w:before="0" w:beforeAutospacing="off"/>
                </w:pPr>
              </w:pPrChange>
            </w:pPr>
            <w:r w:rsidRPr="7D044197" w:rsidR="7D044197">
              <w:rPr>
                <w:rFonts w:ascii="Calibri" w:hAnsi="Calibri" w:eastAsia="Calibri" w:cs="Calibri"/>
                <w:i w:val="0"/>
                <w:iCs w:val="0"/>
                <w:color w:val="000000" w:themeColor="text1" w:themeTint="FF" w:themeShade="FF"/>
              </w:rPr>
              <w:t xml:space="preserve">The registered </w:t>
            </w:r>
            <w:proofErr w:type="spellStart"/>
            <w:r w:rsidRPr="7D044197" w:rsidR="7D044197">
              <w:rPr>
                <w:rFonts w:ascii="Calibri" w:hAnsi="Calibri" w:eastAsia="Calibri" w:cs="Calibri"/>
                <w:i w:val="0"/>
                <w:iCs w:val="0"/>
                <w:color w:val="000000" w:themeColor="text1" w:themeTint="FF" w:themeShade="FF"/>
              </w:rPr>
              <w:t>appID</w:t>
            </w:r>
            <w:proofErr w:type="spellEnd"/>
            <w:r w:rsidRPr="7D044197" w:rsidR="7D044197">
              <w:rPr>
                <w:rFonts w:ascii="Calibri" w:hAnsi="Calibri" w:eastAsia="Calibri" w:cs="Calibri"/>
                <w:i w:val="0"/>
                <w:iCs w:val="0"/>
                <w:color w:val="000000" w:themeColor="text1" w:themeTint="FF" w:themeShade="FF"/>
              </w:rPr>
              <w:t xml:space="preserve"> on the platform.</w:t>
            </w:r>
          </w:p>
        </w:tc>
      </w:tr>
      <w:tr w:rsidR="5BF00052" w:rsidTr="7D044197" w14:paraId="6803EFD8">
        <w:trPr/>
        <w:tc>
          <w:tcPr>
            <w:tcW w:w="1875" w:type="dxa"/>
            <w:tcBorders>
              <w:top w:val="single" w:color="000000" w:themeColor="text1" w:sz="8"/>
              <w:left w:val="single" w:color="000000" w:themeColor="text1" w:sz="8"/>
              <w:bottom w:val="single" w:color="000000" w:themeColor="text1" w:sz="8"/>
              <w:right w:val="single" w:color="000000" w:themeColor="text1" w:sz="8"/>
            </w:tcBorders>
            <w:tcMar/>
          </w:tcPr>
          <w:p w:rsidR="5BF00052" w:rsidP="7D044197" w:rsidRDefault="5BF00052" w14:paraId="11AEB8B6" w14:textId="26A6EFC2">
            <w:pPr>
              <w:pStyle w:val="Normal"/>
              <w:spacing w:line="259" w:lineRule="auto"/>
              <w:jc w:val="left"/>
              <w:rPr>
                <w:rFonts w:ascii="Calibri" w:hAnsi="Calibri" w:eastAsia="Calibri" w:cs="Calibri"/>
                <w:i w:val="1"/>
                <w:iCs w:val="1"/>
                <w:color w:val="000000" w:themeColor="text1" w:themeTint="FF" w:themeShade="FF"/>
              </w:rPr>
            </w:pPr>
            <w:r w:rsidRPr="7D044197" w:rsidR="7D044197">
              <w:rPr>
                <w:rFonts w:ascii="Calibri" w:hAnsi="Calibri" w:eastAsia="Calibri" w:cs="Calibri"/>
                <w:i w:val="1"/>
                <w:iCs w:val="1"/>
                <w:color w:val="000000" w:themeColor="text1" w:themeTint="FF" w:themeShade="FF"/>
              </w:rPr>
              <w:t>key</w:t>
            </w:r>
          </w:p>
        </w:tc>
        <w:tc>
          <w:tcPr>
            <w:tcW w:w="1485" w:type="dxa"/>
            <w:tcBorders>
              <w:top w:val="single" w:color="000000" w:themeColor="text1" w:sz="8"/>
              <w:left w:val="single" w:color="000000" w:themeColor="text1" w:sz="8"/>
              <w:bottom w:val="single" w:color="000000" w:themeColor="text1" w:sz="8"/>
              <w:right w:val="single" w:color="000000" w:themeColor="text1" w:sz="8"/>
            </w:tcBorders>
            <w:tcMar/>
          </w:tcPr>
          <w:p w:rsidR="5BF00052" w:rsidP="5BF00052" w:rsidRDefault="5BF00052" w14:paraId="3B62487C" w14:textId="114D9532">
            <w:pPr>
              <w:pStyle w:val="Normal"/>
              <w:rPr>
                <w:rFonts w:ascii="Calibri" w:hAnsi="Calibri" w:eastAsia="Calibri" w:cs="Calibri"/>
                <w:color w:val="000000" w:themeColor="text1" w:themeTint="FF" w:themeShade="FF"/>
              </w:rPr>
            </w:pPr>
            <w:r w:rsidRPr="7D044197" w:rsidR="7D044197">
              <w:rPr>
                <w:rFonts w:ascii="Calibri" w:hAnsi="Calibri" w:eastAsia="Calibri" w:cs="Calibri"/>
                <w:color w:val="000000" w:themeColor="text1" w:themeTint="FF" w:themeShade="FF"/>
              </w:rPr>
              <w:t>String</w:t>
            </w:r>
          </w:p>
        </w:tc>
        <w:tc>
          <w:tcPr>
            <w:tcW w:w="1590" w:type="dxa"/>
            <w:tcBorders>
              <w:top w:val="single" w:color="000000" w:themeColor="text1" w:sz="8"/>
              <w:left w:val="single" w:color="000000" w:themeColor="text1" w:sz="8"/>
              <w:bottom w:val="single" w:color="000000" w:themeColor="text1" w:sz="8"/>
              <w:right w:val="single" w:color="000000" w:themeColor="text1" w:sz="8"/>
            </w:tcBorders>
            <w:tcMar/>
          </w:tcPr>
          <w:p w:rsidR="5BF00052" w:rsidP="5BF00052" w:rsidRDefault="5BF00052" w14:paraId="3BB90367" w14:textId="78DBB6A2">
            <w:pPr>
              <w:pStyle w:val="Normal"/>
              <w:rPr>
                <w:rFonts w:ascii="Calibri" w:hAnsi="Calibri" w:eastAsia="Calibri" w:cs="Calibri"/>
                <w:color w:val="000000" w:themeColor="text1" w:themeTint="FF" w:themeShade="FF"/>
              </w:rPr>
            </w:pPr>
            <w:r w:rsidRPr="7D044197" w:rsidR="7D044197">
              <w:rPr>
                <w:rFonts w:ascii="Calibri" w:hAnsi="Calibri" w:eastAsia="Calibri" w:cs="Calibri"/>
                <w:color w:val="000000" w:themeColor="text1" w:themeTint="FF" w:themeShade="FF"/>
              </w:rPr>
              <w:t>Yes</w:t>
            </w:r>
          </w:p>
        </w:tc>
        <w:tc>
          <w:tcPr>
            <w:tcW w:w="4410" w:type="dxa"/>
            <w:tcBorders>
              <w:top w:val="single" w:color="000000" w:themeColor="text1" w:sz="8"/>
              <w:left w:val="single" w:color="000000" w:themeColor="text1" w:sz="8"/>
              <w:bottom w:val="single" w:color="000000" w:themeColor="text1" w:sz="8"/>
              <w:right w:val="single" w:color="000000" w:themeColor="text1" w:sz="8"/>
            </w:tcBorders>
            <w:tcMar/>
          </w:tcPr>
          <w:p w:rsidR="5BF00052" w:rsidP="7D044197" w:rsidRDefault="5BF00052" w14:paraId="57FCEC3F" w14:textId="08F2142F">
            <w:pPr>
              <w:pStyle w:val="Normal"/>
              <w:spacing w:line="259" w:lineRule="auto"/>
              <w:jc w:val="left"/>
              <w:rPr>
                <w:rFonts w:ascii="Calibri" w:hAnsi="Calibri" w:eastAsia="Calibri" w:cs="Calibri"/>
                <w:i w:val="0"/>
                <w:iCs w:val="0"/>
                <w:color w:val="000000" w:themeColor="text1" w:themeTint="FF" w:themeShade="FF"/>
              </w:rPr>
            </w:pPr>
            <w:r w:rsidRPr="7D044197" w:rsidR="7D044197">
              <w:rPr>
                <w:rFonts w:ascii="Calibri" w:hAnsi="Calibri" w:eastAsia="Calibri" w:cs="Calibri"/>
                <w:i w:val="0"/>
                <w:iCs w:val="0"/>
                <w:color w:val="000000" w:themeColor="text1" w:themeTint="FF" w:themeShade="FF"/>
              </w:rPr>
              <w:t xml:space="preserve">The registered key with </w:t>
            </w:r>
            <w:proofErr w:type="spellStart"/>
            <w:r w:rsidRPr="7D044197" w:rsidR="7D044197">
              <w:rPr>
                <w:rFonts w:ascii="Calibri" w:hAnsi="Calibri" w:eastAsia="Calibri" w:cs="Calibri"/>
                <w:i w:val="0"/>
                <w:iCs w:val="0"/>
                <w:color w:val="000000" w:themeColor="text1" w:themeTint="FF" w:themeShade="FF"/>
              </w:rPr>
              <w:t>appID</w:t>
            </w:r>
            <w:proofErr w:type="spellEnd"/>
            <w:r w:rsidRPr="7D044197" w:rsidR="7D044197">
              <w:rPr>
                <w:rFonts w:ascii="Calibri" w:hAnsi="Calibri" w:eastAsia="Calibri" w:cs="Calibri"/>
                <w:i w:val="0"/>
                <w:iCs w:val="0"/>
                <w:color w:val="000000" w:themeColor="text1" w:themeTint="FF" w:themeShade="FF"/>
              </w:rPr>
              <w:t xml:space="preserve"> on platform</w:t>
            </w:r>
          </w:p>
        </w:tc>
      </w:tr>
      <w:tr w:rsidR="5BF00052" w:rsidTr="7D044197" w14:paraId="2D470213">
        <w:trPr>
          <w:trHeight w:val="420"/>
        </w:trPr>
        <w:tc>
          <w:tcPr>
            <w:tcW w:w="9360" w:type="dxa"/>
            <w:gridSpan w:val="4"/>
            <w:tcBorders>
              <w:top w:val="single" w:color="000000" w:themeColor="text1" w:sz="8"/>
              <w:left w:val="single" w:color="000000" w:themeColor="text1" w:sz="8"/>
              <w:bottom w:val="single" w:color="000000" w:themeColor="text1" w:sz="8"/>
              <w:right w:val="single" w:color="000000" w:themeColor="text1" w:sz="8"/>
            </w:tcBorders>
            <w:shd w:val="clear" w:color="auto" w:fill="C9DAF8"/>
            <w:tcMar/>
          </w:tcPr>
          <w:p w:rsidR="5BF00052" w:rsidRDefault="5BF00052" w14:paraId="367FB025" w14:textId="2E1BFC6B" w14:noSpellErr="1">
            <w:r w:rsidRPr="7D044197" w:rsidR="7D044197">
              <w:rPr>
                <w:rFonts w:ascii="Calibri" w:hAnsi="Calibri" w:eastAsia="Calibri" w:cs="Calibri"/>
                <w:color w:val="000000" w:themeColor="text1" w:themeTint="FF" w:themeShade="FF"/>
              </w:rPr>
              <w:t>Return value</w:t>
            </w:r>
          </w:p>
        </w:tc>
      </w:tr>
      <w:tr w:rsidR="5BF00052" w:rsidTr="7D044197" w14:paraId="30E3B405">
        <w:trPr>
          <w:trHeight w:val="420"/>
        </w:trPr>
        <w:tc>
          <w:tcPr>
            <w:tcW w:w="1875"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cPr>
          <w:p w:rsidR="5BF00052" w:rsidRDefault="5BF00052" w14:paraId="7F73081D" w14:textId="3279241D" w14:noSpellErr="1">
            <w:r w:rsidRPr="7D044197" w:rsidR="7D044197">
              <w:rPr>
                <w:rFonts w:ascii="Calibri" w:hAnsi="Calibri" w:eastAsia="Calibri" w:cs="Calibri"/>
                <w:color w:val="000000" w:themeColor="text1" w:themeTint="FF" w:themeShade="FF"/>
              </w:rPr>
              <w:t>Data type</w:t>
            </w:r>
          </w:p>
        </w:tc>
        <w:tc>
          <w:tcPr>
            <w:tcW w:w="1485"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cPr>
          <w:p w:rsidR="5BF00052" w:rsidRDefault="5BF00052" w14:paraId="42920380" w14:textId="07D5545C" w14:noSpellErr="1">
            <w:r w:rsidRPr="7D044197" w:rsidR="7D044197">
              <w:rPr>
                <w:rFonts w:ascii="Calibri" w:hAnsi="Calibri" w:eastAsia="Calibri" w:cs="Calibri"/>
                <w:color w:val="000000" w:themeColor="text1" w:themeTint="FF" w:themeShade="FF"/>
              </w:rPr>
              <w:t>Mandatory</w:t>
            </w:r>
          </w:p>
        </w:tc>
        <w:tc>
          <w:tcPr>
            <w:tcW w:w="6000" w:type="dxa"/>
            <w:gridSpan w:val="2"/>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cPr>
          <w:p w:rsidR="5BF00052" w:rsidRDefault="5BF00052" w14:paraId="463D6EB8" w14:textId="4B713B48" w14:noSpellErr="1">
            <w:r w:rsidRPr="7D044197" w:rsidR="7D044197">
              <w:rPr>
                <w:rFonts w:ascii="Calibri" w:hAnsi="Calibri" w:eastAsia="Calibri" w:cs="Calibri"/>
                <w:color w:val="000000" w:themeColor="text1" w:themeTint="FF" w:themeShade="FF"/>
              </w:rPr>
              <w:t>Description</w:t>
            </w:r>
          </w:p>
        </w:tc>
      </w:tr>
      <w:tr w:rsidR="5BF00052" w:rsidTr="7D044197" w14:paraId="4FF6C587">
        <w:trPr>
          <w:trHeight w:val="420"/>
        </w:trPr>
        <w:tc>
          <w:tcPr>
            <w:tcW w:w="1875" w:type="dxa"/>
            <w:tcBorders>
              <w:top w:val="single" w:color="000000" w:themeColor="text1" w:sz="8"/>
              <w:left w:val="single" w:color="000000" w:themeColor="text1" w:sz="8"/>
              <w:bottom w:val="single" w:color="000000" w:themeColor="text1" w:sz="8"/>
              <w:right w:val="single" w:color="000000" w:themeColor="text1" w:sz="8"/>
            </w:tcBorders>
            <w:tcMar/>
          </w:tcPr>
          <w:p w:rsidR="5BF00052" w:rsidP="7D044197" w:rsidRDefault="5BF00052" w14:paraId="7FF04044" w14:textId="1A1ABFB1">
            <w:pPr>
              <w:pStyle w:val="Normal"/>
              <w:bidi w:val="0"/>
              <w:spacing w:before="0" w:beforeAutospacing="off" w:after="0" w:afterAutospacing="off" w:line="259" w:lineRule="auto"/>
              <w:ind w:left="0" w:right="0"/>
              <w:jc w:val="left"/>
              <w:rPr>
                <w:rFonts w:ascii="Calibri" w:hAnsi="Calibri" w:eastAsia="Calibri" w:cs="Calibri"/>
                <w:color w:val="000000" w:themeColor="text1" w:themeTint="FF" w:themeShade="FF"/>
              </w:rPr>
              <w:pPrChange w:author="TSUI Wai Lun" w:date="2022-05-26T06:23:57.321Z">
                <w:pPr>
                  <w:pStyle w:val="Normal"/>
                  <w:spacing w:before="0" w:beforeAutospacing="off"/>
                </w:pPr>
              </w:pPrChange>
            </w:pPr>
            <w:r w:rsidRPr="7D044197" w:rsidR="7D044197">
              <w:rPr>
                <w:rFonts w:ascii="Calibri" w:hAnsi="Calibri" w:eastAsia="Calibri" w:cs="Calibri"/>
                <w:color w:val="000000" w:themeColor="text1" w:themeTint="FF" w:themeShade="FF"/>
              </w:rPr>
              <w:t>Boolean</w:t>
            </w:r>
          </w:p>
        </w:tc>
        <w:tc>
          <w:tcPr>
            <w:tcW w:w="1485" w:type="dxa"/>
            <w:tcBorders>
              <w:top w:val="single" w:color="000000" w:themeColor="text1" w:sz="8"/>
              <w:left w:val="single" w:color="000000" w:themeColor="text1" w:sz="8"/>
              <w:bottom w:val="single" w:color="000000" w:themeColor="text1" w:sz="8"/>
              <w:right w:val="single" w:color="000000" w:themeColor="text1" w:sz="8"/>
            </w:tcBorders>
            <w:tcMar/>
          </w:tcPr>
          <w:p w:rsidR="5BF00052" w:rsidRDefault="5BF00052" w14:paraId="51E47191" w14:textId="43B21563" w14:noSpellErr="1">
            <w:r w:rsidRPr="7D044197" w:rsidR="7D044197">
              <w:rPr>
                <w:rFonts w:ascii="Calibri" w:hAnsi="Calibri" w:eastAsia="Calibri" w:cs="Calibri"/>
                <w:color w:val="000000" w:themeColor="text1" w:themeTint="FF" w:themeShade="FF"/>
              </w:rPr>
              <w:t>Yes</w:t>
            </w:r>
          </w:p>
        </w:tc>
        <w:tc>
          <w:tcPr>
            <w:tcW w:w="6000" w:type="dxa"/>
            <w:gridSpan w:val="2"/>
            <w:tcBorders>
              <w:top w:val="single" w:color="000000" w:themeColor="text1" w:sz="8"/>
              <w:left w:val="single" w:color="000000" w:themeColor="text1" w:sz="8"/>
              <w:bottom w:val="single" w:color="000000" w:themeColor="text1" w:sz="8"/>
              <w:right w:val="single" w:color="000000" w:themeColor="text1" w:sz="8"/>
            </w:tcBorders>
            <w:tcMar/>
          </w:tcPr>
          <w:p w:rsidR="5BF00052" w:rsidP="5BF00052" w:rsidRDefault="5BF00052" w14:paraId="623818A9" w14:textId="44DED380">
            <w:pPr>
              <w:rPr>
                <w:rFonts w:ascii="Calibri" w:hAnsi="Calibri" w:eastAsia="Calibri" w:cs="Calibri"/>
                <w:color w:val="000000" w:themeColor="text1" w:themeTint="FF" w:themeShade="FF"/>
              </w:rPr>
            </w:pPr>
            <w:r w:rsidRPr="7D044197" w:rsidR="7D044197">
              <w:rPr>
                <w:rFonts w:ascii="Calibri" w:hAnsi="Calibri" w:eastAsia="Calibri" w:cs="Calibri"/>
                <w:color w:val="000000" w:themeColor="text1" w:themeTint="FF" w:themeShade="FF"/>
              </w:rPr>
              <w:t>Return true if token generate successfully. Otherwise, return false.</w:t>
            </w:r>
          </w:p>
        </w:tc>
      </w:tr>
    </w:tbl>
    <w:p w:rsidR="5BF00052" w:rsidP="5BF00052" w:rsidRDefault="5BF00052" w14:paraId="3D629645" w14:textId="4ACAAE1D">
      <w:pPr>
        <w:pStyle w:val="Normal"/>
        <w:rPr>
          <w:rFonts w:ascii="Calibri" w:hAnsi="Calibri" w:eastAsia="Calibri" w:cs="Calibri"/>
          <w:color w:val="000000" w:themeColor="text1" w:themeTint="FF" w:themeShade="FF"/>
        </w:rPr>
      </w:pPr>
    </w:p>
    <w:p w:rsidR="70A11C1A" w:rsidRDefault="70A11C1A" w14:paraId="13146BCF" w14:textId="10F0A477">
      <w:r w:rsidRPr="70A11C1A">
        <w:rPr>
          <w:rFonts w:ascii="Calibri" w:hAnsi="Calibri" w:eastAsia="Calibri" w:cs="Calibri"/>
          <w:color w:val="000000" w:themeColor="text1"/>
          <w:u w:val="single"/>
        </w:rPr>
        <w:t>Indoor edge localization</w:t>
      </w:r>
    </w:p>
    <w:tbl>
      <w:tblPr>
        <w:tblStyle w:val="TableGrid"/>
        <w:tblW w:w="0" w:type="auto"/>
        <w:tblLayout w:type="fixed"/>
        <w:tblLook w:val="06A0" w:firstRow="1" w:lastRow="0" w:firstColumn="1" w:lastColumn="0" w:noHBand="1" w:noVBand="1"/>
      </w:tblPr>
      <w:tblGrid>
        <w:gridCol w:w="1860"/>
        <w:gridCol w:w="30"/>
        <w:gridCol w:w="1350"/>
        <w:gridCol w:w="15"/>
        <w:gridCol w:w="45"/>
        <w:gridCol w:w="1500"/>
        <w:gridCol w:w="75"/>
        <w:gridCol w:w="4485"/>
      </w:tblGrid>
      <w:tr w:rsidR="70A11C1A" w:rsidTr="6872EDE5" w14:paraId="27BD48AF" w14:textId="77777777">
        <w:trPr>
          <w:trHeight w:val="420"/>
        </w:trPr>
        <w:tc>
          <w:tcPr>
            <w:tcW w:w="9360" w:type="dxa"/>
            <w:gridSpan w:val="8"/>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38FF0FA3" w:rsidRDefault="5193B620" w14:paraId="7D7D8BD6" w14:textId="5FD786F9">
            <w:r w:rsidRPr="5193B620">
              <w:rPr>
                <w:rFonts w:ascii="Calibri" w:hAnsi="Calibri" w:eastAsia="Calibri" w:cs="Calibri"/>
                <w:color w:val="000000" w:themeColor="text1"/>
              </w:rPr>
              <w:t xml:space="preserve">List&lt;String&gt; </w:t>
            </w:r>
            <w:proofErr w:type="spellStart"/>
            <w:r w:rsidRPr="5193B620">
              <w:rPr>
                <w:rFonts w:ascii="Calibri" w:hAnsi="Calibri" w:eastAsia="Calibri" w:cs="Calibri"/>
                <w:color w:val="000000" w:themeColor="text1"/>
              </w:rPr>
              <w:t>getGridIDListForEdgeLoc</w:t>
            </w:r>
            <w:proofErr w:type="spellEnd"/>
            <w:r w:rsidRPr="5193B620">
              <w:rPr>
                <w:rFonts w:ascii="Calibri" w:hAnsi="Calibri" w:eastAsia="Calibri" w:cs="Calibri"/>
                <w:color w:val="000000" w:themeColor="text1"/>
              </w:rPr>
              <w:t xml:space="preserve">( Boolean </w:t>
            </w:r>
            <w:r w:rsidRPr="5193B620">
              <w:rPr>
                <w:rFonts w:ascii="Calibri" w:hAnsi="Calibri" w:eastAsia="Calibri" w:cs="Calibri"/>
                <w:i/>
                <w:iCs/>
                <w:color w:val="000000" w:themeColor="text1"/>
              </w:rPr>
              <w:t>connected</w:t>
            </w:r>
            <w:r w:rsidRPr="5193B620">
              <w:rPr>
                <w:rFonts w:ascii="Calibri" w:hAnsi="Calibri" w:eastAsia="Calibri" w:cs="Calibri"/>
                <w:color w:val="000000" w:themeColor="text1"/>
              </w:rPr>
              <w:t xml:space="preserve">, double </w:t>
            </w:r>
            <w:r w:rsidRPr="5193B620">
              <w:rPr>
                <w:rFonts w:ascii="Calibri" w:hAnsi="Calibri" w:eastAsia="Calibri" w:cs="Calibri"/>
                <w:i/>
                <w:iCs/>
                <w:color w:val="000000" w:themeColor="text1"/>
              </w:rPr>
              <w:t>latitude</w:t>
            </w:r>
            <w:r w:rsidRPr="5193B620">
              <w:rPr>
                <w:rFonts w:ascii="Calibri" w:hAnsi="Calibri" w:eastAsia="Calibri" w:cs="Calibri"/>
                <w:color w:val="000000" w:themeColor="text1"/>
              </w:rPr>
              <w:t xml:space="preserve">, double </w:t>
            </w:r>
            <w:r w:rsidRPr="5193B620">
              <w:rPr>
                <w:rFonts w:ascii="Calibri" w:hAnsi="Calibri" w:eastAsia="Calibri" w:cs="Calibri"/>
                <w:i/>
                <w:iCs/>
                <w:color w:val="000000" w:themeColor="text1"/>
              </w:rPr>
              <w:t>longitude</w:t>
            </w:r>
            <w:r w:rsidRPr="5193B620">
              <w:rPr>
                <w:rFonts w:ascii="Calibri" w:hAnsi="Calibri" w:eastAsia="Calibri" w:cs="Calibri"/>
                <w:color w:val="000000" w:themeColor="text1"/>
              </w:rPr>
              <w:t xml:space="preserve">, double </w:t>
            </w:r>
            <w:r w:rsidRPr="5193B620">
              <w:rPr>
                <w:rFonts w:ascii="Calibri" w:hAnsi="Calibri" w:eastAsia="Calibri" w:cs="Calibri"/>
                <w:i/>
                <w:iCs/>
                <w:color w:val="000000" w:themeColor="text1"/>
              </w:rPr>
              <w:t>radius</w:t>
            </w:r>
            <w:r w:rsidRPr="5193B620">
              <w:rPr>
                <w:rFonts w:ascii="Calibri" w:hAnsi="Calibri" w:eastAsia="Calibri" w:cs="Calibri"/>
                <w:color w:val="000000" w:themeColor="text1"/>
              </w:rPr>
              <w:t>)</w:t>
            </w:r>
          </w:p>
          <w:p w:rsidR="70A11C1A" w:rsidRDefault="70A11C1A" w14:paraId="0D99E758" w14:textId="52E15517"/>
          <w:p w:rsidR="70A11C1A" w:rsidP="38FF0FA3" w:rsidRDefault="38FF0FA3" w14:paraId="02DC2834" w14:textId="1F47EFA0">
            <w:r w:rsidRPr="38FF0FA3">
              <w:rPr>
                <w:rFonts w:ascii="Calibri" w:hAnsi="Calibri" w:eastAsia="Calibri" w:cs="Calibri"/>
                <w:color w:val="000000" w:themeColor="text1"/>
              </w:rPr>
              <w:t>This function is used to find Grid ID lists covered by (</w:t>
            </w:r>
            <w:r w:rsidRPr="38FF0FA3">
              <w:rPr>
                <w:rFonts w:eastAsiaTheme="minorEastAsia"/>
                <w:color w:val="000000" w:themeColor="text1"/>
              </w:rPr>
              <w:t>latitude, longitude</w:t>
            </w:r>
            <w:r w:rsidRPr="38FF0FA3">
              <w:rPr>
                <w:rFonts w:ascii="Calibri" w:hAnsi="Calibri" w:eastAsia="Calibri" w:cs="Calibri"/>
                <w:color w:val="000000" w:themeColor="text1"/>
              </w:rPr>
              <w:t xml:space="preserve">, radius) area, these </w:t>
            </w:r>
            <w:proofErr w:type="spellStart"/>
            <w:r w:rsidRPr="38FF0FA3">
              <w:rPr>
                <w:rFonts w:ascii="Calibri" w:hAnsi="Calibri" w:eastAsia="Calibri" w:cs="Calibri"/>
                <w:color w:val="000000" w:themeColor="text1"/>
              </w:rPr>
              <w:t>GridID</w:t>
            </w:r>
            <w:proofErr w:type="spellEnd"/>
            <w:r w:rsidRPr="38FF0FA3">
              <w:rPr>
                <w:rFonts w:ascii="Calibri" w:hAnsi="Calibri" w:eastAsia="Calibri" w:cs="Calibri"/>
                <w:color w:val="000000" w:themeColor="text1"/>
              </w:rPr>
              <w:t xml:space="preserve"> List will later be used for getting site signals.</w:t>
            </w:r>
          </w:p>
          <w:p w:rsidR="70A11C1A" w:rsidRDefault="70A11C1A" w14:paraId="0CF56218" w14:textId="211A6DC1">
            <w:r w:rsidRPr="70A11C1A">
              <w:rPr>
                <w:rFonts w:ascii="Calibri" w:hAnsi="Calibri" w:eastAsia="Calibri" w:cs="Calibri"/>
                <w:color w:val="000000" w:themeColor="text1"/>
              </w:rPr>
              <w:t xml:space="preserve">It is recommended to use it when you don’t have an indoor location. For example, the first time to request site signals in building. </w:t>
            </w:r>
          </w:p>
        </w:tc>
      </w:tr>
      <w:tr w:rsidR="70A11C1A" w:rsidTr="6872EDE5" w14:paraId="5A65BBDA" w14:textId="77777777">
        <w:trPr>
          <w:trHeight w:val="420"/>
        </w:trPr>
        <w:tc>
          <w:tcPr>
            <w:tcW w:w="9360" w:type="dxa"/>
            <w:gridSpan w:val="8"/>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9DAF8"/>
          </w:tcPr>
          <w:p w:rsidR="70A11C1A" w:rsidRDefault="70A11C1A" w14:paraId="7E838BC9" w14:textId="2F2444E6">
            <w:r w:rsidRPr="70A11C1A">
              <w:rPr>
                <w:rFonts w:ascii="Calibri" w:hAnsi="Calibri" w:eastAsia="Calibri" w:cs="Calibri"/>
                <w:color w:val="000000" w:themeColor="text1"/>
              </w:rPr>
              <w:t>Input Parameter</w:t>
            </w:r>
          </w:p>
        </w:tc>
      </w:tr>
      <w:tr w:rsidR="70A11C1A" w:rsidTr="6872EDE5" w14:paraId="34F23A92" w14:textId="77777777">
        <w:tc>
          <w:tcPr>
            <w:tcW w:w="189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Pr>
          <w:p w:rsidR="70A11C1A" w:rsidRDefault="70A11C1A" w14:paraId="79D559F4" w14:textId="1DC015BD">
            <w:r w:rsidRPr="70A11C1A">
              <w:rPr>
                <w:rFonts w:ascii="Calibri" w:hAnsi="Calibri" w:eastAsia="Calibri" w:cs="Calibri"/>
                <w:color w:val="000000" w:themeColor="text1"/>
              </w:rPr>
              <w:t>Parameter name</w:t>
            </w:r>
          </w:p>
        </w:tc>
        <w:tc>
          <w:tcPr>
            <w:tcW w:w="1365"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Pr>
          <w:p w:rsidR="70A11C1A" w:rsidRDefault="70A11C1A" w14:paraId="738A47D5" w14:textId="3E359557">
            <w:r w:rsidRPr="70A11C1A">
              <w:rPr>
                <w:rFonts w:ascii="Calibri" w:hAnsi="Calibri" w:eastAsia="Calibri" w:cs="Calibri"/>
                <w:color w:val="000000" w:themeColor="text1"/>
              </w:rPr>
              <w:t>Data type</w:t>
            </w:r>
          </w:p>
        </w:tc>
        <w:tc>
          <w:tcPr>
            <w:tcW w:w="1545"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Pr>
          <w:p w:rsidR="70A11C1A" w:rsidRDefault="70A11C1A" w14:paraId="3E7DA7FE" w14:textId="69FAA861">
            <w:r w:rsidRPr="70A11C1A">
              <w:rPr>
                <w:rFonts w:ascii="Calibri" w:hAnsi="Calibri" w:eastAsia="Calibri" w:cs="Calibri"/>
                <w:color w:val="000000" w:themeColor="text1"/>
              </w:rPr>
              <w:t>Mandatory</w:t>
            </w:r>
          </w:p>
        </w:tc>
        <w:tc>
          <w:tcPr>
            <w:tcW w:w="456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Pr>
          <w:p w:rsidR="70A11C1A" w:rsidRDefault="70A11C1A" w14:paraId="1C419F05" w14:textId="7FEB3114">
            <w:r w:rsidRPr="70A11C1A">
              <w:rPr>
                <w:rFonts w:ascii="Calibri" w:hAnsi="Calibri" w:eastAsia="Calibri" w:cs="Calibri"/>
                <w:color w:val="000000" w:themeColor="text1"/>
              </w:rPr>
              <w:t>Description</w:t>
            </w:r>
          </w:p>
        </w:tc>
      </w:tr>
      <w:tr w:rsidR="38FF0FA3" w:rsidTr="6872EDE5" w14:paraId="08B87C3C" w14:textId="77777777">
        <w:tc>
          <w:tcPr>
            <w:tcW w:w="189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8FF0FA3" w:rsidP="38FF0FA3" w:rsidRDefault="38FF0FA3" w14:paraId="67258E81" w14:textId="4844C75D">
            <w:pPr>
              <w:rPr>
                <w:rFonts w:ascii="Calibri" w:hAnsi="Calibri" w:eastAsia="Calibri" w:cs="Calibri"/>
                <w:i/>
                <w:iCs/>
                <w:color w:val="000000" w:themeColor="text1"/>
              </w:rPr>
            </w:pPr>
            <w:r w:rsidRPr="38FF0FA3">
              <w:rPr>
                <w:rFonts w:ascii="Calibri" w:hAnsi="Calibri" w:eastAsia="Calibri" w:cs="Calibri"/>
                <w:i/>
                <w:iCs/>
                <w:color w:val="000000" w:themeColor="text1"/>
              </w:rPr>
              <w:t>connected</w:t>
            </w:r>
          </w:p>
        </w:tc>
        <w:tc>
          <w:tcPr>
            <w:tcW w:w="1365"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8FF0FA3" w:rsidP="38FF0FA3" w:rsidRDefault="38FF0FA3" w14:paraId="2E6B2D01" w14:textId="401B3A21">
            <w:pPr>
              <w:rPr>
                <w:rFonts w:ascii="Calibri" w:hAnsi="Calibri" w:eastAsia="Calibri" w:cs="Calibri"/>
                <w:color w:val="000000" w:themeColor="text1"/>
              </w:rPr>
            </w:pPr>
            <w:r w:rsidRPr="38FF0FA3">
              <w:rPr>
                <w:rFonts w:ascii="Calibri" w:hAnsi="Calibri" w:eastAsia="Calibri" w:cs="Calibri"/>
                <w:color w:val="000000" w:themeColor="text1"/>
              </w:rPr>
              <w:t>Boolean</w:t>
            </w:r>
          </w:p>
        </w:tc>
        <w:tc>
          <w:tcPr>
            <w:tcW w:w="1545"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8FF0FA3" w:rsidP="38FF0FA3" w:rsidRDefault="38FF0FA3" w14:paraId="566BCF0B" w14:textId="060BB698">
            <w:pPr>
              <w:rPr>
                <w:rFonts w:ascii="Calibri" w:hAnsi="Calibri" w:eastAsia="Calibri" w:cs="Calibri"/>
                <w:color w:val="000000" w:themeColor="text1"/>
              </w:rPr>
            </w:pPr>
            <w:r w:rsidRPr="38FF0FA3">
              <w:rPr>
                <w:rFonts w:ascii="Calibri" w:hAnsi="Calibri" w:eastAsia="Calibri" w:cs="Calibri"/>
                <w:color w:val="000000" w:themeColor="text1"/>
              </w:rPr>
              <w:t>Yes</w:t>
            </w:r>
          </w:p>
        </w:tc>
        <w:tc>
          <w:tcPr>
            <w:tcW w:w="456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8FF0FA3" w:rsidP="38FF0FA3" w:rsidRDefault="38FF0FA3" w14:paraId="5EADCE81" w14:textId="4A35ACD6">
            <w:pPr>
              <w:rPr>
                <w:rFonts w:ascii="Calibri" w:hAnsi="Calibri" w:eastAsia="Calibri" w:cs="Calibri"/>
                <w:color w:val="000000" w:themeColor="text1"/>
              </w:rPr>
            </w:pPr>
            <w:r w:rsidRPr="38FF0FA3">
              <w:rPr>
                <w:rFonts w:ascii="Calibri" w:hAnsi="Calibri" w:eastAsia="Calibri" w:cs="Calibri"/>
                <w:color w:val="000000" w:themeColor="text1"/>
              </w:rPr>
              <w:t xml:space="preserve">Default false, API manager will get Grid ID in current building. </w:t>
            </w:r>
          </w:p>
          <w:p w:rsidR="38FF0FA3" w:rsidP="38FF0FA3" w:rsidRDefault="38FF0FA3" w14:paraId="70C4AC33" w14:textId="01AB0E65">
            <w:pPr>
              <w:rPr>
                <w:rFonts w:ascii="Calibri" w:hAnsi="Calibri" w:eastAsia="Calibri" w:cs="Calibri"/>
                <w:color w:val="000000" w:themeColor="text1"/>
              </w:rPr>
            </w:pPr>
            <w:r w:rsidRPr="38FF0FA3">
              <w:rPr>
                <w:rFonts w:ascii="Calibri" w:hAnsi="Calibri" w:eastAsia="Calibri" w:cs="Calibri"/>
                <w:color w:val="000000" w:themeColor="text1"/>
              </w:rPr>
              <w:t>True if caller wants to get Grid ID in connected building.</w:t>
            </w:r>
          </w:p>
        </w:tc>
      </w:tr>
      <w:tr w:rsidR="70A11C1A" w:rsidTr="6872EDE5" w14:paraId="60F83B20" w14:textId="77777777">
        <w:tc>
          <w:tcPr>
            <w:tcW w:w="189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38FF0FA3" w:rsidRDefault="38FF0FA3" w14:paraId="63EF13AA" w14:textId="08AA799F">
            <w:pPr>
              <w:rPr>
                <w:rFonts w:ascii="Calibri" w:hAnsi="Calibri" w:eastAsia="Calibri" w:cs="Calibri"/>
                <w:i/>
                <w:iCs/>
                <w:color w:val="000000" w:themeColor="text1"/>
              </w:rPr>
            </w:pPr>
            <w:r w:rsidRPr="38FF0FA3">
              <w:rPr>
                <w:rFonts w:ascii="Calibri" w:hAnsi="Calibri" w:eastAsia="Calibri" w:cs="Calibri"/>
                <w:i/>
                <w:iCs/>
                <w:color w:val="000000" w:themeColor="text1"/>
              </w:rPr>
              <w:lastRenderedPageBreak/>
              <w:t>latitude</w:t>
            </w:r>
          </w:p>
        </w:tc>
        <w:tc>
          <w:tcPr>
            <w:tcW w:w="1365"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43947CE7" w14:textId="191B3CA4">
            <w:r w:rsidRPr="70A11C1A">
              <w:rPr>
                <w:rFonts w:ascii="Calibri" w:hAnsi="Calibri" w:eastAsia="Calibri" w:cs="Calibri"/>
                <w:color w:val="000000" w:themeColor="text1"/>
              </w:rPr>
              <w:t>double</w:t>
            </w:r>
          </w:p>
        </w:tc>
        <w:tc>
          <w:tcPr>
            <w:tcW w:w="1545"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4B2C4A5F" w14:textId="55A328E4">
            <w:r w:rsidRPr="70A11C1A">
              <w:rPr>
                <w:rFonts w:ascii="Calibri" w:hAnsi="Calibri" w:eastAsia="Calibri" w:cs="Calibri"/>
                <w:color w:val="000000" w:themeColor="text1"/>
              </w:rPr>
              <w:t>Yes</w:t>
            </w:r>
          </w:p>
        </w:tc>
        <w:tc>
          <w:tcPr>
            <w:tcW w:w="456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0E7F0389" w14:textId="1F7DCD01">
            <w:r w:rsidRPr="70A11C1A">
              <w:rPr>
                <w:rFonts w:ascii="Calibri" w:hAnsi="Calibri" w:eastAsia="Calibri" w:cs="Calibri"/>
                <w:color w:val="000000" w:themeColor="text1"/>
              </w:rPr>
              <w:t>Latitude of GPS result</w:t>
            </w:r>
          </w:p>
        </w:tc>
      </w:tr>
      <w:tr w:rsidR="70A11C1A" w:rsidTr="6872EDE5" w14:paraId="4A8106DC" w14:textId="77777777">
        <w:tc>
          <w:tcPr>
            <w:tcW w:w="189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38FF0FA3" w:rsidRDefault="38FF0FA3" w14:paraId="6D8C565A" w14:textId="617374BE">
            <w:pPr>
              <w:rPr>
                <w:rFonts w:ascii="Calibri" w:hAnsi="Calibri" w:eastAsia="Calibri" w:cs="Calibri"/>
                <w:i/>
                <w:iCs/>
                <w:color w:val="000000" w:themeColor="text1"/>
              </w:rPr>
            </w:pPr>
            <w:r w:rsidRPr="38FF0FA3">
              <w:rPr>
                <w:rFonts w:ascii="Calibri" w:hAnsi="Calibri" w:eastAsia="Calibri" w:cs="Calibri"/>
                <w:i/>
                <w:iCs/>
                <w:color w:val="000000" w:themeColor="text1"/>
              </w:rPr>
              <w:t>longitude</w:t>
            </w:r>
          </w:p>
        </w:tc>
        <w:tc>
          <w:tcPr>
            <w:tcW w:w="1365"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6F26B480" w14:textId="1B4A9349">
            <w:r w:rsidRPr="70A11C1A">
              <w:rPr>
                <w:rFonts w:ascii="Calibri" w:hAnsi="Calibri" w:eastAsia="Calibri" w:cs="Calibri"/>
                <w:color w:val="000000" w:themeColor="text1"/>
              </w:rPr>
              <w:t>double</w:t>
            </w:r>
          </w:p>
        </w:tc>
        <w:tc>
          <w:tcPr>
            <w:tcW w:w="1545"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005B2E3A" w14:textId="7D189F81">
            <w:r w:rsidRPr="70A11C1A">
              <w:rPr>
                <w:rFonts w:ascii="Calibri" w:hAnsi="Calibri" w:eastAsia="Calibri" w:cs="Calibri"/>
                <w:color w:val="000000" w:themeColor="text1"/>
              </w:rPr>
              <w:t>Yes</w:t>
            </w:r>
          </w:p>
        </w:tc>
        <w:tc>
          <w:tcPr>
            <w:tcW w:w="456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23EC7A4B" w14:textId="0272E9F1">
            <w:r w:rsidRPr="70A11C1A">
              <w:rPr>
                <w:rFonts w:ascii="Calibri" w:hAnsi="Calibri" w:eastAsia="Calibri" w:cs="Calibri"/>
                <w:color w:val="000000" w:themeColor="text1"/>
              </w:rPr>
              <w:t>Longitude of GPS result</w:t>
            </w:r>
          </w:p>
        </w:tc>
      </w:tr>
      <w:tr w:rsidR="70A11C1A" w:rsidTr="6872EDE5" w14:paraId="55886B00" w14:textId="77777777">
        <w:tc>
          <w:tcPr>
            <w:tcW w:w="189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1B6B54A8" w14:textId="7966E9F4">
            <w:pPr>
              <w:rPr>
                <w:rFonts w:ascii="Calibri" w:hAnsi="Calibri" w:eastAsia="Calibri" w:cs="Calibri"/>
                <w:i/>
                <w:iCs/>
                <w:color w:val="000000" w:themeColor="text1"/>
              </w:rPr>
            </w:pPr>
            <w:r w:rsidRPr="70A11C1A">
              <w:rPr>
                <w:rFonts w:ascii="Calibri" w:hAnsi="Calibri" w:eastAsia="Calibri" w:cs="Calibri"/>
                <w:i/>
                <w:iCs/>
                <w:color w:val="000000" w:themeColor="text1"/>
              </w:rPr>
              <w:t>radius</w:t>
            </w:r>
          </w:p>
        </w:tc>
        <w:tc>
          <w:tcPr>
            <w:tcW w:w="1365"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40C36D6C" w14:textId="3C6D54D4">
            <w:r w:rsidRPr="70A11C1A">
              <w:rPr>
                <w:rFonts w:ascii="Calibri" w:hAnsi="Calibri" w:eastAsia="Calibri" w:cs="Calibri"/>
                <w:color w:val="000000" w:themeColor="text1"/>
              </w:rPr>
              <w:t>double</w:t>
            </w:r>
          </w:p>
        </w:tc>
        <w:tc>
          <w:tcPr>
            <w:tcW w:w="1545"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6A0B2AB4" w14:textId="69AED35F">
            <w:r w:rsidRPr="70A11C1A">
              <w:rPr>
                <w:rFonts w:ascii="Calibri" w:hAnsi="Calibri" w:eastAsia="Calibri" w:cs="Calibri"/>
                <w:color w:val="000000" w:themeColor="text1"/>
              </w:rPr>
              <w:t>Yes</w:t>
            </w:r>
          </w:p>
        </w:tc>
        <w:tc>
          <w:tcPr>
            <w:tcW w:w="456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193B8CF9" w14:textId="72AA63D7">
            <w:r w:rsidRPr="70A11C1A">
              <w:rPr>
                <w:rFonts w:ascii="Calibri" w:hAnsi="Calibri" w:eastAsia="Calibri" w:cs="Calibri"/>
                <w:color w:val="000000" w:themeColor="text1"/>
              </w:rPr>
              <w:t>a radius decided by the developer, this value will determine how many signals are requested for indoor localization.</w:t>
            </w:r>
          </w:p>
          <w:p w:rsidR="70A11C1A" w:rsidRDefault="70A11C1A" w14:paraId="33997A88" w14:textId="6B509294">
            <w:r w:rsidRPr="70A11C1A">
              <w:rPr>
                <w:rFonts w:ascii="Calibri" w:hAnsi="Calibri" w:eastAsia="Calibri" w:cs="Calibri"/>
                <w:color w:val="000000" w:themeColor="text1"/>
              </w:rPr>
              <w:t>For example, if you want to get site signals within 20m radius of your location, set radius = 20.0</w:t>
            </w:r>
          </w:p>
        </w:tc>
      </w:tr>
      <w:tr w:rsidR="70A11C1A" w:rsidTr="6872EDE5" w14:paraId="419C66BD" w14:textId="77777777">
        <w:trPr>
          <w:trHeight w:val="420"/>
        </w:trPr>
        <w:tc>
          <w:tcPr>
            <w:tcW w:w="9360" w:type="dxa"/>
            <w:gridSpan w:val="8"/>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9DAF8"/>
          </w:tcPr>
          <w:p w:rsidR="70A11C1A" w:rsidRDefault="70A11C1A" w14:paraId="27BF4855" w14:textId="27FC81C8">
            <w:r w:rsidRPr="70A11C1A">
              <w:rPr>
                <w:rFonts w:ascii="Calibri" w:hAnsi="Calibri" w:eastAsia="Calibri" w:cs="Calibri"/>
                <w:color w:val="000000" w:themeColor="text1"/>
              </w:rPr>
              <w:t>Return value</w:t>
            </w:r>
          </w:p>
        </w:tc>
      </w:tr>
      <w:tr w:rsidR="70A11C1A" w:rsidTr="6872EDE5" w14:paraId="573A9B86" w14:textId="77777777">
        <w:trPr>
          <w:trHeight w:val="420"/>
        </w:trPr>
        <w:tc>
          <w:tcPr>
            <w:tcW w:w="189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Pr>
          <w:p w:rsidR="70A11C1A" w:rsidRDefault="70A11C1A" w14:paraId="05D51F92" w14:textId="2233F585">
            <w:r w:rsidRPr="70A11C1A">
              <w:rPr>
                <w:rFonts w:ascii="Calibri" w:hAnsi="Calibri" w:eastAsia="Calibri" w:cs="Calibri"/>
                <w:color w:val="000000" w:themeColor="text1"/>
              </w:rPr>
              <w:t>Data type</w:t>
            </w:r>
          </w:p>
        </w:tc>
        <w:tc>
          <w:tcPr>
            <w:tcW w:w="1365"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Pr>
          <w:p w:rsidR="70A11C1A" w:rsidRDefault="70A11C1A" w14:paraId="0F05A861" w14:textId="36E8D983">
            <w:r w:rsidRPr="70A11C1A">
              <w:rPr>
                <w:rFonts w:ascii="Calibri" w:hAnsi="Calibri" w:eastAsia="Calibri" w:cs="Calibri"/>
                <w:color w:val="000000" w:themeColor="text1"/>
              </w:rPr>
              <w:t>Mandatory</w:t>
            </w:r>
          </w:p>
        </w:tc>
        <w:tc>
          <w:tcPr>
            <w:tcW w:w="6105" w:type="dxa"/>
            <w:gridSpan w:val="4"/>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Pr>
          <w:p w:rsidR="70A11C1A" w:rsidRDefault="70A11C1A" w14:paraId="03F91E13" w14:textId="5A836707">
            <w:r w:rsidRPr="70A11C1A">
              <w:rPr>
                <w:rFonts w:ascii="Calibri" w:hAnsi="Calibri" w:eastAsia="Calibri" w:cs="Calibri"/>
                <w:color w:val="000000" w:themeColor="text1"/>
              </w:rPr>
              <w:t>Description</w:t>
            </w:r>
          </w:p>
        </w:tc>
      </w:tr>
      <w:tr w:rsidR="70A11C1A" w:rsidTr="6872EDE5" w14:paraId="40AAC2AC" w14:textId="77777777">
        <w:trPr>
          <w:trHeight w:val="420"/>
        </w:trPr>
        <w:tc>
          <w:tcPr>
            <w:tcW w:w="189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40468849" w14:textId="52041E86">
            <w:r w:rsidRPr="70A11C1A">
              <w:rPr>
                <w:rFonts w:ascii="Calibri" w:hAnsi="Calibri" w:eastAsia="Calibri" w:cs="Calibri"/>
                <w:color w:val="000000" w:themeColor="text1"/>
              </w:rPr>
              <w:t>List&lt;String&gt;</w:t>
            </w:r>
          </w:p>
        </w:tc>
        <w:tc>
          <w:tcPr>
            <w:tcW w:w="1365"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6D73EA71" w14:textId="22899FC8">
            <w:r w:rsidRPr="70A11C1A">
              <w:rPr>
                <w:rFonts w:ascii="Calibri" w:hAnsi="Calibri" w:eastAsia="Calibri" w:cs="Calibri"/>
                <w:color w:val="000000" w:themeColor="text1"/>
              </w:rPr>
              <w:t>Yes</w:t>
            </w:r>
          </w:p>
        </w:tc>
        <w:tc>
          <w:tcPr>
            <w:tcW w:w="6105" w:type="dxa"/>
            <w:gridSpan w:val="4"/>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38FF0FA3" w:rsidRDefault="38FF0FA3" w14:paraId="25C07307" w14:textId="2408F174">
            <w:pPr>
              <w:rPr>
                <w:rFonts w:ascii="Calibri" w:hAnsi="Calibri" w:eastAsia="Calibri" w:cs="Calibri"/>
                <w:color w:val="000000" w:themeColor="text1"/>
              </w:rPr>
            </w:pPr>
            <w:r w:rsidRPr="38FF0FA3">
              <w:rPr>
                <w:rFonts w:ascii="Calibri" w:hAnsi="Calibri" w:eastAsia="Calibri" w:cs="Calibri"/>
                <w:color w:val="000000" w:themeColor="text1"/>
              </w:rPr>
              <w:t xml:space="preserve">Return list of </w:t>
            </w:r>
            <w:proofErr w:type="spellStart"/>
            <w:r w:rsidRPr="38FF0FA3">
              <w:rPr>
                <w:rFonts w:ascii="Calibri" w:hAnsi="Calibri" w:eastAsia="Calibri" w:cs="Calibri"/>
                <w:color w:val="000000" w:themeColor="text1"/>
              </w:rPr>
              <w:t>gridID</w:t>
            </w:r>
            <w:proofErr w:type="spellEnd"/>
            <w:r w:rsidRPr="38FF0FA3">
              <w:rPr>
                <w:rFonts w:ascii="Calibri" w:hAnsi="Calibri" w:eastAsia="Calibri" w:cs="Calibri"/>
                <w:color w:val="000000" w:themeColor="text1"/>
              </w:rPr>
              <w:t xml:space="preserve"> covered by</w:t>
            </w:r>
            <w:r w:rsidRPr="38FF0FA3">
              <w:rPr>
                <w:rFonts w:eastAsiaTheme="minorEastAsia"/>
                <w:color w:val="000000" w:themeColor="text1"/>
              </w:rPr>
              <w:t xml:space="preserve"> latitude, longitude</w:t>
            </w:r>
            <w:r w:rsidRPr="38FF0FA3">
              <w:rPr>
                <w:rFonts w:ascii="Calibri" w:hAnsi="Calibri" w:eastAsia="Calibri" w:cs="Calibri"/>
                <w:color w:val="000000" w:themeColor="text1"/>
              </w:rPr>
              <w:t>, radius</w:t>
            </w:r>
          </w:p>
        </w:tc>
      </w:tr>
      <w:tr w:rsidR="70A11C1A" w:rsidTr="6872EDE5" w14:paraId="394840C2" w14:textId="77777777">
        <w:trPr>
          <w:trHeight w:val="420"/>
        </w:trPr>
        <w:tc>
          <w:tcPr>
            <w:tcW w:w="9360" w:type="dxa"/>
            <w:gridSpan w:val="8"/>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5193B620" w14:paraId="7A3E55EB" w14:textId="50EC6FC9">
            <w:r w:rsidRPr="5193B620">
              <w:rPr>
                <w:rFonts w:ascii="Calibri" w:hAnsi="Calibri" w:eastAsia="Calibri" w:cs="Calibri"/>
                <w:color w:val="000000" w:themeColor="text1"/>
              </w:rPr>
              <w:t xml:space="preserve">List&lt;String&gt; </w:t>
            </w:r>
            <w:proofErr w:type="spellStart"/>
            <w:r w:rsidRPr="5193B620">
              <w:rPr>
                <w:rFonts w:ascii="Calibri" w:hAnsi="Calibri" w:eastAsia="Calibri" w:cs="Calibri"/>
                <w:color w:val="000000" w:themeColor="text1"/>
              </w:rPr>
              <w:t>getGridIDListForEdgeLoc</w:t>
            </w:r>
            <w:proofErr w:type="spellEnd"/>
            <w:r w:rsidRPr="5193B620">
              <w:rPr>
                <w:rFonts w:ascii="Calibri" w:hAnsi="Calibri" w:eastAsia="Calibri" w:cs="Calibri"/>
                <w:color w:val="000000" w:themeColor="text1"/>
              </w:rPr>
              <w:t xml:space="preserve">(Boolean connected, Location </w:t>
            </w:r>
            <w:r w:rsidRPr="5193B620">
              <w:rPr>
                <w:rFonts w:ascii="Calibri" w:hAnsi="Calibri" w:eastAsia="Calibri" w:cs="Calibri"/>
                <w:i/>
                <w:iCs/>
                <w:color w:val="000000" w:themeColor="text1"/>
              </w:rPr>
              <w:t>location</w:t>
            </w:r>
            <w:r w:rsidRPr="5193B620">
              <w:rPr>
                <w:rFonts w:ascii="Calibri" w:hAnsi="Calibri" w:eastAsia="Calibri" w:cs="Calibri"/>
                <w:color w:val="000000" w:themeColor="text1"/>
              </w:rPr>
              <w:t>)</w:t>
            </w:r>
          </w:p>
          <w:p w:rsidR="70A11C1A" w:rsidRDefault="70A11C1A" w14:paraId="6E3C0B8C" w14:textId="01D931AA"/>
          <w:p w:rsidR="70A11C1A" w:rsidRDefault="70A11C1A" w14:paraId="37CB5091" w14:textId="57A04D2F">
            <w:r w:rsidRPr="70A11C1A">
              <w:rPr>
                <w:rFonts w:ascii="Calibri" w:hAnsi="Calibri" w:eastAsia="Calibri" w:cs="Calibri"/>
                <w:color w:val="000000" w:themeColor="text1"/>
              </w:rPr>
              <w:t>This function will find a list of Grid IDs. The current grid which the user's location is located, and grids connected to the current grid in one hop, will be put in the Grid ID list.</w:t>
            </w:r>
          </w:p>
          <w:p w:rsidR="70A11C1A" w:rsidRDefault="70A11C1A" w14:paraId="535A7889" w14:textId="493ADBD5">
            <w:proofErr w:type="spellStart"/>
            <w:r w:rsidRPr="70A11C1A">
              <w:rPr>
                <w:rFonts w:ascii="Calibri" w:hAnsi="Calibri" w:eastAsia="Calibri" w:cs="Calibri"/>
                <w:color w:val="000000" w:themeColor="text1"/>
              </w:rPr>
              <w:t>ThisGridID</w:t>
            </w:r>
            <w:proofErr w:type="spellEnd"/>
            <w:r w:rsidRPr="70A11C1A">
              <w:rPr>
                <w:rFonts w:ascii="Calibri" w:hAnsi="Calibri" w:eastAsia="Calibri" w:cs="Calibri"/>
                <w:color w:val="000000" w:themeColor="text1"/>
              </w:rPr>
              <w:t xml:space="preserve"> List will later be used for getting site signals.</w:t>
            </w:r>
          </w:p>
        </w:tc>
      </w:tr>
      <w:tr w:rsidR="70A11C1A" w:rsidTr="6872EDE5" w14:paraId="06E5441A" w14:textId="77777777">
        <w:trPr>
          <w:trHeight w:val="420"/>
        </w:trPr>
        <w:tc>
          <w:tcPr>
            <w:tcW w:w="9360" w:type="dxa"/>
            <w:gridSpan w:val="8"/>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9DAF8"/>
          </w:tcPr>
          <w:p w:rsidR="70A11C1A" w:rsidRDefault="70A11C1A" w14:paraId="0A1F3502" w14:textId="6B38B1D2">
            <w:r w:rsidRPr="70A11C1A">
              <w:rPr>
                <w:rFonts w:ascii="Calibri" w:hAnsi="Calibri" w:eastAsia="Calibri" w:cs="Calibri"/>
                <w:color w:val="000000" w:themeColor="text1"/>
              </w:rPr>
              <w:t>Input Parameter</w:t>
            </w:r>
          </w:p>
        </w:tc>
      </w:tr>
      <w:tr w:rsidR="70A11C1A" w:rsidTr="6872EDE5" w14:paraId="783A598F" w14:textId="77777777">
        <w:tc>
          <w:tcPr>
            <w:tcW w:w="189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Pr>
          <w:p w:rsidR="70A11C1A" w:rsidRDefault="70A11C1A" w14:paraId="7A11BCB0" w14:textId="327EC8ED">
            <w:r w:rsidRPr="70A11C1A">
              <w:rPr>
                <w:rFonts w:ascii="Calibri" w:hAnsi="Calibri" w:eastAsia="Calibri" w:cs="Calibri"/>
                <w:color w:val="000000" w:themeColor="text1"/>
              </w:rPr>
              <w:t>Parameter name</w:t>
            </w:r>
          </w:p>
        </w:tc>
        <w:tc>
          <w:tcPr>
            <w:tcW w:w="135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Pr>
          <w:p w:rsidR="70A11C1A" w:rsidRDefault="70A11C1A" w14:paraId="264A2441" w14:textId="1BEE8885">
            <w:r w:rsidRPr="70A11C1A">
              <w:rPr>
                <w:rFonts w:ascii="Calibri" w:hAnsi="Calibri" w:eastAsia="Calibri" w:cs="Calibri"/>
                <w:color w:val="000000" w:themeColor="text1"/>
              </w:rPr>
              <w:t>Data type</w:t>
            </w:r>
          </w:p>
        </w:tc>
        <w:tc>
          <w:tcPr>
            <w:tcW w:w="1635" w:type="dxa"/>
            <w:gridSpan w:val="4"/>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Pr>
          <w:p w:rsidR="70A11C1A" w:rsidRDefault="70A11C1A" w14:paraId="33DCAA9D" w14:textId="3B3E1619">
            <w:r w:rsidRPr="70A11C1A">
              <w:rPr>
                <w:rFonts w:ascii="Calibri" w:hAnsi="Calibri" w:eastAsia="Calibri" w:cs="Calibri"/>
                <w:color w:val="000000" w:themeColor="text1"/>
              </w:rPr>
              <w:t>Mandatory</w:t>
            </w:r>
          </w:p>
        </w:tc>
        <w:tc>
          <w:tcPr>
            <w:tcW w:w="448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Pr>
          <w:p w:rsidR="70A11C1A" w:rsidRDefault="70A11C1A" w14:paraId="5A70E914" w14:textId="42B324AE">
            <w:r w:rsidRPr="70A11C1A">
              <w:rPr>
                <w:rFonts w:ascii="Calibri" w:hAnsi="Calibri" w:eastAsia="Calibri" w:cs="Calibri"/>
                <w:color w:val="000000" w:themeColor="text1"/>
              </w:rPr>
              <w:t>Description</w:t>
            </w:r>
          </w:p>
        </w:tc>
      </w:tr>
      <w:tr w:rsidR="38FF0FA3" w:rsidTr="6872EDE5" w14:paraId="0AD8B7D3" w14:textId="77777777">
        <w:tc>
          <w:tcPr>
            <w:tcW w:w="189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8FF0FA3" w:rsidP="38FF0FA3" w:rsidRDefault="38FF0FA3" w14:paraId="3C348F6A" w14:textId="390CE73A">
            <w:pPr>
              <w:rPr>
                <w:rFonts w:ascii="Calibri" w:hAnsi="Calibri" w:eastAsia="Calibri" w:cs="Calibri"/>
                <w:i/>
                <w:iCs/>
                <w:color w:val="000000" w:themeColor="text1"/>
              </w:rPr>
            </w:pPr>
            <w:r w:rsidRPr="38FF0FA3">
              <w:rPr>
                <w:rFonts w:ascii="Calibri" w:hAnsi="Calibri" w:eastAsia="Calibri" w:cs="Calibri"/>
                <w:i/>
                <w:iCs/>
                <w:color w:val="000000" w:themeColor="text1"/>
              </w:rPr>
              <w:t xml:space="preserve">connected </w:t>
            </w:r>
          </w:p>
        </w:tc>
        <w:tc>
          <w:tcPr>
            <w:tcW w:w="135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8FF0FA3" w:rsidP="38FF0FA3" w:rsidRDefault="38FF0FA3" w14:paraId="3F495F36" w14:textId="3E9277D7">
            <w:pPr>
              <w:rPr>
                <w:rFonts w:ascii="Calibri" w:hAnsi="Calibri" w:eastAsia="Calibri" w:cs="Calibri"/>
                <w:i/>
                <w:iCs/>
                <w:color w:val="000000" w:themeColor="text1"/>
              </w:rPr>
            </w:pPr>
            <w:r w:rsidRPr="38FF0FA3">
              <w:rPr>
                <w:rFonts w:ascii="Calibri" w:hAnsi="Calibri" w:eastAsia="Calibri" w:cs="Calibri"/>
                <w:i/>
                <w:iCs/>
                <w:color w:val="000000" w:themeColor="text1"/>
              </w:rPr>
              <w:t>Boolean</w:t>
            </w:r>
          </w:p>
        </w:tc>
        <w:tc>
          <w:tcPr>
            <w:tcW w:w="1635" w:type="dxa"/>
            <w:gridSpan w:val="4"/>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8FF0FA3" w:rsidP="38FF0FA3" w:rsidRDefault="38FF0FA3" w14:paraId="4E42C059" w14:textId="657D754D">
            <w:pPr>
              <w:rPr>
                <w:rFonts w:ascii="Calibri" w:hAnsi="Calibri" w:eastAsia="Calibri" w:cs="Calibri"/>
                <w:i/>
                <w:iCs/>
                <w:color w:val="000000" w:themeColor="text1"/>
              </w:rPr>
            </w:pPr>
            <w:r w:rsidRPr="38FF0FA3">
              <w:rPr>
                <w:rFonts w:ascii="Calibri" w:hAnsi="Calibri" w:eastAsia="Calibri" w:cs="Calibri"/>
                <w:i/>
                <w:iCs/>
                <w:color w:val="000000" w:themeColor="text1"/>
              </w:rPr>
              <w:t>Yes</w:t>
            </w:r>
          </w:p>
        </w:tc>
        <w:tc>
          <w:tcPr>
            <w:tcW w:w="448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8FF0FA3" w:rsidP="38FF0FA3" w:rsidRDefault="38FF0FA3" w14:paraId="2D94E059" w14:textId="3415C678">
            <w:pPr>
              <w:rPr>
                <w:rFonts w:ascii="Calibri" w:hAnsi="Calibri" w:eastAsia="Calibri" w:cs="Calibri"/>
                <w:i/>
                <w:iCs/>
                <w:color w:val="000000" w:themeColor="text1"/>
              </w:rPr>
            </w:pPr>
            <w:r w:rsidRPr="38FF0FA3">
              <w:rPr>
                <w:rFonts w:ascii="Calibri" w:hAnsi="Calibri" w:eastAsia="Calibri" w:cs="Calibri"/>
                <w:i/>
                <w:iCs/>
                <w:color w:val="000000" w:themeColor="text1"/>
              </w:rPr>
              <w:t xml:space="preserve">Default false, API manager will get Grid ID in current building.  </w:t>
            </w:r>
          </w:p>
          <w:p w:rsidR="38FF0FA3" w:rsidP="38FF0FA3" w:rsidRDefault="38FF0FA3" w14:paraId="1D96D5CF" w14:textId="276FEC21">
            <w:pPr>
              <w:rPr>
                <w:rFonts w:ascii="Calibri" w:hAnsi="Calibri" w:eastAsia="Calibri" w:cs="Calibri"/>
                <w:i/>
                <w:iCs/>
                <w:color w:val="000000" w:themeColor="text1"/>
              </w:rPr>
            </w:pPr>
            <w:r w:rsidRPr="38FF0FA3">
              <w:rPr>
                <w:rFonts w:ascii="Calibri" w:hAnsi="Calibri" w:eastAsia="Calibri" w:cs="Calibri"/>
                <w:i/>
                <w:iCs/>
                <w:color w:val="000000" w:themeColor="text1"/>
              </w:rPr>
              <w:t xml:space="preserve">True if caller wants to get Grid ID in connected building. </w:t>
            </w:r>
          </w:p>
        </w:tc>
      </w:tr>
      <w:tr w:rsidR="70A11C1A" w:rsidTr="6872EDE5" w14:paraId="3711845E" w14:textId="77777777">
        <w:tc>
          <w:tcPr>
            <w:tcW w:w="189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2DC8A7D9" w14:textId="00726318">
            <w:pPr>
              <w:rPr>
                <w:rFonts w:ascii="Calibri" w:hAnsi="Calibri" w:eastAsia="Calibri" w:cs="Calibri"/>
                <w:i/>
                <w:iCs/>
                <w:color w:val="000000" w:themeColor="text1"/>
              </w:rPr>
            </w:pPr>
            <w:r w:rsidRPr="70A11C1A">
              <w:rPr>
                <w:rFonts w:ascii="Calibri" w:hAnsi="Calibri" w:eastAsia="Calibri" w:cs="Calibri"/>
                <w:i/>
                <w:iCs/>
                <w:color w:val="000000" w:themeColor="text1"/>
              </w:rPr>
              <w:t>location</w:t>
            </w:r>
          </w:p>
        </w:tc>
        <w:tc>
          <w:tcPr>
            <w:tcW w:w="135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603AD1C0" w14:textId="563E77ED">
            <w:r w:rsidRPr="70A11C1A">
              <w:rPr>
                <w:rFonts w:ascii="Calibri" w:hAnsi="Calibri" w:eastAsia="Calibri" w:cs="Calibri"/>
                <w:color w:val="000000" w:themeColor="text1"/>
              </w:rPr>
              <w:t>Location</w:t>
            </w:r>
          </w:p>
        </w:tc>
        <w:tc>
          <w:tcPr>
            <w:tcW w:w="1635" w:type="dxa"/>
            <w:gridSpan w:val="4"/>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131290A3" w14:textId="7D986ACD">
            <w:r w:rsidRPr="70A11C1A">
              <w:rPr>
                <w:rFonts w:ascii="Calibri" w:hAnsi="Calibri" w:eastAsia="Calibri" w:cs="Calibri"/>
                <w:color w:val="000000" w:themeColor="text1"/>
              </w:rPr>
              <w:t>Yes</w:t>
            </w:r>
          </w:p>
        </w:tc>
        <w:tc>
          <w:tcPr>
            <w:tcW w:w="448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6917597A" w14:textId="46A8249D">
            <w:r w:rsidRPr="70A11C1A">
              <w:rPr>
                <w:rFonts w:ascii="Calibri" w:hAnsi="Calibri" w:eastAsia="Calibri" w:cs="Calibri"/>
                <w:color w:val="000000" w:themeColor="text1"/>
              </w:rPr>
              <w:t>Indoor location of user</w:t>
            </w:r>
          </w:p>
        </w:tc>
      </w:tr>
      <w:tr w:rsidR="70A11C1A" w:rsidTr="6872EDE5" w14:paraId="1B50B099" w14:textId="77777777">
        <w:trPr>
          <w:trHeight w:val="420"/>
        </w:trPr>
        <w:tc>
          <w:tcPr>
            <w:tcW w:w="9360" w:type="dxa"/>
            <w:gridSpan w:val="8"/>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9DAF8"/>
          </w:tcPr>
          <w:p w:rsidR="70A11C1A" w:rsidRDefault="70A11C1A" w14:paraId="0FBCA1DE" w14:textId="6D77DD15">
            <w:r w:rsidRPr="70A11C1A">
              <w:rPr>
                <w:rFonts w:ascii="Calibri" w:hAnsi="Calibri" w:eastAsia="Calibri" w:cs="Calibri"/>
                <w:color w:val="000000" w:themeColor="text1"/>
              </w:rPr>
              <w:t>Return value</w:t>
            </w:r>
          </w:p>
        </w:tc>
      </w:tr>
      <w:tr w:rsidR="70A11C1A" w:rsidTr="6872EDE5" w14:paraId="0C706241" w14:textId="77777777">
        <w:trPr>
          <w:trHeight w:val="420"/>
        </w:trPr>
        <w:tc>
          <w:tcPr>
            <w:tcW w:w="189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Pr>
          <w:p w:rsidR="70A11C1A" w:rsidRDefault="70A11C1A" w14:paraId="2703AA6E" w14:textId="7E115B1C">
            <w:r w:rsidRPr="70A11C1A">
              <w:rPr>
                <w:rFonts w:ascii="Calibri" w:hAnsi="Calibri" w:eastAsia="Calibri" w:cs="Calibri"/>
                <w:color w:val="000000" w:themeColor="text1"/>
              </w:rPr>
              <w:t>Data type</w:t>
            </w:r>
          </w:p>
        </w:tc>
        <w:tc>
          <w:tcPr>
            <w:tcW w:w="135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Pr>
          <w:p w:rsidR="70A11C1A" w:rsidRDefault="70A11C1A" w14:paraId="37C774EC" w14:textId="5A6EF827">
            <w:r w:rsidRPr="70A11C1A">
              <w:rPr>
                <w:rFonts w:ascii="Calibri" w:hAnsi="Calibri" w:eastAsia="Calibri" w:cs="Calibri"/>
                <w:color w:val="000000" w:themeColor="text1"/>
              </w:rPr>
              <w:t>Mandatory</w:t>
            </w:r>
          </w:p>
        </w:tc>
        <w:tc>
          <w:tcPr>
            <w:tcW w:w="6120"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Pr>
          <w:p w:rsidR="70A11C1A" w:rsidRDefault="70A11C1A" w14:paraId="67B60751" w14:textId="653EA888">
            <w:r w:rsidRPr="70A11C1A">
              <w:rPr>
                <w:rFonts w:ascii="Calibri" w:hAnsi="Calibri" w:eastAsia="Calibri" w:cs="Calibri"/>
                <w:color w:val="000000" w:themeColor="text1"/>
              </w:rPr>
              <w:t>Description</w:t>
            </w:r>
          </w:p>
        </w:tc>
      </w:tr>
      <w:tr w:rsidR="70A11C1A" w:rsidTr="6872EDE5" w14:paraId="0BABB939" w14:textId="77777777">
        <w:trPr>
          <w:trHeight w:val="420"/>
        </w:trPr>
        <w:tc>
          <w:tcPr>
            <w:tcW w:w="189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5A7AAACD" w14:textId="0DF668B1">
            <w:r w:rsidRPr="70A11C1A">
              <w:rPr>
                <w:rFonts w:ascii="Calibri" w:hAnsi="Calibri" w:eastAsia="Calibri" w:cs="Calibri"/>
                <w:color w:val="000000" w:themeColor="text1"/>
              </w:rPr>
              <w:t>List&lt;String&gt;</w:t>
            </w:r>
          </w:p>
        </w:tc>
        <w:tc>
          <w:tcPr>
            <w:tcW w:w="135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52C7690D" w14:textId="47B6EF6C">
            <w:r w:rsidRPr="70A11C1A">
              <w:rPr>
                <w:rFonts w:ascii="Calibri" w:hAnsi="Calibri" w:eastAsia="Calibri" w:cs="Calibri"/>
                <w:color w:val="000000" w:themeColor="text1"/>
              </w:rPr>
              <w:t>Yes</w:t>
            </w:r>
          </w:p>
        </w:tc>
        <w:tc>
          <w:tcPr>
            <w:tcW w:w="6120"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5151168F" w14:textId="1E0254F9">
            <w:r w:rsidRPr="70A11C1A">
              <w:rPr>
                <w:rFonts w:ascii="Calibri" w:hAnsi="Calibri" w:eastAsia="Calibri" w:cs="Calibri"/>
                <w:color w:val="000000" w:themeColor="text1"/>
              </w:rPr>
              <w:t xml:space="preserve">Return list of </w:t>
            </w:r>
            <w:proofErr w:type="spellStart"/>
            <w:r w:rsidRPr="70A11C1A">
              <w:rPr>
                <w:rFonts w:ascii="Calibri" w:hAnsi="Calibri" w:eastAsia="Calibri" w:cs="Calibri"/>
                <w:color w:val="000000" w:themeColor="text1"/>
              </w:rPr>
              <w:t>gridID</w:t>
            </w:r>
            <w:proofErr w:type="spellEnd"/>
            <w:r w:rsidRPr="70A11C1A">
              <w:rPr>
                <w:rFonts w:ascii="Calibri" w:hAnsi="Calibri" w:eastAsia="Calibri" w:cs="Calibri"/>
                <w:color w:val="000000" w:themeColor="text1"/>
              </w:rPr>
              <w:t xml:space="preserve"> that have a close relation with current user location.</w:t>
            </w:r>
          </w:p>
        </w:tc>
      </w:tr>
      <w:tr w:rsidR="70A11C1A" w:rsidTr="6872EDE5" w14:paraId="4855B401" w14:textId="77777777">
        <w:trPr>
          <w:trHeight w:val="420"/>
        </w:trPr>
        <w:tc>
          <w:tcPr>
            <w:tcW w:w="9360" w:type="dxa"/>
            <w:gridSpan w:val="8"/>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6872EDE5" w14:paraId="31646791" w14:textId="3854B497">
            <w:r w:rsidRPr="6872EDE5">
              <w:rPr>
                <w:rFonts w:ascii="Calibri" w:hAnsi="Calibri" w:eastAsia="Calibri" w:cs="Calibri"/>
                <w:color w:val="000000" w:themeColor="text1"/>
              </w:rPr>
              <w:t xml:space="preserve">List&lt;String&gt; </w:t>
            </w:r>
            <w:proofErr w:type="spellStart"/>
            <w:r w:rsidRPr="6872EDE5">
              <w:rPr>
                <w:rFonts w:ascii="Calibri" w:hAnsi="Calibri" w:eastAsia="Calibri" w:cs="Calibri"/>
                <w:color w:val="000000" w:themeColor="text1"/>
              </w:rPr>
              <w:t>getGridIDListForEdgeLoc</w:t>
            </w:r>
            <w:proofErr w:type="spellEnd"/>
            <w:r w:rsidRPr="6872EDE5">
              <w:rPr>
                <w:rFonts w:ascii="Calibri" w:hAnsi="Calibri" w:eastAsia="Calibri" w:cs="Calibri"/>
                <w:color w:val="000000" w:themeColor="text1"/>
              </w:rPr>
              <w:t xml:space="preserve">(String  </w:t>
            </w:r>
            <w:proofErr w:type="spellStart"/>
            <w:r w:rsidRPr="6872EDE5">
              <w:rPr>
                <w:rFonts w:ascii="Calibri" w:hAnsi="Calibri" w:eastAsia="Calibri" w:cs="Calibri"/>
                <w:i/>
                <w:iCs/>
                <w:color w:val="000000" w:themeColor="text1"/>
              </w:rPr>
              <w:t>buildingID</w:t>
            </w:r>
            <w:proofErr w:type="spellEnd"/>
            <w:r w:rsidRPr="6872EDE5">
              <w:rPr>
                <w:rFonts w:ascii="Calibri" w:hAnsi="Calibri" w:eastAsia="Calibri" w:cs="Calibri"/>
                <w:color w:val="000000" w:themeColor="text1"/>
              </w:rPr>
              <w:t>)</w:t>
            </w:r>
          </w:p>
          <w:p w:rsidR="70A11C1A" w:rsidRDefault="70A11C1A" w14:paraId="724A00C0" w14:textId="639ED52C"/>
          <w:p w:rsidR="70A11C1A" w:rsidRDefault="70A11C1A" w14:paraId="72EECE36" w14:textId="43A8BFD8">
            <w:r w:rsidRPr="70A11C1A">
              <w:rPr>
                <w:rFonts w:ascii="Calibri" w:hAnsi="Calibri" w:eastAsia="Calibri" w:cs="Calibri"/>
                <w:color w:val="000000" w:themeColor="text1"/>
              </w:rPr>
              <w:t xml:space="preserve">This function will find a list of Grid IDs that are related to </w:t>
            </w:r>
            <w:proofErr w:type="spellStart"/>
            <w:r w:rsidRPr="70A11C1A">
              <w:rPr>
                <w:rFonts w:ascii="Calibri" w:hAnsi="Calibri" w:eastAsia="Calibri" w:cs="Calibri"/>
                <w:color w:val="000000" w:themeColor="text1"/>
              </w:rPr>
              <w:t>buildingID</w:t>
            </w:r>
            <w:proofErr w:type="spellEnd"/>
            <w:r w:rsidRPr="70A11C1A">
              <w:rPr>
                <w:rFonts w:ascii="Calibri" w:hAnsi="Calibri" w:eastAsia="Calibri" w:cs="Calibri"/>
                <w:color w:val="000000" w:themeColor="text1"/>
              </w:rPr>
              <w:t>, helping callers to get all site signals in building.</w:t>
            </w:r>
          </w:p>
          <w:p w:rsidR="70A11C1A" w:rsidRDefault="38FF0FA3" w14:paraId="39B8BFC7" w14:textId="73165F50">
            <w:r w:rsidRPr="38FF0FA3">
              <w:rPr>
                <w:rFonts w:ascii="Calibri" w:hAnsi="Calibri" w:eastAsia="Calibri" w:cs="Calibri"/>
                <w:color w:val="000000" w:themeColor="text1"/>
              </w:rPr>
              <w:t xml:space="preserve">This </w:t>
            </w:r>
            <w:proofErr w:type="spellStart"/>
            <w:r w:rsidRPr="38FF0FA3">
              <w:rPr>
                <w:rFonts w:ascii="Calibri" w:hAnsi="Calibri" w:eastAsia="Calibri" w:cs="Calibri"/>
                <w:color w:val="000000" w:themeColor="text1"/>
              </w:rPr>
              <w:t>GridID</w:t>
            </w:r>
            <w:proofErr w:type="spellEnd"/>
            <w:r w:rsidRPr="38FF0FA3">
              <w:rPr>
                <w:rFonts w:ascii="Calibri" w:hAnsi="Calibri" w:eastAsia="Calibri" w:cs="Calibri"/>
                <w:color w:val="000000" w:themeColor="text1"/>
              </w:rPr>
              <w:t xml:space="preserve"> List will later be used for getting site signals.</w:t>
            </w:r>
          </w:p>
        </w:tc>
      </w:tr>
      <w:tr w:rsidR="70A11C1A" w:rsidTr="6872EDE5" w14:paraId="1C319DAA" w14:textId="77777777">
        <w:trPr>
          <w:trHeight w:val="420"/>
        </w:trPr>
        <w:tc>
          <w:tcPr>
            <w:tcW w:w="9360" w:type="dxa"/>
            <w:gridSpan w:val="8"/>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9DAF8"/>
          </w:tcPr>
          <w:p w:rsidR="70A11C1A" w:rsidRDefault="70A11C1A" w14:paraId="7E579CA1" w14:textId="6ABC8F16">
            <w:r w:rsidRPr="70A11C1A">
              <w:rPr>
                <w:rFonts w:ascii="Calibri" w:hAnsi="Calibri" w:eastAsia="Calibri" w:cs="Calibri"/>
                <w:color w:val="000000" w:themeColor="text1"/>
              </w:rPr>
              <w:t>Input Parameter</w:t>
            </w:r>
          </w:p>
        </w:tc>
      </w:tr>
      <w:tr w:rsidR="70A11C1A" w:rsidTr="6872EDE5" w14:paraId="44636B1A" w14:textId="77777777">
        <w:tc>
          <w:tcPr>
            <w:tcW w:w="186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Pr>
          <w:p w:rsidR="70A11C1A" w:rsidRDefault="70A11C1A" w14:paraId="0EADD3FF" w14:textId="57AEE57B">
            <w:r w:rsidRPr="70A11C1A">
              <w:rPr>
                <w:rFonts w:ascii="Calibri" w:hAnsi="Calibri" w:eastAsia="Calibri" w:cs="Calibri"/>
                <w:color w:val="000000" w:themeColor="text1"/>
              </w:rPr>
              <w:t>Parameter name</w:t>
            </w:r>
          </w:p>
        </w:tc>
        <w:tc>
          <w:tcPr>
            <w:tcW w:w="1440" w:type="dxa"/>
            <w:gridSpan w:val="4"/>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Pr>
          <w:p w:rsidR="70A11C1A" w:rsidRDefault="70A11C1A" w14:paraId="2EAB65BE" w14:textId="61D832B9">
            <w:r w:rsidRPr="70A11C1A">
              <w:rPr>
                <w:rFonts w:ascii="Calibri" w:hAnsi="Calibri" w:eastAsia="Calibri" w:cs="Calibri"/>
                <w:color w:val="000000" w:themeColor="text1"/>
              </w:rPr>
              <w:t>Data type</w:t>
            </w:r>
          </w:p>
        </w:tc>
        <w:tc>
          <w:tcPr>
            <w:tcW w:w="1575"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Pr>
          <w:p w:rsidR="70A11C1A" w:rsidRDefault="70A11C1A" w14:paraId="777A6EFD" w14:textId="6342D999">
            <w:r w:rsidRPr="70A11C1A">
              <w:rPr>
                <w:rFonts w:ascii="Calibri" w:hAnsi="Calibri" w:eastAsia="Calibri" w:cs="Calibri"/>
                <w:color w:val="000000" w:themeColor="text1"/>
              </w:rPr>
              <w:t>Mandatory</w:t>
            </w:r>
          </w:p>
        </w:tc>
        <w:tc>
          <w:tcPr>
            <w:tcW w:w="448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Pr>
          <w:p w:rsidR="70A11C1A" w:rsidRDefault="70A11C1A" w14:paraId="31D8B7CB" w14:textId="7A38AEBD">
            <w:r w:rsidRPr="70A11C1A">
              <w:rPr>
                <w:rFonts w:ascii="Calibri" w:hAnsi="Calibri" w:eastAsia="Calibri" w:cs="Calibri"/>
                <w:color w:val="000000" w:themeColor="text1"/>
              </w:rPr>
              <w:t>Description</w:t>
            </w:r>
          </w:p>
        </w:tc>
      </w:tr>
      <w:tr w:rsidR="70A11C1A" w:rsidTr="6872EDE5" w14:paraId="49AC95BD" w14:textId="77777777">
        <w:tc>
          <w:tcPr>
            <w:tcW w:w="186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6872EDE5" w:rsidRDefault="6872EDE5" w14:paraId="051FF951" w14:textId="038A247F">
            <w:pPr>
              <w:rPr>
                <w:rFonts w:ascii="Calibri" w:hAnsi="Calibri" w:eastAsia="Calibri" w:cs="Calibri"/>
                <w:i/>
                <w:iCs/>
                <w:color w:val="000000" w:themeColor="text1"/>
              </w:rPr>
            </w:pPr>
            <w:r w:rsidRPr="6872EDE5">
              <w:rPr>
                <w:rFonts w:ascii="Calibri" w:hAnsi="Calibri" w:eastAsia="Calibri" w:cs="Calibri"/>
                <w:i/>
                <w:iCs/>
                <w:color w:val="000000" w:themeColor="text1"/>
              </w:rPr>
              <w:t xml:space="preserve"> </w:t>
            </w:r>
            <w:proofErr w:type="spellStart"/>
            <w:r w:rsidRPr="6872EDE5">
              <w:rPr>
                <w:rFonts w:ascii="Calibri" w:hAnsi="Calibri" w:eastAsia="Calibri" w:cs="Calibri"/>
                <w:i/>
                <w:iCs/>
                <w:color w:val="000000" w:themeColor="text1"/>
              </w:rPr>
              <w:t>buildingID</w:t>
            </w:r>
            <w:proofErr w:type="spellEnd"/>
          </w:p>
        </w:tc>
        <w:tc>
          <w:tcPr>
            <w:tcW w:w="1440" w:type="dxa"/>
            <w:gridSpan w:val="4"/>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1773150C" w14:textId="6C004952">
            <w:r w:rsidRPr="70A11C1A">
              <w:rPr>
                <w:rFonts w:ascii="Calibri" w:hAnsi="Calibri" w:eastAsia="Calibri" w:cs="Calibri"/>
                <w:color w:val="000000" w:themeColor="text1"/>
              </w:rPr>
              <w:t>String</w:t>
            </w:r>
          </w:p>
        </w:tc>
        <w:tc>
          <w:tcPr>
            <w:tcW w:w="1575"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3D795F74" w14:textId="60FC2A60">
            <w:r w:rsidRPr="70A11C1A">
              <w:rPr>
                <w:rFonts w:ascii="Calibri" w:hAnsi="Calibri" w:eastAsia="Calibri" w:cs="Calibri"/>
                <w:color w:val="000000" w:themeColor="text1"/>
              </w:rPr>
              <w:t>Yes</w:t>
            </w:r>
          </w:p>
        </w:tc>
        <w:tc>
          <w:tcPr>
            <w:tcW w:w="448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4DB12601" w14:textId="6E2B9C71">
            <w:r w:rsidRPr="70A11C1A">
              <w:rPr>
                <w:rFonts w:ascii="Calibri" w:hAnsi="Calibri" w:eastAsia="Calibri" w:cs="Calibri"/>
                <w:color w:val="000000" w:themeColor="text1"/>
              </w:rPr>
              <w:t xml:space="preserve">a decided </w:t>
            </w:r>
            <w:proofErr w:type="spellStart"/>
            <w:r w:rsidRPr="70A11C1A">
              <w:rPr>
                <w:rFonts w:ascii="Calibri" w:hAnsi="Calibri" w:eastAsia="Calibri" w:cs="Calibri"/>
                <w:color w:val="000000" w:themeColor="text1"/>
              </w:rPr>
              <w:t>buildingID</w:t>
            </w:r>
            <w:proofErr w:type="spellEnd"/>
            <w:r w:rsidRPr="70A11C1A">
              <w:rPr>
                <w:rFonts w:ascii="Calibri" w:hAnsi="Calibri" w:eastAsia="Calibri" w:cs="Calibri"/>
                <w:color w:val="000000" w:themeColor="text1"/>
              </w:rPr>
              <w:t xml:space="preserve"> provided by caller</w:t>
            </w:r>
          </w:p>
        </w:tc>
      </w:tr>
      <w:tr w:rsidR="70A11C1A" w:rsidTr="6872EDE5" w14:paraId="1F9CB50B" w14:textId="77777777">
        <w:trPr>
          <w:trHeight w:val="420"/>
        </w:trPr>
        <w:tc>
          <w:tcPr>
            <w:tcW w:w="9360" w:type="dxa"/>
            <w:gridSpan w:val="8"/>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9DAF8"/>
          </w:tcPr>
          <w:p w:rsidR="70A11C1A" w:rsidRDefault="70A11C1A" w14:paraId="3F40F3D6" w14:textId="33BAC99F">
            <w:r w:rsidRPr="70A11C1A">
              <w:rPr>
                <w:rFonts w:ascii="Calibri" w:hAnsi="Calibri" w:eastAsia="Calibri" w:cs="Calibri"/>
                <w:color w:val="000000" w:themeColor="text1"/>
              </w:rPr>
              <w:t>Return value</w:t>
            </w:r>
          </w:p>
        </w:tc>
      </w:tr>
      <w:tr w:rsidR="70A11C1A" w:rsidTr="6872EDE5" w14:paraId="29837000" w14:textId="77777777">
        <w:trPr>
          <w:trHeight w:val="420"/>
        </w:trPr>
        <w:tc>
          <w:tcPr>
            <w:tcW w:w="186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Pr>
          <w:p w:rsidR="70A11C1A" w:rsidRDefault="70A11C1A" w14:paraId="3B012847" w14:textId="08AD7B31">
            <w:r w:rsidRPr="70A11C1A">
              <w:rPr>
                <w:rFonts w:ascii="Calibri" w:hAnsi="Calibri" w:eastAsia="Calibri" w:cs="Calibri"/>
                <w:color w:val="000000" w:themeColor="text1"/>
              </w:rPr>
              <w:t>Data type</w:t>
            </w:r>
          </w:p>
        </w:tc>
        <w:tc>
          <w:tcPr>
            <w:tcW w:w="1440" w:type="dxa"/>
            <w:gridSpan w:val="4"/>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Pr>
          <w:p w:rsidR="70A11C1A" w:rsidRDefault="70A11C1A" w14:paraId="63BDF6BA" w14:textId="6E30F146">
            <w:r w:rsidRPr="70A11C1A">
              <w:rPr>
                <w:rFonts w:ascii="Calibri" w:hAnsi="Calibri" w:eastAsia="Calibri" w:cs="Calibri"/>
                <w:color w:val="000000" w:themeColor="text1"/>
              </w:rPr>
              <w:t>Mandatory</w:t>
            </w:r>
          </w:p>
        </w:tc>
        <w:tc>
          <w:tcPr>
            <w:tcW w:w="60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Pr>
          <w:p w:rsidR="70A11C1A" w:rsidRDefault="70A11C1A" w14:paraId="41939290" w14:textId="514458EE">
            <w:r w:rsidRPr="70A11C1A">
              <w:rPr>
                <w:rFonts w:ascii="Calibri" w:hAnsi="Calibri" w:eastAsia="Calibri" w:cs="Calibri"/>
                <w:color w:val="000000" w:themeColor="text1"/>
              </w:rPr>
              <w:t>Description</w:t>
            </w:r>
          </w:p>
        </w:tc>
      </w:tr>
      <w:tr w:rsidR="70A11C1A" w:rsidTr="6872EDE5" w14:paraId="23A3F32C" w14:textId="77777777">
        <w:trPr>
          <w:trHeight w:val="420"/>
        </w:trPr>
        <w:tc>
          <w:tcPr>
            <w:tcW w:w="186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7551A2F0" w14:textId="006CDDCA">
            <w:r w:rsidRPr="70A11C1A">
              <w:rPr>
                <w:rFonts w:ascii="Calibri" w:hAnsi="Calibri" w:eastAsia="Calibri" w:cs="Calibri"/>
                <w:color w:val="000000" w:themeColor="text1"/>
              </w:rPr>
              <w:t>List&lt;String&gt;</w:t>
            </w:r>
          </w:p>
        </w:tc>
        <w:tc>
          <w:tcPr>
            <w:tcW w:w="1440" w:type="dxa"/>
            <w:gridSpan w:val="4"/>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34BBA48C" w14:textId="37F5A619">
            <w:r w:rsidRPr="70A11C1A">
              <w:rPr>
                <w:rFonts w:ascii="Calibri" w:hAnsi="Calibri" w:eastAsia="Calibri" w:cs="Calibri"/>
                <w:color w:val="000000" w:themeColor="text1"/>
              </w:rPr>
              <w:t>Yes</w:t>
            </w:r>
          </w:p>
        </w:tc>
        <w:tc>
          <w:tcPr>
            <w:tcW w:w="60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53A29E5D" w14:textId="10769A1D">
            <w:r w:rsidRPr="70A11C1A">
              <w:rPr>
                <w:rFonts w:ascii="Calibri" w:hAnsi="Calibri" w:eastAsia="Calibri" w:cs="Calibri"/>
                <w:color w:val="000000" w:themeColor="text1"/>
              </w:rPr>
              <w:t xml:space="preserve">Return list of </w:t>
            </w:r>
            <w:proofErr w:type="spellStart"/>
            <w:r w:rsidRPr="70A11C1A">
              <w:rPr>
                <w:rFonts w:ascii="Calibri" w:hAnsi="Calibri" w:eastAsia="Calibri" w:cs="Calibri"/>
                <w:color w:val="000000" w:themeColor="text1"/>
              </w:rPr>
              <w:t>gridID</w:t>
            </w:r>
            <w:proofErr w:type="spellEnd"/>
            <w:r w:rsidRPr="70A11C1A">
              <w:rPr>
                <w:rFonts w:ascii="Calibri" w:hAnsi="Calibri" w:eastAsia="Calibri" w:cs="Calibri"/>
                <w:color w:val="000000" w:themeColor="text1"/>
              </w:rPr>
              <w:t xml:space="preserve"> that are related to decided building</w:t>
            </w:r>
          </w:p>
        </w:tc>
      </w:tr>
    </w:tbl>
    <w:p w:rsidR="70A11C1A" w:rsidP="70A11C1A" w:rsidRDefault="70A11C1A" w14:paraId="68077F09" w14:textId="207F5FF0">
      <w:pPr>
        <w:rPr>
          <w:rFonts w:ascii="Calibri" w:hAnsi="Calibri" w:eastAsia="Calibri" w:cs="Calibri"/>
          <w:color w:val="000000" w:themeColor="text1"/>
        </w:rPr>
      </w:pPr>
    </w:p>
    <w:tbl>
      <w:tblPr>
        <w:tblStyle w:val="TableGrid"/>
        <w:tblW w:w="0" w:type="auto"/>
        <w:tblLayout w:type="fixed"/>
        <w:tblLook w:val="06A0" w:firstRow="1" w:lastRow="0" w:firstColumn="1" w:lastColumn="0" w:noHBand="1" w:noVBand="1"/>
      </w:tblPr>
      <w:tblGrid>
        <w:gridCol w:w="1860"/>
        <w:gridCol w:w="1440"/>
        <w:gridCol w:w="1635"/>
        <w:gridCol w:w="4425"/>
      </w:tblGrid>
      <w:tr w:rsidR="70A11C1A" w:rsidTr="5BF00052" w14:paraId="1DFD5FBF" w14:textId="77777777">
        <w:trPr>
          <w:trHeight w:val="420"/>
        </w:trPr>
        <w:tc>
          <w:tcPr>
            <w:tcW w:w="9360" w:type="dxa"/>
            <w:gridSpan w:val="4"/>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5193B620" w14:paraId="26A2E91D" w14:textId="1498694A">
            <w:r w:rsidRPr="5BF00052" w:rsidR="5BF00052">
              <w:rPr>
                <w:rFonts w:ascii="Calibri" w:hAnsi="Calibri" w:eastAsia="Calibri" w:cs="Calibri"/>
                <w:color w:val="000000" w:themeColor="text1" w:themeTint="FF" w:themeShade="FF"/>
              </w:rPr>
              <w:t>JSONArray downloadSiteSignals(</w:t>
            </w:r>
            <w:r w:rsidRPr="5BF00052" w:rsidR="5BF00052">
              <w:rPr>
                <w:rFonts w:ascii="Calibri" w:hAnsi="Calibri" w:eastAsia="Calibri" w:cs="Calibri"/>
                <w:i w:val="1"/>
                <w:iCs w:val="1"/>
                <w:color w:val="000000" w:themeColor="text1" w:themeTint="FF" w:themeShade="FF"/>
              </w:rPr>
              <w:t>Boolean connected, String</w:t>
            </w:r>
            <w:r w:rsidRPr="5BF00052" w:rsidR="5BF00052">
              <w:rPr>
                <w:rFonts w:ascii="Calibri" w:hAnsi="Calibri" w:eastAsia="Calibri" w:cs="Calibri"/>
                <w:color w:val="000000" w:themeColor="text1" w:themeTint="FF" w:themeShade="FF"/>
              </w:rPr>
              <w:t xml:space="preserve"> </w:t>
            </w:r>
            <w:proofErr w:type="spellStart"/>
            <w:r w:rsidRPr="5BF00052" w:rsidR="5BF00052">
              <w:rPr>
                <w:rFonts w:ascii="Calibri" w:hAnsi="Calibri" w:eastAsia="Calibri" w:cs="Calibri"/>
                <w:i w:val="1"/>
                <w:iCs w:val="1"/>
                <w:color w:val="000000" w:themeColor="text1" w:themeTint="FF" w:themeShade="FF"/>
              </w:rPr>
              <w:t>s</w:t>
            </w:r>
            <w:ins w:author="TSUI Wai Lun" w:date="2022-05-26T07:15:41.185Z" w:id="120211562">
              <w:r w:rsidRPr="5BF00052" w:rsidR="5BF00052">
                <w:rPr>
                  <w:rFonts w:ascii="Calibri" w:hAnsi="Calibri" w:eastAsia="Calibri" w:cs="Calibri"/>
                  <w:i w:val="1"/>
                  <w:iCs w:val="1"/>
                  <w:color w:val="000000" w:themeColor="text1" w:themeTint="FF" w:themeShade="FF"/>
                </w:rPr>
                <w:t>iteS</w:t>
              </w:r>
            </w:ins>
            <w:r w:rsidRPr="5BF00052" w:rsidR="5BF00052">
              <w:rPr>
                <w:rFonts w:ascii="Calibri" w:hAnsi="Calibri" w:eastAsia="Calibri" w:cs="Calibri"/>
                <w:i w:val="1"/>
                <w:iCs w:val="1"/>
                <w:color w:val="000000" w:themeColor="text1" w:themeTint="FF" w:themeShade="FF"/>
              </w:rPr>
              <w:t>ignalMode</w:t>
            </w:r>
            <w:proofErr w:type="spellEnd"/>
            <w:r w:rsidRPr="5BF00052" w:rsidR="5BF00052">
              <w:rPr>
                <w:rFonts w:ascii="Calibri" w:hAnsi="Calibri" w:eastAsia="Calibri" w:cs="Calibri"/>
                <w:color w:val="000000" w:themeColor="text1" w:themeTint="FF" w:themeShade="FF"/>
              </w:rPr>
              <w:t xml:space="preserve">, List&lt;String&gt; </w:t>
            </w:r>
            <w:proofErr w:type="spellStart"/>
            <w:r w:rsidRPr="5BF00052" w:rsidR="5BF00052">
              <w:rPr>
                <w:rFonts w:ascii="Calibri" w:hAnsi="Calibri" w:eastAsia="Calibri" w:cs="Calibri"/>
                <w:i w:val="1"/>
                <w:iCs w:val="1"/>
                <w:color w:val="000000" w:themeColor="text1" w:themeTint="FF" w:themeShade="FF"/>
              </w:rPr>
              <w:t>gridIDList</w:t>
            </w:r>
            <w:proofErr w:type="spellEnd"/>
            <w:r w:rsidRPr="5BF00052" w:rsidR="5BF00052">
              <w:rPr>
                <w:rFonts w:ascii="Calibri" w:hAnsi="Calibri" w:eastAsia="Calibri" w:cs="Calibri"/>
                <w:color w:val="000000" w:themeColor="text1" w:themeTint="FF" w:themeShade="FF"/>
              </w:rPr>
              <w:t>)</w:t>
            </w:r>
          </w:p>
          <w:p w:rsidR="70A11C1A" w:rsidRDefault="70A11C1A" w14:paraId="00F86058" w14:textId="4224AAB0">
            <w:r>
              <w:br/>
            </w:r>
            <w:r w:rsidRPr="5BF00052" w:rsidR="5BF00052">
              <w:rPr>
                <w:rFonts w:ascii="Calibri" w:hAnsi="Calibri" w:eastAsia="Calibri" w:cs="Calibri"/>
                <w:color w:val="000000" w:themeColor="text1" w:themeTint="FF" w:themeShade="FF"/>
              </w:rPr>
              <w:t xml:space="preserve">This function will download site signals covered by </w:t>
            </w:r>
            <w:proofErr w:type="spellStart"/>
            <w:r w:rsidRPr="5BF00052" w:rsidR="5BF00052">
              <w:rPr>
                <w:rFonts w:ascii="Calibri" w:hAnsi="Calibri" w:eastAsia="Calibri" w:cs="Calibri"/>
                <w:color w:val="000000" w:themeColor="text1" w:themeTint="FF" w:themeShade="FF"/>
              </w:rPr>
              <w:t>gridIDList</w:t>
            </w:r>
            <w:proofErr w:type="spellEnd"/>
            <w:r w:rsidRPr="5BF00052" w:rsidR="5BF00052">
              <w:rPr>
                <w:rFonts w:ascii="Calibri" w:hAnsi="Calibri" w:eastAsia="Calibri" w:cs="Calibri"/>
                <w:color w:val="000000" w:themeColor="text1" w:themeTint="FF" w:themeShade="FF"/>
              </w:rPr>
              <w:t xml:space="preserve"> with one s</w:t>
            </w:r>
            <w:ins w:author="TSUI Wai Lun" w:date="2022-05-26T07:15:48.724Z" w:id="817255413">
              <w:r w:rsidRPr="5BF00052" w:rsidR="5BF00052">
                <w:rPr>
                  <w:rFonts w:ascii="Calibri" w:hAnsi="Calibri" w:eastAsia="Calibri" w:cs="Calibri"/>
                  <w:color w:val="000000" w:themeColor="text1" w:themeTint="FF" w:themeShade="FF"/>
                </w:rPr>
                <w:t>iteS</w:t>
              </w:r>
            </w:ins>
            <w:r w:rsidRPr="5BF00052" w:rsidR="5BF00052">
              <w:rPr>
                <w:rFonts w:ascii="Calibri" w:hAnsi="Calibri" w:eastAsia="Calibri" w:cs="Calibri"/>
                <w:color w:val="000000" w:themeColor="text1" w:themeTint="FF" w:themeShade="FF"/>
              </w:rPr>
              <w:t>ignalMode filter.</w:t>
            </w:r>
          </w:p>
        </w:tc>
      </w:tr>
      <w:tr w:rsidR="70A11C1A" w:rsidTr="5BF00052" w14:paraId="22F7F3F6" w14:textId="77777777">
        <w:trPr>
          <w:trHeight w:val="420"/>
        </w:trPr>
        <w:tc>
          <w:tcPr>
            <w:tcW w:w="9360" w:type="dxa"/>
            <w:gridSpan w:val="4"/>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9DAF8"/>
            <w:tcMar/>
          </w:tcPr>
          <w:p w:rsidR="70A11C1A" w:rsidRDefault="70A11C1A" w14:paraId="21609C40" w14:textId="6CABF031">
            <w:r w:rsidRPr="70A11C1A">
              <w:rPr>
                <w:rFonts w:ascii="Calibri" w:hAnsi="Calibri" w:eastAsia="Calibri" w:cs="Calibri"/>
                <w:color w:val="000000" w:themeColor="text1"/>
              </w:rPr>
              <w:t>Input Parameter</w:t>
            </w:r>
          </w:p>
        </w:tc>
      </w:tr>
      <w:tr w:rsidR="70A11C1A" w:rsidTr="5BF00052" w14:paraId="4B108CE8" w14:textId="77777777">
        <w:tc>
          <w:tcPr>
            <w:tcW w:w="186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
          <w:p w:rsidR="70A11C1A" w:rsidRDefault="70A11C1A" w14:paraId="730D1F7D" w14:textId="0CC9CC02">
            <w:r w:rsidRPr="70A11C1A">
              <w:rPr>
                <w:rFonts w:ascii="Calibri" w:hAnsi="Calibri" w:eastAsia="Calibri" w:cs="Calibri"/>
                <w:color w:val="000000" w:themeColor="text1"/>
              </w:rPr>
              <w:t>Parameter name</w:t>
            </w:r>
          </w:p>
        </w:tc>
        <w:tc>
          <w:tcPr>
            <w:tcW w:w="14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
          <w:p w:rsidR="70A11C1A" w:rsidRDefault="70A11C1A" w14:paraId="64BA82F1" w14:textId="1AF4C095">
            <w:r w:rsidRPr="70A11C1A">
              <w:rPr>
                <w:rFonts w:ascii="Calibri" w:hAnsi="Calibri" w:eastAsia="Calibri" w:cs="Calibri"/>
                <w:color w:val="000000" w:themeColor="text1"/>
              </w:rPr>
              <w:t>Data type</w:t>
            </w:r>
          </w:p>
        </w:tc>
        <w:tc>
          <w:tcPr>
            <w:tcW w:w="163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
          <w:p w:rsidR="70A11C1A" w:rsidRDefault="70A11C1A" w14:paraId="52C28182" w14:textId="75F63D8D">
            <w:r w:rsidRPr="70A11C1A">
              <w:rPr>
                <w:rFonts w:ascii="Calibri" w:hAnsi="Calibri" w:eastAsia="Calibri" w:cs="Calibri"/>
                <w:color w:val="000000" w:themeColor="text1"/>
              </w:rPr>
              <w:t>Mandatory</w:t>
            </w:r>
          </w:p>
        </w:tc>
        <w:tc>
          <w:tcPr>
            <w:tcW w:w="44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
          <w:p w:rsidR="70A11C1A" w:rsidRDefault="70A11C1A" w14:paraId="0F465836" w14:textId="26457C7E">
            <w:r w:rsidRPr="70A11C1A">
              <w:rPr>
                <w:rFonts w:ascii="Calibri" w:hAnsi="Calibri" w:eastAsia="Calibri" w:cs="Calibri"/>
                <w:color w:val="000000" w:themeColor="text1"/>
              </w:rPr>
              <w:t>Description</w:t>
            </w:r>
          </w:p>
        </w:tc>
      </w:tr>
      <w:tr w:rsidR="7ED0DD47" w:rsidTr="5BF00052" w14:paraId="3CCCC3CD" w14:textId="77777777">
        <w:tc>
          <w:tcPr>
            <w:tcW w:w="18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ED0DD47" w:rsidP="7ED0DD47" w:rsidRDefault="7ED0DD47" w14:paraId="2AB0CC2F" w14:textId="20F36B62">
            <w:pPr>
              <w:rPr>
                <w:rFonts w:ascii="Calibri" w:hAnsi="Calibri" w:eastAsia="Calibri" w:cs="Calibri"/>
                <w:i/>
                <w:iCs/>
                <w:color w:val="000000" w:themeColor="text1"/>
              </w:rPr>
            </w:pPr>
            <w:r w:rsidRPr="7ED0DD47">
              <w:rPr>
                <w:rFonts w:ascii="Calibri" w:hAnsi="Calibri" w:eastAsia="Calibri" w:cs="Calibri"/>
                <w:i/>
                <w:iCs/>
                <w:color w:val="000000" w:themeColor="text1"/>
              </w:rPr>
              <w:t>connected</w:t>
            </w:r>
          </w:p>
        </w:tc>
        <w:tc>
          <w:tcPr>
            <w:tcW w:w="14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ED0DD47" w:rsidP="7ED0DD47" w:rsidRDefault="7ED0DD47" w14:paraId="43D22FB5" w14:textId="5D7BCE59">
            <w:pPr>
              <w:rPr>
                <w:rFonts w:ascii="Calibri" w:hAnsi="Calibri" w:eastAsia="Calibri" w:cs="Calibri"/>
                <w:color w:val="000000" w:themeColor="text1"/>
              </w:rPr>
            </w:pPr>
            <w:r w:rsidRPr="7ED0DD47">
              <w:rPr>
                <w:rFonts w:ascii="Calibri" w:hAnsi="Calibri" w:eastAsia="Calibri" w:cs="Calibri"/>
                <w:color w:val="000000" w:themeColor="text1"/>
              </w:rPr>
              <w:t>Boolean</w:t>
            </w:r>
          </w:p>
        </w:tc>
        <w:tc>
          <w:tcPr>
            <w:tcW w:w="163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ED0DD47" w:rsidP="7ED0DD47" w:rsidRDefault="298B8671" w14:paraId="44C80E23" w14:textId="7F84EED7">
            <w:pPr>
              <w:rPr>
                <w:rFonts w:ascii="Calibri" w:hAnsi="Calibri" w:eastAsia="Calibri" w:cs="Calibri"/>
                <w:color w:val="000000" w:themeColor="text1"/>
              </w:rPr>
            </w:pPr>
            <w:r w:rsidRPr="298B8671">
              <w:rPr>
                <w:rFonts w:ascii="Calibri" w:hAnsi="Calibri" w:eastAsia="Calibri" w:cs="Calibri"/>
                <w:color w:val="000000" w:themeColor="text1"/>
              </w:rPr>
              <w:t>Yes</w:t>
            </w:r>
          </w:p>
        </w:tc>
        <w:tc>
          <w:tcPr>
            <w:tcW w:w="44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2C7000B" w:rsidP="32C7000B" w:rsidRDefault="32C7000B" w14:paraId="64A0EB72" w14:textId="3415C678">
            <w:pPr>
              <w:rPr>
                <w:rFonts w:ascii="Calibri" w:hAnsi="Calibri" w:eastAsia="Calibri" w:cs="Calibri"/>
                <w:i/>
                <w:iCs/>
                <w:color w:val="000000" w:themeColor="text1"/>
              </w:rPr>
            </w:pPr>
            <w:r w:rsidRPr="32C7000B">
              <w:rPr>
                <w:rFonts w:ascii="Calibri" w:hAnsi="Calibri" w:eastAsia="Calibri" w:cs="Calibri"/>
                <w:i/>
                <w:iCs/>
                <w:color w:val="000000" w:themeColor="text1"/>
              </w:rPr>
              <w:t xml:space="preserve">Default false, API manager will get Grid ID in current building.  </w:t>
            </w:r>
          </w:p>
          <w:p w:rsidR="7ED0DD47" w:rsidP="7ED0DD47" w:rsidRDefault="32C7000B" w14:paraId="36B7C3A1" w14:textId="6595A370">
            <w:pPr>
              <w:rPr>
                <w:rFonts w:ascii="Calibri" w:hAnsi="Calibri" w:eastAsia="Calibri" w:cs="Calibri"/>
                <w:i/>
                <w:color w:val="000000" w:themeColor="text1"/>
              </w:rPr>
            </w:pPr>
            <w:r w:rsidRPr="32C7000B">
              <w:rPr>
                <w:rFonts w:ascii="Calibri" w:hAnsi="Calibri" w:eastAsia="Calibri" w:cs="Calibri"/>
                <w:i/>
                <w:iCs/>
                <w:color w:val="000000" w:themeColor="text1"/>
              </w:rPr>
              <w:t>True if caller wants to get Grid ID in connected building.</w:t>
            </w:r>
          </w:p>
        </w:tc>
      </w:tr>
      <w:tr w:rsidR="70A11C1A" w:rsidTr="5BF00052" w14:paraId="34A67645" w14:textId="77777777">
        <w:tc>
          <w:tcPr>
            <w:tcW w:w="18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5BF00052" w:rsidRDefault="6872EDE5" w14:paraId="5CDBB361" w14:textId="606DB1D9">
            <w:pPr>
              <w:rPr>
                <w:rFonts w:ascii="Calibri" w:hAnsi="Calibri" w:eastAsia="Calibri" w:cs="Calibri"/>
                <w:i w:val="1"/>
                <w:iCs w:val="1"/>
                <w:color w:val="000000" w:themeColor="text1"/>
              </w:rPr>
            </w:pPr>
            <w:r w:rsidRPr="5BF00052" w:rsidR="5BF00052">
              <w:rPr>
                <w:rFonts w:ascii="Calibri" w:hAnsi="Calibri" w:eastAsia="Calibri" w:cs="Calibri"/>
                <w:i w:val="1"/>
                <w:iCs w:val="1"/>
                <w:color w:val="000000" w:themeColor="text1" w:themeTint="FF" w:themeShade="FF"/>
              </w:rPr>
              <w:t xml:space="preserve"> s</w:t>
            </w:r>
            <w:ins w:author="TSUI Wai Lun" w:date="2022-05-26T07:14:21.977Z" w:id="832574658">
              <w:r w:rsidRPr="5BF00052" w:rsidR="5BF00052">
                <w:rPr>
                  <w:rFonts w:ascii="Calibri" w:hAnsi="Calibri" w:eastAsia="Calibri" w:cs="Calibri"/>
                  <w:i w:val="1"/>
                  <w:iCs w:val="1"/>
                  <w:color w:val="000000" w:themeColor="text1" w:themeTint="FF" w:themeShade="FF"/>
                </w:rPr>
                <w:t>iteS</w:t>
              </w:r>
            </w:ins>
            <w:r w:rsidRPr="5BF00052" w:rsidR="5BF00052">
              <w:rPr>
                <w:rFonts w:ascii="Calibri" w:hAnsi="Calibri" w:eastAsia="Calibri" w:cs="Calibri"/>
                <w:i w:val="1"/>
                <w:iCs w:val="1"/>
                <w:color w:val="000000" w:themeColor="text1" w:themeTint="FF" w:themeShade="FF"/>
              </w:rPr>
              <w:t>ignalMode</w:t>
            </w:r>
          </w:p>
        </w:tc>
        <w:tc>
          <w:tcPr>
            <w:tcW w:w="14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70A11C1A" w14:paraId="540F569B" w14:textId="6ACD8B58">
            <w:r w:rsidRPr="5BF00052" w:rsidR="5BF00052">
              <w:rPr>
                <w:rFonts w:ascii="Calibri" w:hAnsi="Calibri" w:eastAsia="Calibri" w:cs="Calibri"/>
                <w:color w:val="000000" w:themeColor="text1" w:themeTint="FF" w:themeShade="FF"/>
              </w:rPr>
              <w:t>String</w:t>
            </w:r>
          </w:p>
        </w:tc>
        <w:tc>
          <w:tcPr>
            <w:tcW w:w="163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70A11C1A" w14:paraId="52F4B702" w14:textId="77758091">
            <w:r w:rsidRPr="70A11C1A">
              <w:rPr>
                <w:rFonts w:ascii="Calibri" w:hAnsi="Calibri" w:eastAsia="Calibri" w:cs="Calibri"/>
                <w:color w:val="000000" w:themeColor="text1"/>
              </w:rPr>
              <w:t>Yes</w:t>
            </w:r>
          </w:p>
        </w:tc>
        <w:tc>
          <w:tcPr>
            <w:tcW w:w="44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70A11C1A" w14:paraId="72484B89" w14:textId="47282969">
            <w:r w:rsidRPr="5BF00052" w:rsidR="5BF00052">
              <w:rPr>
                <w:rFonts w:ascii="Calibri" w:hAnsi="Calibri" w:eastAsia="Calibri" w:cs="Calibri"/>
                <w:color w:val="000000" w:themeColor="text1" w:themeTint="FF" w:themeShade="FF"/>
              </w:rPr>
              <w:t>s</w:t>
            </w:r>
            <w:ins w:author="TSUI Wai Lun" w:date="2022-05-26T07:14:27.059Z" w:id="837479197">
              <w:r w:rsidRPr="5BF00052" w:rsidR="5BF00052">
                <w:rPr>
                  <w:rFonts w:ascii="Calibri" w:hAnsi="Calibri" w:eastAsia="Calibri" w:cs="Calibri"/>
                  <w:color w:val="000000" w:themeColor="text1" w:themeTint="FF" w:themeShade="FF"/>
                </w:rPr>
                <w:t>iteS</w:t>
              </w:r>
            </w:ins>
            <w:r w:rsidRPr="5BF00052" w:rsidR="5BF00052">
              <w:rPr>
                <w:rFonts w:ascii="Calibri" w:hAnsi="Calibri" w:eastAsia="Calibri" w:cs="Calibri"/>
                <w:color w:val="000000" w:themeColor="text1" w:themeTint="FF" w:themeShade="FF"/>
              </w:rPr>
              <w:t>ignalMode tag that indicates the type of site signal you want to download.</w:t>
            </w:r>
          </w:p>
        </w:tc>
      </w:tr>
      <w:tr w:rsidR="70A11C1A" w:rsidTr="5BF00052" w14:paraId="583B3E63" w14:textId="77777777">
        <w:tc>
          <w:tcPr>
            <w:tcW w:w="18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0A11C1A" w:rsidRDefault="70A11C1A" w14:paraId="201D6321" w14:textId="305DFFD6">
            <w:pPr>
              <w:rPr>
                <w:rFonts w:ascii="Calibri" w:hAnsi="Calibri" w:eastAsia="Calibri" w:cs="Calibri"/>
                <w:i/>
                <w:iCs/>
                <w:color w:val="000000" w:themeColor="text1"/>
              </w:rPr>
            </w:pPr>
            <w:proofErr w:type="spellStart"/>
            <w:r w:rsidRPr="70A11C1A">
              <w:rPr>
                <w:rFonts w:ascii="Calibri" w:hAnsi="Calibri" w:eastAsia="Calibri" w:cs="Calibri"/>
                <w:i/>
                <w:iCs/>
                <w:color w:val="000000" w:themeColor="text1"/>
              </w:rPr>
              <w:t>gridIDList</w:t>
            </w:r>
            <w:proofErr w:type="spellEnd"/>
          </w:p>
        </w:tc>
        <w:tc>
          <w:tcPr>
            <w:tcW w:w="14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70A11C1A" w14:paraId="5251DFA5" w14:textId="410E1B6A">
            <w:r w:rsidRPr="70A11C1A">
              <w:rPr>
                <w:rFonts w:ascii="Calibri" w:hAnsi="Calibri" w:eastAsia="Calibri" w:cs="Calibri"/>
                <w:color w:val="000000" w:themeColor="text1"/>
              </w:rPr>
              <w:t>List&lt;String&gt;</w:t>
            </w:r>
          </w:p>
        </w:tc>
        <w:tc>
          <w:tcPr>
            <w:tcW w:w="163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70A11C1A" w14:paraId="47709447" w14:textId="7490F342">
            <w:r w:rsidRPr="70A11C1A">
              <w:rPr>
                <w:rFonts w:ascii="Calibri" w:hAnsi="Calibri" w:eastAsia="Calibri" w:cs="Calibri"/>
                <w:color w:val="000000" w:themeColor="text1"/>
              </w:rPr>
              <w:t>Yes</w:t>
            </w:r>
          </w:p>
        </w:tc>
        <w:tc>
          <w:tcPr>
            <w:tcW w:w="44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70A11C1A" w14:paraId="4AE706F0" w14:textId="4B6D567A">
            <w:r w:rsidRPr="70A11C1A">
              <w:rPr>
                <w:rFonts w:ascii="Calibri" w:hAnsi="Calibri" w:eastAsia="Calibri" w:cs="Calibri"/>
                <w:color w:val="000000" w:themeColor="text1"/>
              </w:rPr>
              <w:t xml:space="preserve">list of </w:t>
            </w:r>
            <w:proofErr w:type="spellStart"/>
            <w:r w:rsidRPr="70A11C1A">
              <w:rPr>
                <w:rFonts w:ascii="Calibri" w:hAnsi="Calibri" w:eastAsia="Calibri" w:cs="Calibri"/>
                <w:color w:val="000000" w:themeColor="text1"/>
              </w:rPr>
              <w:t>gridID</w:t>
            </w:r>
            <w:proofErr w:type="spellEnd"/>
            <w:r w:rsidRPr="70A11C1A">
              <w:rPr>
                <w:rFonts w:ascii="Calibri" w:hAnsi="Calibri" w:eastAsia="Calibri" w:cs="Calibri"/>
                <w:color w:val="000000" w:themeColor="text1"/>
              </w:rPr>
              <w:t xml:space="preserve"> you get by calling </w:t>
            </w:r>
            <w:proofErr w:type="spellStart"/>
            <w:r w:rsidRPr="70A11C1A">
              <w:rPr>
                <w:rFonts w:ascii="Calibri" w:hAnsi="Calibri" w:eastAsia="Calibri" w:cs="Calibri"/>
                <w:color w:val="000000" w:themeColor="text1"/>
              </w:rPr>
              <w:t>GetEdgeLocalizatinService</w:t>
            </w:r>
            <w:proofErr w:type="spellEnd"/>
            <w:r w:rsidRPr="70A11C1A">
              <w:rPr>
                <w:rFonts w:ascii="Calibri" w:hAnsi="Calibri" w:eastAsia="Calibri" w:cs="Calibri"/>
                <w:color w:val="000000" w:themeColor="text1"/>
              </w:rPr>
              <w:t>()</w:t>
            </w:r>
          </w:p>
        </w:tc>
      </w:tr>
      <w:tr w:rsidR="70A11C1A" w:rsidTr="5BF00052" w14:paraId="4CFFCB41" w14:textId="77777777">
        <w:trPr>
          <w:trHeight w:val="420"/>
        </w:trPr>
        <w:tc>
          <w:tcPr>
            <w:tcW w:w="9360" w:type="dxa"/>
            <w:gridSpan w:val="4"/>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9DAF8"/>
            <w:tcMar/>
          </w:tcPr>
          <w:p w:rsidR="70A11C1A" w:rsidRDefault="70A11C1A" w14:paraId="5EEBC142" w14:textId="0CA359D4">
            <w:r w:rsidRPr="70A11C1A">
              <w:rPr>
                <w:rFonts w:ascii="Calibri" w:hAnsi="Calibri" w:eastAsia="Calibri" w:cs="Calibri"/>
                <w:color w:val="000000" w:themeColor="text1"/>
              </w:rPr>
              <w:t>Return value</w:t>
            </w:r>
          </w:p>
        </w:tc>
      </w:tr>
      <w:tr w:rsidR="70A11C1A" w:rsidTr="5BF00052" w14:paraId="09B7303B" w14:textId="77777777">
        <w:trPr>
          <w:trHeight w:val="420"/>
        </w:trPr>
        <w:tc>
          <w:tcPr>
            <w:tcW w:w="186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
          <w:p w:rsidR="70A11C1A" w:rsidRDefault="70A11C1A" w14:paraId="329D4004" w14:textId="573F89C3">
            <w:r w:rsidRPr="70A11C1A">
              <w:rPr>
                <w:rFonts w:ascii="Calibri" w:hAnsi="Calibri" w:eastAsia="Calibri" w:cs="Calibri"/>
                <w:color w:val="000000" w:themeColor="text1"/>
              </w:rPr>
              <w:t>Data type</w:t>
            </w:r>
          </w:p>
        </w:tc>
        <w:tc>
          <w:tcPr>
            <w:tcW w:w="14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
          <w:p w:rsidR="70A11C1A" w:rsidRDefault="70A11C1A" w14:paraId="7FD8C1E4" w14:textId="4AF21FC5">
            <w:r w:rsidRPr="70A11C1A">
              <w:rPr>
                <w:rFonts w:ascii="Calibri" w:hAnsi="Calibri" w:eastAsia="Calibri" w:cs="Calibri"/>
                <w:color w:val="000000" w:themeColor="text1"/>
              </w:rPr>
              <w:t>Mandatory</w:t>
            </w:r>
          </w:p>
        </w:tc>
        <w:tc>
          <w:tcPr>
            <w:tcW w:w="606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
          <w:p w:rsidR="70A11C1A" w:rsidRDefault="70A11C1A" w14:paraId="6A23343E" w14:textId="3E4E4455">
            <w:r w:rsidRPr="70A11C1A">
              <w:rPr>
                <w:rFonts w:ascii="Calibri" w:hAnsi="Calibri" w:eastAsia="Calibri" w:cs="Calibri"/>
                <w:color w:val="000000" w:themeColor="text1"/>
              </w:rPr>
              <w:t>Description</w:t>
            </w:r>
          </w:p>
        </w:tc>
      </w:tr>
      <w:tr w:rsidR="70A11C1A" w:rsidTr="5BF00052" w14:paraId="074D9284" w14:textId="77777777">
        <w:trPr>
          <w:trHeight w:val="420"/>
        </w:trPr>
        <w:tc>
          <w:tcPr>
            <w:tcW w:w="18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5BF00052" w:rsidRDefault="70A11C1A" w14:paraId="1D83E2C5" w14:textId="481685AA">
            <w:pPr>
              <w:rPr>
                <w:rFonts w:ascii="Calibri" w:hAnsi="Calibri" w:eastAsia="Calibri" w:cs="Calibri"/>
                <w:color w:val="000000" w:themeColor="text1" w:themeTint="FF" w:themeShade="FF"/>
              </w:rPr>
            </w:pPr>
            <w:r w:rsidRPr="5BF00052" w:rsidR="5BF00052">
              <w:rPr>
                <w:rFonts w:ascii="Calibri" w:hAnsi="Calibri" w:eastAsia="Calibri" w:cs="Calibri"/>
                <w:color w:val="000000" w:themeColor="text1" w:themeTint="FF" w:themeShade="FF"/>
              </w:rPr>
              <w:t>JSONObject</w:t>
            </w:r>
          </w:p>
        </w:tc>
        <w:tc>
          <w:tcPr>
            <w:tcW w:w="14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70A11C1A" w14:paraId="0426455B" w14:textId="1812A481">
            <w:r w:rsidRPr="70A11C1A">
              <w:rPr>
                <w:rFonts w:ascii="Calibri" w:hAnsi="Calibri" w:eastAsia="Calibri" w:cs="Calibri"/>
                <w:color w:val="000000" w:themeColor="text1"/>
              </w:rPr>
              <w:t>Yes</w:t>
            </w:r>
          </w:p>
        </w:tc>
        <w:tc>
          <w:tcPr>
            <w:tcW w:w="606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70A11C1A" w14:paraId="0008B144" w14:textId="521CBA6A">
            <w:pPr>
              <w:rPr>
                <w:ins w:author="來賓使用者" w:date="2022-05-24T03:14:55.808Z" w:id="1103655024"/>
              </w:rPr>
            </w:pPr>
            <w:r w:rsidRPr="5BF00052" w:rsidR="5BF00052">
              <w:rPr>
                <w:rFonts w:ascii="Calibri" w:hAnsi="Calibri" w:eastAsia="Calibri" w:cs="Calibri"/>
                <w:color w:val="000000" w:themeColor="text1" w:themeTint="FF" w:themeShade="FF"/>
              </w:rPr>
              <w:t xml:space="preserve">Return site signals covered by </w:t>
            </w:r>
            <w:proofErr w:type="spellStart"/>
            <w:r w:rsidRPr="5BF00052" w:rsidR="5BF00052">
              <w:rPr>
                <w:rFonts w:ascii="Calibri" w:hAnsi="Calibri" w:eastAsia="Calibri" w:cs="Calibri"/>
                <w:color w:val="000000" w:themeColor="text1" w:themeTint="FF" w:themeShade="FF"/>
              </w:rPr>
              <w:t>gridIDList</w:t>
            </w:r>
            <w:proofErr w:type="spellEnd"/>
            <w:r w:rsidRPr="5BF00052" w:rsidR="5BF00052">
              <w:rPr>
                <w:rFonts w:ascii="Calibri" w:hAnsi="Calibri" w:eastAsia="Calibri" w:cs="Calibri"/>
                <w:color w:val="000000" w:themeColor="text1" w:themeTint="FF" w:themeShade="FF"/>
              </w:rPr>
              <w:t xml:space="preserve"> in JSON Object array.</w:t>
            </w:r>
          </w:p>
          <w:p w:rsidR="70A11C1A" w:rsidP="5BF00052" w:rsidRDefault="70A11C1A" w14:paraId="57DC10CD" w14:textId="1A08C731">
            <w:pPr>
              <w:pStyle w:val="Normal"/>
              <w:rPr>
                <w:ins w:author="來賓使用者" w:date="2022-05-24T03:14:56.299Z" w:id="1529432475"/>
                <w:rFonts w:ascii="Calibri" w:hAnsi="Calibri" w:eastAsia="Calibri" w:cs="Calibri"/>
                <w:color w:val="000000" w:themeColor="text1" w:themeTint="FF" w:themeShade="FF"/>
              </w:rPr>
            </w:pPr>
          </w:p>
          <w:p w:rsidR="70A11C1A" w:rsidP="5BF00052" w:rsidRDefault="70A11C1A" w14:paraId="7529DE94" w14:textId="17DDBB47">
            <w:pPr>
              <w:pStyle w:val="Normal"/>
              <w:rPr>
                <w:rFonts w:ascii="Calibri" w:hAnsi="Calibri" w:eastAsia="Calibri" w:cs="Calibri"/>
                <w:color w:val="000000" w:themeColor="text1" w:themeTint="FF" w:themeShade="FF"/>
              </w:rPr>
            </w:pPr>
            <w:ins w:author="來賓使用者" w:date="2022-05-24T03:20:26.668Z" w:id="287731343">
              <w:r w:rsidRPr="5BF00052" w:rsidR="5BF00052">
                <w:rPr>
                  <w:rFonts w:ascii="Calibri" w:hAnsi="Calibri" w:eastAsia="Calibri" w:cs="Calibri"/>
                  <w:color w:val="000000" w:themeColor="text1" w:themeTint="FF" w:themeShade="FF"/>
                </w:rPr>
                <w:t xml:space="preserve">e.g. </w:t>
              </w:r>
            </w:ins>
            <w:ins w:author="來賓使用者" w:date="2022-05-24T03:19:58.193Z" w:id="1848755359">
              <w:r w:rsidRPr="5BF00052" w:rsidR="5BF00052">
                <w:rPr>
                  <w:rFonts w:ascii="Calibri" w:hAnsi="Calibri" w:eastAsia="Calibri" w:cs="Calibri"/>
                  <w:color w:val="000000" w:themeColor="text1" w:themeTint="FF" w:themeShade="FF"/>
                </w:rPr>
                <w:t>[</w:t>
              </w:r>
            </w:ins>
            <w:ins w:author="來賓使用者" w:date="2022-05-24T03:20:18.76Z" w:id="2029885239">
              <w:r w:rsidRPr="5BF00052" w:rsidR="5BF00052">
                <w:rPr>
                  <w:rFonts w:ascii="Calibri" w:hAnsi="Calibri" w:eastAsia="Calibri" w:cs="Calibri"/>
                  <w:color w:val="000000" w:themeColor="text1" w:themeTint="FF" w:themeShade="FF"/>
                </w:rPr>
                <w:t>{</w:t>
              </w:r>
            </w:ins>
            <w:ins w:author="來賓使用者" w:date="2022-05-24T03:19:58.193Z" w:id="1055568446">
              <w:r w:rsidRPr="5BF00052" w:rsidR="5BF00052">
                <w:rPr>
                  <w:rFonts w:ascii="Calibri" w:hAnsi="Calibri" w:eastAsia="Calibri" w:cs="Calibri"/>
                  <w:color w:val="000000" w:themeColor="text1" w:themeTint="FF" w:themeShade="FF"/>
                </w:rPr>
                <w:t>Wi</w:t>
              </w:r>
            </w:ins>
            <w:ins w:author="來賓使用者" w:date="2022-05-24T03:20:15.111Z" w:id="1502248559">
              <w:r w:rsidRPr="5BF00052" w:rsidR="5BF00052">
                <w:rPr>
                  <w:rFonts w:ascii="Calibri" w:hAnsi="Calibri" w:eastAsia="Calibri" w:cs="Calibri"/>
                  <w:color w:val="000000" w:themeColor="text1" w:themeTint="FF" w:themeShade="FF"/>
                </w:rPr>
                <w:t>FiFingerprintObj</w:t>
              </w:r>
              <w:r w:rsidRPr="5BF00052" w:rsidR="5BF00052">
                <w:rPr>
                  <w:rFonts w:ascii="Calibri" w:hAnsi="Calibri" w:eastAsia="Calibri" w:cs="Calibri"/>
                  <w:color w:val="000000" w:themeColor="text1" w:themeTint="FF" w:themeShade="FF"/>
                </w:rPr>
                <w:t>}</w:t>
              </w:r>
            </w:ins>
            <w:ins w:author="來賓使用者" w:date="2022-05-24T03:19:58.193Z" w:id="2074380611">
              <w:r w:rsidRPr="5BF00052" w:rsidR="5BF00052">
                <w:rPr>
                  <w:rFonts w:ascii="Calibri" w:hAnsi="Calibri" w:eastAsia="Calibri" w:cs="Calibri"/>
                  <w:color w:val="000000" w:themeColor="text1" w:themeTint="FF" w:themeShade="FF"/>
                </w:rPr>
                <w:t>]</w:t>
              </w:r>
            </w:ins>
          </w:p>
        </w:tc>
      </w:tr>
    </w:tbl>
    <w:p w:rsidR="70A11C1A" w:rsidP="70A11C1A" w:rsidRDefault="70A11C1A" w14:paraId="6DDEBDA8" w14:textId="16251153">
      <w:pPr>
        <w:rPr>
          <w:rFonts w:ascii="Calibri" w:hAnsi="Calibri" w:eastAsia="Calibri" w:cs="Calibri"/>
          <w:color w:val="000000" w:themeColor="text1"/>
        </w:rPr>
      </w:pPr>
    </w:p>
    <w:p w:rsidR="70A11C1A" w:rsidRDefault="70A11C1A" w14:paraId="7339F956" w14:textId="2BD51C49">
      <w:r w:rsidRPr="70A11C1A">
        <w:rPr>
          <w:rFonts w:ascii="Calibri" w:hAnsi="Calibri" w:eastAsia="Calibri" w:cs="Calibri"/>
          <w:color w:val="000000" w:themeColor="text1"/>
          <w:u w:val="single"/>
        </w:rPr>
        <w:t>Indoor cloud localization</w:t>
      </w:r>
    </w:p>
    <w:tbl>
      <w:tblPr>
        <w:tblStyle w:val="TableGrid"/>
        <w:tblW w:w="0" w:type="auto"/>
        <w:tblLayout w:type="fixed"/>
        <w:tblLook w:val="06A0" w:firstRow="1" w:lastRow="0" w:firstColumn="1" w:lastColumn="0" w:noHBand="1" w:noVBand="1"/>
      </w:tblPr>
      <w:tblGrid>
        <w:gridCol w:w="1875"/>
        <w:gridCol w:w="1485"/>
        <w:gridCol w:w="1590"/>
        <w:gridCol w:w="4410"/>
      </w:tblGrid>
      <w:tr w:rsidR="70A11C1A" w:rsidTr="5BF00052" w14:paraId="568BB6C3" w14:textId="77777777">
        <w:trPr>
          <w:trHeight w:val="420"/>
        </w:trPr>
        <w:tc>
          <w:tcPr>
            <w:tcW w:w="9360" w:type="dxa"/>
            <w:gridSpan w:val="4"/>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5193B620" w14:paraId="4A2A9208" w14:textId="6D882A8B">
            <w:r w:rsidRPr="5193B620">
              <w:rPr>
                <w:rFonts w:ascii="Calibri" w:hAnsi="Calibri" w:eastAsia="Calibri" w:cs="Calibri"/>
                <w:color w:val="000000" w:themeColor="text1"/>
              </w:rPr>
              <w:t xml:space="preserve">List&lt;String&gt; </w:t>
            </w:r>
            <w:proofErr w:type="spellStart"/>
            <w:r w:rsidRPr="5193B620">
              <w:rPr>
                <w:rFonts w:ascii="Calibri" w:hAnsi="Calibri" w:eastAsia="Calibri" w:cs="Calibri"/>
                <w:color w:val="000000" w:themeColor="text1"/>
              </w:rPr>
              <w:t>getSignalTypeForCloudLoc</w:t>
            </w:r>
            <w:proofErr w:type="spellEnd"/>
            <w:r w:rsidRPr="5193B620">
              <w:rPr>
                <w:rFonts w:ascii="Calibri" w:hAnsi="Calibri" w:eastAsia="Calibri" w:cs="Calibri"/>
                <w:color w:val="000000" w:themeColor="text1"/>
              </w:rPr>
              <w:t>(</w:t>
            </w:r>
            <w:r w:rsidRPr="5193B620">
              <w:rPr>
                <w:rFonts w:ascii="Calibri" w:hAnsi="Calibri" w:eastAsia="Calibri" w:cs="Calibri"/>
                <w:i/>
                <w:iCs/>
                <w:color w:val="000000" w:themeColor="text1"/>
              </w:rPr>
              <w:t>Boolean connected</w:t>
            </w:r>
            <w:r w:rsidRPr="5193B620">
              <w:rPr>
                <w:rFonts w:ascii="Calibri" w:hAnsi="Calibri" w:eastAsia="Calibri" w:cs="Calibri"/>
                <w:color w:val="000000" w:themeColor="text1"/>
              </w:rPr>
              <w:t>)</w:t>
            </w:r>
          </w:p>
          <w:p w:rsidR="70A11C1A" w:rsidRDefault="70A11C1A" w14:paraId="1A1A46F6" w14:textId="5CE3C5C0"/>
          <w:p w:rsidR="70A11C1A" w:rsidRDefault="38FF0FA3" w14:paraId="758E5ED5" w14:textId="7F3BE271">
            <w:r w:rsidRPr="38FF0FA3">
              <w:rPr>
                <w:rFonts w:ascii="Calibri" w:hAnsi="Calibri" w:eastAsia="Calibri" w:cs="Calibri"/>
                <w:color w:val="000000" w:themeColor="text1"/>
              </w:rPr>
              <w:t>This function will get the types of user signals needed by the cloud localization service of desired building.</w:t>
            </w:r>
          </w:p>
        </w:tc>
      </w:tr>
      <w:tr w:rsidR="70A11C1A" w:rsidTr="5BF00052" w14:paraId="4AF3DC6F" w14:textId="77777777">
        <w:trPr>
          <w:trHeight w:val="420"/>
        </w:trPr>
        <w:tc>
          <w:tcPr>
            <w:tcW w:w="9360" w:type="dxa"/>
            <w:gridSpan w:val="4"/>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9DAF8"/>
            <w:tcMar/>
          </w:tcPr>
          <w:p w:rsidR="70A11C1A" w:rsidRDefault="70A11C1A" w14:paraId="19D557AA" w14:textId="7C6526F3">
            <w:r w:rsidRPr="70A11C1A">
              <w:rPr>
                <w:rFonts w:ascii="Calibri" w:hAnsi="Calibri" w:eastAsia="Calibri" w:cs="Calibri"/>
                <w:color w:val="000000" w:themeColor="text1"/>
              </w:rPr>
              <w:t>Input Parameter</w:t>
            </w:r>
          </w:p>
        </w:tc>
      </w:tr>
      <w:tr w:rsidR="70A11C1A" w:rsidTr="5BF00052" w14:paraId="108E0A1A" w14:textId="77777777">
        <w:tc>
          <w:tcPr>
            <w:tcW w:w="187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
          <w:p w:rsidR="70A11C1A" w:rsidRDefault="70A11C1A" w14:paraId="64DDE40F" w14:textId="5552D719">
            <w:r w:rsidRPr="70A11C1A">
              <w:rPr>
                <w:rFonts w:ascii="Calibri" w:hAnsi="Calibri" w:eastAsia="Calibri" w:cs="Calibri"/>
                <w:color w:val="000000" w:themeColor="text1"/>
              </w:rPr>
              <w:t>Parameter name</w:t>
            </w:r>
          </w:p>
        </w:tc>
        <w:tc>
          <w:tcPr>
            <w:tcW w:w="148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
          <w:p w:rsidR="70A11C1A" w:rsidRDefault="70A11C1A" w14:paraId="5C3A3F23" w14:textId="38AA8201">
            <w:r w:rsidRPr="70A11C1A">
              <w:rPr>
                <w:rFonts w:ascii="Calibri" w:hAnsi="Calibri" w:eastAsia="Calibri" w:cs="Calibri"/>
                <w:color w:val="000000" w:themeColor="text1"/>
              </w:rPr>
              <w:t>Data type</w:t>
            </w:r>
          </w:p>
        </w:tc>
        <w:tc>
          <w:tcPr>
            <w:tcW w:w="159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
          <w:p w:rsidR="70A11C1A" w:rsidRDefault="70A11C1A" w14:paraId="71FE1464" w14:textId="21E2B763">
            <w:r w:rsidRPr="70A11C1A">
              <w:rPr>
                <w:rFonts w:ascii="Calibri" w:hAnsi="Calibri" w:eastAsia="Calibri" w:cs="Calibri"/>
                <w:color w:val="000000" w:themeColor="text1"/>
              </w:rPr>
              <w:t>Mandatory</w:t>
            </w:r>
          </w:p>
        </w:tc>
        <w:tc>
          <w:tcPr>
            <w:tcW w:w="441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
          <w:p w:rsidR="70A11C1A" w:rsidRDefault="70A11C1A" w14:paraId="4FC391F3" w14:textId="1239C12F">
            <w:r w:rsidRPr="70A11C1A">
              <w:rPr>
                <w:rFonts w:ascii="Calibri" w:hAnsi="Calibri" w:eastAsia="Calibri" w:cs="Calibri"/>
                <w:color w:val="000000" w:themeColor="text1"/>
              </w:rPr>
              <w:t>Description</w:t>
            </w:r>
          </w:p>
        </w:tc>
      </w:tr>
      <w:tr w:rsidR="38FF0FA3" w:rsidTr="5BF00052" w14:paraId="26E7E6FE" w14:textId="77777777">
        <w:tc>
          <w:tcPr>
            <w:tcW w:w="18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8FF0FA3" w:rsidP="38FF0FA3" w:rsidRDefault="38FF0FA3" w14:paraId="7D2A25F0" w14:textId="7C0BE6D7">
            <w:pPr>
              <w:rPr>
                <w:rFonts w:ascii="Calibri" w:hAnsi="Calibri" w:eastAsia="Calibri" w:cs="Calibri"/>
                <w:i/>
                <w:iCs/>
                <w:color w:val="000000" w:themeColor="text1"/>
              </w:rPr>
            </w:pPr>
            <w:r w:rsidRPr="38FF0FA3">
              <w:rPr>
                <w:rFonts w:ascii="Calibri" w:hAnsi="Calibri" w:eastAsia="Calibri" w:cs="Calibri"/>
                <w:i/>
                <w:iCs/>
                <w:color w:val="000000" w:themeColor="text1"/>
              </w:rPr>
              <w:t>connected</w:t>
            </w:r>
          </w:p>
        </w:tc>
        <w:tc>
          <w:tcPr>
            <w:tcW w:w="14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8FF0FA3" w:rsidP="38FF0FA3" w:rsidRDefault="38FF0FA3" w14:paraId="2BBACA18" w14:textId="147BA127">
            <w:pPr>
              <w:rPr>
                <w:rFonts w:ascii="Calibri" w:hAnsi="Calibri" w:eastAsia="Calibri" w:cs="Calibri"/>
                <w:color w:val="000000" w:themeColor="text1"/>
              </w:rPr>
            </w:pPr>
            <w:r w:rsidRPr="38FF0FA3">
              <w:rPr>
                <w:rFonts w:ascii="Calibri" w:hAnsi="Calibri" w:eastAsia="Calibri" w:cs="Calibri"/>
                <w:color w:val="000000" w:themeColor="text1"/>
              </w:rPr>
              <w:t>Boolean</w:t>
            </w:r>
          </w:p>
        </w:tc>
        <w:tc>
          <w:tcPr>
            <w:tcW w:w="159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8FF0FA3" w:rsidP="38FF0FA3" w:rsidRDefault="38FF0FA3" w14:paraId="0185305D" w14:textId="447CACFD">
            <w:pPr>
              <w:rPr>
                <w:rFonts w:ascii="Calibri" w:hAnsi="Calibri" w:eastAsia="Calibri" w:cs="Calibri"/>
                <w:color w:val="000000" w:themeColor="text1"/>
              </w:rPr>
            </w:pPr>
            <w:r w:rsidRPr="38FF0FA3">
              <w:rPr>
                <w:rFonts w:ascii="Calibri" w:hAnsi="Calibri" w:eastAsia="Calibri" w:cs="Calibri"/>
                <w:color w:val="000000" w:themeColor="text1"/>
              </w:rPr>
              <w:t>Yes</w:t>
            </w:r>
          </w:p>
        </w:tc>
        <w:tc>
          <w:tcPr>
            <w:tcW w:w="4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8FF0FA3" w:rsidP="38FF0FA3" w:rsidRDefault="38FF0FA3" w14:paraId="4AA16D70" w14:textId="3415C678">
            <w:pPr>
              <w:rPr>
                <w:rFonts w:ascii="Calibri" w:hAnsi="Calibri" w:eastAsia="Calibri" w:cs="Calibri"/>
                <w:i/>
                <w:iCs/>
                <w:color w:val="000000" w:themeColor="text1"/>
              </w:rPr>
            </w:pPr>
            <w:r w:rsidRPr="38FF0FA3">
              <w:rPr>
                <w:rFonts w:ascii="Calibri" w:hAnsi="Calibri" w:eastAsia="Calibri" w:cs="Calibri"/>
                <w:i/>
                <w:iCs/>
                <w:color w:val="000000" w:themeColor="text1"/>
              </w:rPr>
              <w:t xml:space="preserve">Default false, API manager will get Grid ID in current building.  </w:t>
            </w:r>
          </w:p>
          <w:p w:rsidR="38FF0FA3" w:rsidP="38FF0FA3" w:rsidRDefault="38FF0FA3" w14:paraId="1EBF2712" w14:textId="1918CFFC">
            <w:pPr>
              <w:rPr>
                <w:rFonts w:ascii="Calibri" w:hAnsi="Calibri" w:eastAsia="Calibri" w:cs="Calibri"/>
                <w:i/>
                <w:iCs/>
                <w:color w:val="000000" w:themeColor="text1"/>
              </w:rPr>
            </w:pPr>
            <w:r w:rsidRPr="38FF0FA3">
              <w:rPr>
                <w:rFonts w:ascii="Calibri" w:hAnsi="Calibri" w:eastAsia="Calibri" w:cs="Calibri"/>
                <w:i/>
                <w:iCs/>
                <w:color w:val="000000" w:themeColor="text1"/>
              </w:rPr>
              <w:t>True if caller wants to get Grid ID in connected building.</w:t>
            </w:r>
          </w:p>
        </w:tc>
      </w:tr>
      <w:tr w:rsidR="70A11C1A" w:rsidTr="5BF00052" w14:paraId="56ABB2E9" w14:textId="77777777">
        <w:trPr>
          <w:trHeight w:val="420"/>
        </w:trPr>
        <w:tc>
          <w:tcPr>
            <w:tcW w:w="9360" w:type="dxa"/>
            <w:gridSpan w:val="4"/>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9DAF8"/>
            <w:tcMar/>
          </w:tcPr>
          <w:p w:rsidR="70A11C1A" w:rsidRDefault="70A11C1A" w14:paraId="0615A607" w14:textId="2E1BFC6B">
            <w:r w:rsidRPr="70A11C1A">
              <w:rPr>
                <w:rFonts w:ascii="Calibri" w:hAnsi="Calibri" w:eastAsia="Calibri" w:cs="Calibri"/>
                <w:color w:val="000000" w:themeColor="text1"/>
              </w:rPr>
              <w:t>Return value</w:t>
            </w:r>
          </w:p>
        </w:tc>
      </w:tr>
      <w:tr w:rsidR="70A11C1A" w:rsidTr="5BF00052" w14:paraId="0CDFFCD1" w14:textId="77777777">
        <w:trPr>
          <w:trHeight w:val="420"/>
        </w:trPr>
        <w:tc>
          <w:tcPr>
            <w:tcW w:w="187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
          <w:p w:rsidR="70A11C1A" w:rsidRDefault="70A11C1A" w14:paraId="35088A50" w14:textId="3279241D">
            <w:r w:rsidRPr="70A11C1A">
              <w:rPr>
                <w:rFonts w:ascii="Calibri" w:hAnsi="Calibri" w:eastAsia="Calibri" w:cs="Calibri"/>
                <w:color w:val="000000" w:themeColor="text1"/>
              </w:rPr>
              <w:t>Data type</w:t>
            </w:r>
          </w:p>
        </w:tc>
        <w:tc>
          <w:tcPr>
            <w:tcW w:w="148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
          <w:p w:rsidR="70A11C1A" w:rsidRDefault="70A11C1A" w14:paraId="5BE66E69" w14:textId="07D5545C">
            <w:r w:rsidRPr="70A11C1A">
              <w:rPr>
                <w:rFonts w:ascii="Calibri" w:hAnsi="Calibri" w:eastAsia="Calibri" w:cs="Calibri"/>
                <w:color w:val="000000" w:themeColor="text1"/>
              </w:rPr>
              <w:t>Mandatory</w:t>
            </w:r>
          </w:p>
        </w:tc>
        <w:tc>
          <w:tcPr>
            <w:tcW w:w="600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
          <w:p w:rsidR="70A11C1A" w:rsidRDefault="70A11C1A" w14:paraId="22378CB6" w14:textId="4B713B48">
            <w:r w:rsidRPr="70A11C1A">
              <w:rPr>
                <w:rFonts w:ascii="Calibri" w:hAnsi="Calibri" w:eastAsia="Calibri" w:cs="Calibri"/>
                <w:color w:val="000000" w:themeColor="text1"/>
              </w:rPr>
              <w:t>Description</w:t>
            </w:r>
          </w:p>
        </w:tc>
      </w:tr>
      <w:tr w:rsidR="70A11C1A" w:rsidTr="5BF00052" w14:paraId="422AA931" w14:textId="77777777">
        <w:trPr>
          <w:trHeight w:val="420"/>
        </w:trPr>
        <w:tc>
          <w:tcPr>
            <w:tcW w:w="18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70A11C1A" w14:paraId="03B074DD" w14:textId="35449737">
            <w:r w:rsidRPr="70A11C1A">
              <w:rPr>
                <w:rFonts w:ascii="Calibri" w:hAnsi="Calibri" w:eastAsia="Calibri" w:cs="Calibri"/>
                <w:color w:val="000000" w:themeColor="text1"/>
              </w:rPr>
              <w:t>List&lt;String&gt;</w:t>
            </w:r>
          </w:p>
        </w:tc>
        <w:tc>
          <w:tcPr>
            <w:tcW w:w="14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70A11C1A" w14:paraId="55BC6E0B" w14:textId="43B21563">
            <w:r w:rsidRPr="70A11C1A">
              <w:rPr>
                <w:rFonts w:ascii="Calibri" w:hAnsi="Calibri" w:eastAsia="Calibri" w:cs="Calibri"/>
                <w:color w:val="000000" w:themeColor="text1"/>
              </w:rPr>
              <w:t>Yes</w:t>
            </w:r>
          </w:p>
        </w:tc>
        <w:tc>
          <w:tcPr>
            <w:tcW w:w="600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70A11C1A" w14:paraId="1B25C528" w14:textId="6F1B0533">
            <w:r w:rsidRPr="5BF00052" w:rsidR="5BF00052">
              <w:rPr>
                <w:rFonts w:ascii="Calibri" w:hAnsi="Calibri" w:eastAsia="Calibri" w:cs="Calibri"/>
                <w:color w:val="000000" w:themeColor="text1" w:themeTint="FF" w:themeShade="FF"/>
              </w:rPr>
              <w:t xml:space="preserve">Return list of </w:t>
            </w:r>
            <w:ins w:author="TSUI Wai Lun" w:date="2022-05-26T07:16:10.225Z" w:id="598118532">
              <w:r w:rsidRPr="5BF00052" w:rsidR="5BF00052">
                <w:rPr>
                  <w:rFonts w:ascii="Calibri" w:hAnsi="Calibri" w:eastAsia="Calibri" w:cs="Calibri"/>
                  <w:color w:val="000000" w:themeColor="text1" w:themeTint="FF" w:themeShade="FF"/>
                </w:rPr>
                <w:t>cloudLocS</w:t>
              </w:r>
            </w:ins>
            <w:del w:author="TSUI Wai Lun" w:date="2022-05-26T07:16:07.632Z" w:id="17239176">
              <w:r w:rsidRPr="5BF00052" w:rsidDel="5BF00052">
                <w:rPr>
                  <w:rFonts w:ascii="Calibri" w:hAnsi="Calibri" w:eastAsia="Calibri" w:cs="Calibri"/>
                  <w:color w:val="000000" w:themeColor="text1" w:themeTint="FF" w:themeShade="FF"/>
                </w:rPr>
                <w:delText>s</w:delText>
              </w:r>
            </w:del>
            <w:proofErr w:type="spellStart"/>
            <w:r w:rsidRPr="5BF00052" w:rsidR="5BF00052">
              <w:rPr>
                <w:rFonts w:ascii="Calibri" w:hAnsi="Calibri" w:eastAsia="Calibri" w:cs="Calibri"/>
                <w:color w:val="000000" w:themeColor="text1" w:themeTint="FF" w:themeShade="FF"/>
              </w:rPr>
              <w:t>ignalMode</w:t>
            </w:r>
            <w:proofErr w:type="spellEnd"/>
            <w:r w:rsidRPr="5BF00052" w:rsidR="5BF00052">
              <w:rPr>
                <w:rFonts w:ascii="Calibri" w:hAnsi="Calibri" w:eastAsia="Calibri" w:cs="Calibri"/>
                <w:color w:val="000000" w:themeColor="text1" w:themeTint="FF" w:themeShade="FF"/>
              </w:rPr>
              <w:t xml:space="preserve"> tags that indicate the type of user signals to be uploaded in </w:t>
            </w:r>
            <w:proofErr w:type="spellStart"/>
            <w:r w:rsidRPr="5BF00052" w:rsidR="5BF00052">
              <w:rPr>
                <w:rFonts w:ascii="Calibri" w:hAnsi="Calibri" w:eastAsia="Calibri" w:cs="Calibri"/>
                <w:color w:val="000000" w:themeColor="text1" w:themeTint="FF" w:themeShade="FF"/>
              </w:rPr>
              <w:t>UploadSignaltoCloud</w:t>
            </w:r>
            <w:proofErr w:type="spellEnd"/>
            <w:r w:rsidRPr="5BF00052" w:rsidR="5BF00052">
              <w:rPr>
                <w:rFonts w:ascii="Calibri" w:hAnsi="Calibri" w:eastAsia="Calibri" w:cs="Calibri"/>
                <w:color w:val="000000" w:themeColor="text1" w:themeTint="FF" w:themeShade="FF"/>
              </w:rPr>
              <w:t>()</w:t>
            </w:r>
          </w:p>
          <w:p w:rsidR="70A11C1A" w:rsidRDefault="3DA95D55" w14:paraId="1DDB38F6" w14:textId="74D68D34">
            <w:r w:rsidRPr="3DA95D55">
              <w:rPr>
                <w:rFonts w:ascii="Calibri" w:hAnsi="Calibri" w:eastAsia="Calibri" w:cs="Calibri"/>
                <w:color w:val="000000" w:themeColor="text1"/>
              </w:rPr>
              <w:t>e.g. [‘WiFi’,’BLE’,’</w:t>
            </w:r>
            <w:proofErr w:type="spellStart"/>
            <w:r w:rsidRPr="3DA95D55">
              <w:rPr>
                <w:rFonts w:ascii="Calibri" w:hAnsi="Calibri" w:eastAsia="Calibri" w:cs="Calibri"/>
                <w:color w:val="000000" w:themeColor="text1"/>
              </w:rPr>
              <w:t>Magenetic</w:t>
            </w:r>
            <w:proofErr w:type="spellEnd"/>
            <w:r w:rsidRPr="3DA95D55">
              <w:rPr>
                <w:rFonts w:ascii="Calibri" w:hAnsi="Calibri" w:eastAsia="Calibri" w:cs="Calibri"/>
                <w:color w:val="000000" w:themeColor="text1"/>
              </w:rPr>
              <w:t>’]</w:t>
            </w:r>
          </w:p>
        </w:tc>
      </w:tr>
    </w:tbl>
    <w:p w:rsidR="70A11C1A" w:rsidRDefault="70A11C1A" w14:paraId="67A777DD" w14:textId="02C7E687"/>
    <w:tbl>
      <w:tblPr>
        <w:tblStyle w:val="TableGrid"/>
        <w:tblW w:w="0" w:type="auto"/>
        <w:tblLayout w:type="fixed"/>
        <w:tblLook w:val="06A0" w:firstRow="1" w:lastRow="0" w:firstColumn="1" w:lastColumn="0" w:noHBand="1" w:noVBand="1"/>
      </w:tblPr>
      <w:tblGrid>
        <w:gridCol w:w="1860"/>
        <w:gridCol w:w="1485"/>
        <w:gridCol w:w="1665"/>
        <w:gridCol w:w="4350"/>
      </w:tblGrid>
      <w:tr w:rsidR="70A11C1A" w:rsidTr="7D044197" w14:paraId="5CC1E602" w14:textId="77777777">
        <w:trPr>
          <w:trHeight w:val="420"/>
        </w:trPr>
        <w:tc>
          <w:tcPr>
            <w:tcW w:w="9360" w:type="dxa"/>
            <w:gridSpan w:val="4"/>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6872EDE5" w14:paraId="0F0F6FC6" w14:textId="049737BD">
            <w:r w:rsidRPr="6872EDE5">
              <w:rPr>
                <w:rFonts w:ascii="Calibri" w:hAnsi="Calibri" w:eastAsia="Calibri" w:cs="Calibri"/>
                <w:color w:val="000000" w:themeColor="text1"/>
              </w:rPr>
              <w:t xml:space="preserve">void </w:t>
            </w:r>
            <w:proofErr w:type="spellStart"/>
            <w:r w:rsidRPr="6872EDE5">
              <w:rPr>
                <w:rFonts w:ascii="Calibri" w:hAnsi="Calibri" w:eastAsia="Calibri" w:cs="Calibri"/>
                <w:color w:val="000000" w:themeColor="text1"/>
              </w:rPr>
              <w:t>uploadSignalToCloud</w:t>
            </w:r>
            <w:proofErr w:type="spellEnd"/>
            <w:r w:rsidRPr="6872EDE5">
              <w:rPr>
                <w:rFonts w:ascii="Calibri" w:hAnsi="Calibri" w:eastAsia="Calibri" w:cs="Calibri"/>
                <w:color w:val="000000" w:themeColor="text1"/>
              </w:rPr>
              <w:t xml:space="preserve">(Boolean connected, String </w:t>
            </w:r>
            <w:r w:rsidRPr="6872EDE5">
              <w:rPr>
                <w:rFonts w:ascii="Calibri" w:hAnsi="Calibri" w:eastAsia="Calibri" w:cs="Calibri"/>
                <w:i/>
                <w:iCs/>
                <w:color w:val="000000" w:themeColor="text1"/>
              </w:rPr>
              <w:t xml:space="preserve"> </w:t>
            </w:r>
            <w:proofErr w:type="spellStart"/>
            <w:r w:rsidRPr="6872EDE5">
              <w:rPr>
                <w:rFonts w:ascii="Calibri" w:hAnsi="Calibri" w:eastAsia="Calibri" w:cs="Calibri"/>
                <w:i/>
                <w:iCs/>
                <w:color w:val="000000" w:themeColor="text1"/>
              </w:rPr>
              <w:t>userID</w:t>
            </w:r>
            <w:proofErr w:type="spellEnd"/>
            <w:r w:rsidRPr="6872EDE5">
              <w:rPr>
                <w:rFonts w:ascii="Calibri" w:hAnsi="Calibri" w:eastAsia="Calibri" w:cs="Calibri"/>
                <w:i/>
                <w:iCs/>
                <w:color w:val="000000" w:themeColor="text1"/>
              </w:rPr>
              <w:t xml:space="preserve">, </w:t>
            </w:r>
            <w:proofErr w:type="spellStart"/>
            <w:r w:rsidRPr="6872EDE5">
              <w:rPr>
                <w:rFonts w:ascii="Calibri" w:hAnsi="Calibri" w:eastAsia="Calibri" w:cs="Calibri"/>
                <w:color w:val="000000" w:themeColor="text1"/>
              </w:rPr>
              <w:t>JSONObject</w:t>
            </w:r>
            <w:proofErr w:type="spellEnd"/>
            <w:r w:rsidRPr="6872EDE5">
              <w:rPr>
                <w:rFonts w:ascii="Calibri" w:hAnsi="Calibri" w:eastAsia="Calibri" w:cs="Calibri"/>
                <w:color w:val="000000" w:themeColor="text1"/>
              </w:rPr>
              <w:t xml:space="preserve"> </w:t>
            </w:r>
            <w:proofErr w:type="spellStart"/>
            <w:r w:rsidRPr="6872EDE5">
              <w:rPr>
                <w:rFonts w:ascii="Calibri" w:hAnsi="Calibri" w:eastAsia="Calibri" w:cs="Calibri"/>
                <w:i/>
                <w:iCs/>
                <w:color w:val="000000" w:themeColor="text1"/>
              </w:rPr>
              <w:t>userSignal</w:t>
            </w:r>
            <w:proofErr w:type="spellEnd"/>
            <w:r w:rsidRPr="6872EDE5">
              <w:rPr>
                <w:rFonts w:ascii="Calibri" w:hAnsi="Calibri" w:eastAsia="Calibri" w:cs="Calibri"/>
                <w:color w:val="000000" w:themeColor="text1"/>
              </w:rPr>
              <w:t>)</w:t>
            </w:r>
          </w:p>
          <w:p w:rsidR="70A11C1A" w:rsidRDefault="70A11C1A" w14:paraId="0C1773CC" w14:textId="2DA8F38C"/>
          <w:p w:rsidR="70A11C1A" w:rsidRDefault="38FF0FA3" w14:paraId="62BF671F" w14:textId="329F847E">
            <w:r w:rsidRPr="38FF0FA3">
              <w:rPr>
                <w:rFonts w:ascii="Calibri" w:hAnsi="Calibri" w:eastAsia="Calibri" w:cs="Calibri"/>
                <w:color w:val="000000" w:themeColor="text1"/>
              </w:rPr>
              <w:t xml:space="preserve">This function will upload </w:t>
            </w:r>
            <w:proofErr w:type="spellStart"/>
            <w:r w:rsidRPr="38FF0FA3">
              <w:rPr>
                <w:rFonts w:ascii="Calibri" w:hAnsi="Calibri" w:eastAsia="Calibri" w:cs="Calibri"/>
                <w:color w:val="000000" w:themeColor="text1"/>
              </w:rPr>
              <w:t>userID</w:t>
            </w:r>
            <w:proofErr w:type="spellEnd"/>
            <w:r w:rsidRPr="38FF0FA3">
              <w:rPr>
                <w:rFonts w:ascii="Calibri" w:hAnsi="Calibri" w:eastAsia="Calibri" w:cs="Calibri"/>
                <w:color w:val="000000" w:themeColor="text1"/>
              </w:rPr>
              <w:t xml:space="preserve"> and </w:t>
            </w:r>
            <w:proofErr w:type="spellStart"/>
            <w:r w:rsidRPr="38FF0FA3">
              <w:rPr>
                <w:rFonts w:ascii="Calibri" w:hAnsi="Calibri" w:eastAsia="Calibri" w:cs="Calibri"/>
                <w:color w:val="000000" w:themeColor="text1"/>
              </w:rPr>
              <w:t>userSignal</w:t>
            </w:r>
            <w:proofErr w:type="spellEnd"/>
            <w:r w:rsidRPr="38FF0FA3">
              <w:rPr>
                <w:rFonts w:ascii="Calibri" w:hAnsi="Calibri" w:eastAsia="Calibri" w:cs="Calibri"/>
                <w:color w:val="000000" w:themeColor="text1"/>
              </w:rPr>
              <w:t xml:space="preserve"> to the cloud localization server of desired building according to the decided mode.</w:t>
            </w:r>
          </w:p>
        </w:tc>
      </w:tr>
      <w:tr w:rsidR="70A11C1A" w:rsidTr="7D044197" w14:paraId="69BD9870" w14:textId="77777777">
        <w:trPr>
          <w:trHeight w:val="420"/>
        </w:trPr>
        <w:tc>
          <w:tcPr>
            <w:tcW w:w="9360" w:type="dxa"/>
            <w:gridSpan w:val="4"/>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9DAF8"/>
            <w:tcMar/>
          </w:tcPr>
          <w:p w:rsidR="70A11C1A" w:rsidRDefault="70A11C1A" w14:paraId="58669462" w14:textId="23F8AE46">
            <w:r w:rsidRPr="70A11C1A">
              <w:rPr>
                <w:rFonts w:ascii="Calibri" w:hAnsi="Calibri" w:eastAsia="Calibri" w:cs="Calibri"/>
                <w:color w:val="000000" w:themeColor="text1"/>
              </w:rPr>
              <w:lastRenderedPageBreak/>
              <w:t>Input Parameter</w:t>
            </w:r>
          </w:p>
        </w:tc>
      </w:tr>
      <w:tr w:rsidR="70A11C1A" w:rsidTr="7D044197" w14:paraId="0E6202E4" w14:textId="77777777">
        <w:tc>
          <w:tcPr>
            <w:tcW w:w="186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
          <w:p w:rsidR="70A11C1A" w:rsidRDefault="70A11C1A" w14:paraId="2DF3002F" w14:textId="40FBF88E">
            <w:r w:rsidRPr="70A11C1A">
              <w:rPr>
                <w:rFonts w:ascii="Calibri" w:hAnsi="Calibri" w:eastAsia="Calibri" w:cs="Calibri"/>
                <w:color w:val="000000" w:themeColor="text1"/>
              </w:rPr>
              <w:t>Parameter name</w:t>
            </w:r>
          </w:p>
        </w:tc>
        <w:tc>
          <w:tcPr>
            <w:tcW w:w="148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
          <w:p w:rsidR="70A11C1A" w:rsidRDefault="70A11C1A" w14:paraId="216D7E6A" w14:textId="7D8949A0">
            <w:r w:rsidRPr="70A11C1A">
              <w:rPr>
                <w:rFonts w:ascii="Calibri" w:hAnsi="Calibri" w:eastAsia="Calibri" w:cs="Calibri"/>
                <w:color w:val="000000" w:themeColor="text1"/>
              </w:rPr>
              <w:t>Data type</w:t>
            </w:r>
          </w:p>
        </w:tc>
        <w:tc>
          <w:tcPr>
            <w:tcW w:w="166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
          <w:p w:rsidR="70A11C1A" w:rsidRDefault="70A11C1A" w14:paraId="3D65782F" w14:textId="2664EFFE">
            <w:r w:rsidRPr="70A11C1A">
              <w:rPr>
                <w:rFonts w:ascii="Calibri" w:hAnsi="Calibri" w:eastAsia="Calibri" w:cs="Calibri"/>
                <w:color w:val="000000" w:themeColor="text1"/>
              </w:rPr>
              <w:t>Mandatory</w:t>
            </w:r>
          </w:p>
        </w:tc>
        <w:tc>
          <w:tcPr>
            <w:tcW w:w="435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
          <w:p w:rsidR="70A11C1A" w:rsidRDefault="70A11C1A" w14:paraId="1D0EFA87" w14:textId="5C2D35C2">
            <w:r w:rsidRPr="70A11C1A">
              <w:rPr>
                <w:rFonts w:ascii="Calibri" w:hAnsi="Calibri" w:eastAsia="Calibri" w:cs="Calibri"/>
                <w:color w:val="000000" w:themeColor="text1"/>
              </w:rPr>
              <w:t>Description</w:t>
            </w:r>
          </w:p>
        </w:tc>
      </w:tr>
      <w:tr w:rsidR="38FF0FA3" w:rsidTr="7D044197" w14:paraId="4E4D1CBC" w14:textId="77777777">
        <w:tc>
          <w:tcPr>
            <w:tcW w:w="18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8FF0FA3" w:rsidP="38FF0FA3" w:rsidRDefault="38FF0FA3" w14:paraId="0F4A1290" w14:textId="1264A00C">
            <w:pPr>
              <w:rPr>
                <w:rFonts w:ascii="Calibri" w:hAnsi="Calibri" w:eastAsia="Calibri" w:cs="Calibri"/>
                <w:i/>
                <w:iCs/>
                <w:color w:val="000000" w:themeColor="text1"/>
              </w:rPr>
            </w:pPr>
            <w:r w:rsidRPr="38FF0FA3">
              <w:rPr>
                <w:rFonts w:ascii="Calibri" w:hAnsi="Calibri" w:eastAsia="Calibri" w:cs="Calibri"/>
                <w:i/>
                <w:iCs/>
                <w:color w:val="000000" w:themeColor="text1"/>
              </w:rPr>
              <w:t>connected</w:t>
            </w:r>
          </w:p>
        </w:tc>
        <w:tc>
          <w:tcPr>
            <w:tcW w:w="14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8FF0FA3" w:rsidP="38FF0FA3" w:rsidRDefault="38FF0FA3" w14:paraId="4A699819" w14:textId="4EC5520C">
            <w:pPr>
              <w:rPr>
                <w:rFonts w:ascii="Calibri" w:hAnsi="Calibri" w:eastAsia="Calibri" w:cs="Calibri"/>
                <w:color w:val="000000" w:themeColor="text1"/>
              </w:rPr>
            </w:pPr>
            <w:r w:rsidRPr="38FF0FA3">
              <w:rPr>
                <w:rFonts w:ascii="Calibri" w:hAnsi="Calibri" w:eastAsia="Calibri" w:cs="Calibri"/>
                <w:color w:val="000000" w:themeColor="text1"/>
              </w:rPr>
              <w:t>Boolean</w:t>
            </w:r>
          </w:p>
        </w:tc>
        <w:tc>
          <w:tcPr>
            <w:tcW w:w="166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8FF0FA3" w:rsidP="38FF0FA3" w:rsidRDefault="38FF0FA3" w14:paraId="09FF227C" w14:textId="7E16EE66">
            <w:pPr>
              <w:rPr>
                <w:rFonts w:ascii="Calibri" w:hAnsi="Calibri" w:eastAsia="Calibri" w:cs="Calibri"/>
                <w:color w:val="000000" w:themeColor="text1"/>
              </w:rPr>
            </w:pPr>
            <w:r w:rsidRPr="38FF0FA3">
              <w:rPr>
                <w:rFonts w:ascii="Calibri" w:hAnsi="Calibri" w:eastAsia="Calibri" w:cs="Calibri"/>
                <w:color w:val="000000" w:themeColor="text1"/>
              </w:rPr>
              <w:t>Yes</w:t>
            </w:r>
          </w:p>
        </w:tc>
        <w:tc>
          <w:tcPr>
            <w:tcW w:w="435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8FF0FA3" w:rsidP="38FF0FA3" w:rsidRDefault="38FF0FA3" w14:paraId="1001B7CC" w14:textId="3415C678">
            <w:pPr>
              <w:rPr>
                <w:rFonts w:ascii="Calibri" w:hAnsi="Calibri" w:eastAsia="Calibri" w:cs="Calibri"/>
                <w:i/>
                <w:iCs/>
                <w:color w:val="000000" w:themeColor="text1"/>
              </w:rPr>
            </w:pPr>
            <w:r w:rsidRPr="38FF0FA3">
              <w:rPr>
                <w:rFonts w:ascii="Calibri" w:hAnsi="Calibri" w:eastAsia="Calibri" w:cs="Calibri"/>
                <w:i/>
                <w:iCs/>
                <w:color w:val="000000" w:themeColor="text1"/>
              </w:rPr>
              <w:t xml:space="preserve">Default false, API manager will get Grid ID in current building.  </w:t>
            </w:r>
          </w:p>
          <w:p w:rsidR="38FF0FA3" w:rsidP="38FF0FA3" w:rsidRDefault="38FF0FA3" w14:paraId="457F6871" w14:textId="0DD7FB5B">
            <w:pPr>
              <w:rPr>
                <w:rFonts w:ascii="Calibri" w:hAnsi="Calibri" w:eastAsia="Calibri" w:cs="Calibri"/>
                <w:i/>
                <w:iCs/>
                <w:color w:val="000000" w:themeColor="text1"/>
              </w:rPr>
            </w:pPr>
            <w:r w:rsidRPr="38FF0FA3">
              <w:rPr>
                <w:rFonts w:ascii="Calibri" w:hAnsi="Calibri" w:eastAsia="Calibri" w:cs="Calibri"/>
                <w:i/>
                <w:iCs/>
                <w:color w:val="000000" w:themeColor="text1"/>
              </w:rPr>
              <w:t>True if caller wants to get Grid ID in connected building.</w:t>
            </w:r>
          </w:p>
        </w:tc>
      </w:tr>
      <w:tr w:rsidR="70A11C1A" w:rsidTr="7D044197" w14:paraId="52656CFD" w14:textId="77777777">
        <w:tc>
          <w:tcPr>
            <w:tcW w:w="18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6872EDE5" w:rsidRDefault="6872EDE5" w14:paraId="2617C969" w14:textId="16D0A077">
            <w:pPr>
              <w:rPr>
                <w:rFonts w:ascii="Calibri" w:hAnsi="Calibri" w:eastAsia="Calibri" w:cs="Calibri"/>
                <w:i/>
                <w:iCs/>
                <w:color w:val="000000" w:themeColor="text1"/>
              </w:rPr>
            </w:pPr>
            <w:r w:rsidRPr="6872EDE5">
              <w:rPr>
                <w:rFonts w:ascii="Calibri" w:hAnsi="Calibri" w:eastAsia="Calibri" w:cs="Calibri"/>
                <w:i/>
                <w:iCs/>
                <w:color w:val="000000" w:themeColor="text1"/>
              </w:rPr>
              <w:t xml:space="preserve"> </w:t>
            </w:r>
            <w:proofErr w:type="spellStart"/>
            <w:r w:rsidRPr="6872EDE5">
              <w:rPr>
                <w:rFonts w:ascii="Calibri" w:hAnsi="Calibri" w:eastAsia="Calibri" w:cs="Calibri"/>
                <w:i/>
                <w:iCs/>
                <w:color w:val="000000" w:themeColor="text1"/>
              </w:rPr>
              <w:t>userID</w:t>
            </w:r>
            <w:proofErr w:type="spellEnd"/>
          </w:p>
        </w:tc>
        <w:tc>
          <w:tcPr>
            <w:tcW w:w="14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70A11C1A" w14:paraId="30ECDCF7" w14:textId="0356C384">
            <w:r w:rsidRPr="70A11C1A">
              <w:rPr>
                <w:rFonts w:ascii="Calibri" w:hAnsi="Calibri" w:eastAsia="Calibri" w:cs="Calibri"/>
                <w:color w:val="000000" w:themeColor="text1"/>
              </w:rPr>
              <w:t>String</w:t>
            </w:r>
          </w:p>
        </w:tc>
        <w:tc>
          <w:tcPr>
            <w:tcW w:w="166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70A11C1A" w14:paraId="7A28A64E" w14:textId="0A4DA8DA">
            <w:r w:rsidRPr="70A11C1A">
              <w:rPr>
                <w:rFonts w:ascii="Calibri" w:hAnsi="Calibri" w:eastAsia="Calibri" w:cs="Calibri"/>
                <w:color w:val="000000" w:themeColor="text1"/>
              </w:rPr>
              <w:t>Yes</w:t>
            </w:r>
          </w:p>
        </w:tc>
        <w:tc>
          <w:tcPr>
            <w:tcW w:w="435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70A11C1A" w14:paraId="5DCD62A6" w14:textId="4A0B4997">
            <w:r w:rsidRPr="70A11C1A">
              <w:rPr>
                <w:rFonts w:ascii="Calibri" w:hAnsi="Calibri" w:eastAsia="Calibri" w:cs="Calibri"/>
                <w:color w:val="000000" w:themeColor="text1"/>
              </w:rPr>
              <w:t>ID to indicate your identity on cloud server</w:t>
            </w:r>
          </w:p>
        </w:tc>
      </w:tr>
      <w:tr w:rsidR="70A11C1A" w:rsidTr="7D044197" w14:paraId="49A9AE73" w14:textId="77777777">
        <w:tc>
          <w:tcPr>
            <w:tcW w:w="18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0A11C1A" w:rsidRDefault="70A11C1A" w14:paraId="685FCD88" w14:textId="04CDA3D5">
            <w:pPr>
              <w:rPr>
                <w:rFonts w:ascii="Calibri" w:hAnsi="Calibri" w:eastAsia="Calibri" w:cs="Calibri"/>
                <w:i/>
                <w:iCs/>
                <w:color w:val="000000" w:themeColor="text1"/>
              </w:rPr>
            </w:pPr>
            <w:proofErr w:type="spellStart"/>
            <w:r w:rsidRPr="70A11C1A">
              <w:rPr>
                <w:rFonts w:ascii="Calibri" w:hAnsi="Calibri" w:eastAsia="Calibri" w:cs="Calibri"/>
                <w:i/>
                <w:iCs/>
                <w:color w:val="000000" w:themeColor="text1"/>
              </w:rPr>
              <w:t>userSignal</w:t>
            </w:r>
            <w:proofErr w:type="spellEnd"/>
          </w:p>
        </w:tc>
        <w:tc>
          <w:tcPr>
            <w:tcW w:w="14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70A11C1A" w14:paraId="307C8EA7" w14:textId="037A1DD9">
            <w:proofErr w:type="spellStart"/>
            <w:r w:rsidRPr="70A11C1A">
              <w:rPr>
                <w:rFonts w:ascii="Calibri" w:hAnsi="Calibri" w:eastAsia="Calibri" w:cs="Calibri"/>
                <w:color w:val="000000" w:themeColor="text1"/>
              </w:rPr>
              <w:t>JSONObject</w:t>
            </w:r>
            <w:proofErr w:type="spellEnd"/>
          </w:p>
        </w:tc>
        <w:tc>
          <w:tcPr>
            <w:tcW w:w="166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38FF0FA3" w14:paraId="7D99994F" w14:textId="2ACE12BA">
            <w:r w:rsidRPr="38FF0FA3">
              <w:rPr>
                <w:rFonts w:ascii="Calibri" w:hAnsi="Calibri" w:eastAsia="Calibri" w:cs="Calibri"/>
                <w:color w:val="000000" w:themeColor="text1"/>
              </w:rPr>
              <w:t>Yes</w:t>
            </w:r>
          </w:p>
        </w:tc>
        <w:tc>
          <w:tcPr>
            <w:tcW w:w="435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70A11C1A" w14:paraId="15330EE7" w14:textId="35FE24EC">
            <w:r w:rsidRPr="70A11C1A">
              <w:rPr>
                <w:rFonts w:ascii="Calibri" w:hAnsi="Calibri" w:eastAsia="Calibri" w:cs="Calibri"/>
                <w:color w:val="000000" w:themeColor="text1"/>
              </w:rPr>
              <w:t>The user signals to be uploaded, each type of signals should be associated with their type name.</w:t>
            </w:r>
          </w:p>
          <w:p w:rsidR="70A11C1A" w:rsidRDefault="70A11C1A" w14:paraId="1402047D" w14:textId="5C8C2D45">
            <w:r w:rsidRPr="70A11C1A">
              <w:rPr>
                <w:rFonts w:ascii="Calibri" w:hAnsi="Calibri" w:eastAsia="Calibri" w:cs="Calibri"/>
                <w:color w:val="000000" w:themeColor="text1"/>
              </w:rPr>
              <w:t>e.g. {</w:t>
            </w:r>
          </w:p>
          <w:p w:rsidR="70A11C1A" w:rsidP="7D044197" w:rsidRDefault="70A11C1A" w14:paraId="62A1C6B1" w14:textId="76C83D52">
            <w:pPr>
              <w:ind w:left="720"/>
              <w:rPr>
                <w:rFonts w:ascii="Calibri" w:hAnsi="Calibri" w:eastAsia="Calibri" w:cs="Calibri"/>
                <w:color w:val="000000" w:themeColor="text1" w:themeTint="FF" w:themeShade="FF"/>
              </w:rPr>
            </w:pPr>
            <w:r w:rsidRPr="7D044197" w:rsidR="7D044197">
              <w:rPr>
                <w:rFonts w:ascii="Calibri" w:hAnsi="Calibri" w:eastAsia="Calibri" w:cs="Calibri"/>
                <w:color w:val="000000" w:themeColor="text1" w:themeTint="FF" w:themeShade="FF"/>
              </w:rPr>
              <w:t>“</w:t>
            </w:r>
            <w:proofErr w:type="spellStart"/>
            <w:r w:rsidRPr="7D044197" w:rsidR="7D044197">
              <w:rPr>
                <w:rFonts w:ascii="Calibri" w:hAnsi="Calibri" w:eastAsia="Calibri" w:cs="Calibri"/>
                <w:color w:val="000000" w:themeColor="text1" w:themeTint="FF" w:themeShade="FF"/>
              </w:rPr>
              <w:t>WiFi</w:t>
            </w:r>
            <w:proofErr w:type="spellEnd"/>
            <w:r w:rsidRPr="7D044197" w:rsidR="7D044197">
              <w:rPr>
                <w:rFonts w:ascii="Calibri" w:hAnsi="Calibri" w:eastAsia="Calibri" w:cs="Calibri"/>
                <w:color w:val="000000" w:themeColor="text1" w:themeTint="FF" w:themeShade="FF"/>
              </w:rPr>
              <w:t xml:space="preserve">”: </w:t>
            </w:r>
            <w:r w:rsidRPr="7D044197" w:rsidR="7D044197">
              <w:rPr>
                <w:rFonts w:ascii="Calibri" w:hAnsi="Calibri" w:eastAsia="Calibri" w:cs="Calibri"/>
                <w:color w:val="000000" w:themeColor="text1" w:themeTint="FF" w:themeShade="FF"/>
              </w:rPr>
              <w:t>[{</w:t>
            </w:r>
            <w:r w:rsidRPr="7D044197" w:rsidR="7D044197">
              <w:rPr>
                <w:rFonts w:ascii="Calibri" w:hAnsi="Calibri" w:eastAsia="Calibri" w:cs="Calibri"/>
                <w:color w:val="000000" w:themeColor="text1" w:themeTint="FF" w:themeShade="FF"/>
              </w:rPr>
              <w:t>WiFi</w:t>
            </w:r>
            <w:r w:rsidRPr="7D044197" w:rsidR="7D044197">
              <w:rPr>
                <w:rFonts w:ascii="Calibri" w:hAnsi="Calibri" w:eastAsia="Calibri" w:cs="Calibri"/>
                <w:color w:val="000000" w:themeColor="text1" w:themeTint="FF" w:themeShade="FF"/>
              </w:rPr>
              <w:t>},{</w:t>
            </w:r>
            <w:r w:rsidRPr="7D044197" w:rsidR="7D044197">
              <w:rPr>
                <w:rFonts w:ascii="Calibri" w:hAnsi="Calibri" w:eastAsia="Calibri" w:cs="Calibri"/>
                <w:color w:val="000000" w:themeColor="text1" w:themeTint="FF" w:themeShade="FF"/>
              </w:rPr>
              <w:t>WiFi</w:t>
            </w:r>
            <w:r w:rsidRPr="7D044197" w:rsidR="7D044197">
              <w:rPr>
                <w:rFonts w:ascii="Calibri" w:hAnsi="Calibri" w:eastAsia="Calibri" w:cs="Calibri"/>
                <w:color w:val="000000" w:themeColor="text1" w:themeTint="FF" w:themeShade="FF"/>
              </w:rPr>
              <w:t>}]</w:t>
            </w:r>
          </w:p>
          <w:p w:rsidR="70A11C1A" w:rsidRDefault="70A11C1A" w14:paraId="58CC1FD1" w14:textId="1E49DBDE">
            <w:r w:rsidRPr="70A11C1A">
              <w:rPr>
                <w:rFonts w:ascii="Calibri" w:hAnsi="Calibri" w:eastAsia="Calibri" w:cs="Calibri"/>
                <w:color w:val="000000" w:themeColor="text1"/>
              </w:rPr>
              <w:t>}</w:t>
            </w:r>
          </w:p>
        </w:tc>
      </w:tr>
      <w:tr w:rsidR="70A11C1A" w:rsidTr="7D044197" w14:paraId="75E9A6DC" w14:textId="77777777">
        <w:trPr>
          <w:trHeight w:val="420"/>
        </w:trPr>
        <w:tc>
          <w:tcPr>
            <w:tcW w:w="9360" w:type="dxa"/>
            <w:gridSpan w:val="4"/>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9DAF8"/>
            <w:tcMar/>
          </w:tcPr>
          <w:p w:rsidR="70A11C1A" w:rsidRDefault="70A11C1A" w14:paraId="1CF1C003" w14:textId="0BA2BCA0">
            <w:r w:rsidRPr="70A11C1A">
              <w:rPr>
                <w:rFonts w:ascii="Calibri" w:hAnsi="Calibri" w:eastAsia="Calibri" w:cs="Calibri"/>
                <w:color w:val="000000" w:themeColor="text1"/>
              </w:rPr>
              <w:t>Return value</w:t>
            </w:r>
          </w:p>
        </w:tc>
      </w:tr>
      <w:tr w:rsidR="70A11C1A" w:rsidTr="7D044197" w14:paraId="4513DDF3" w14:textId="77777777">
        <w:trPr>
          <w:trHeight w:val="420"/>
        </w:trPr>
        <w:tc>
          <w:tcPr>
            <w:tcW w:w="186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
          <w:p w:rsidR="70A11C1A" w:rsidRDefault="70A11C1A" w14:paraId="1E6FDD32" w14:textId="7E21CC60">
            <w:r w:rsidRPr="70A11C1A">
              <w:rPr>
                <w:rFonts w:ascii="Calibri" w:hAnsi="Calibri" w:eastAsia="Calibri" w:cs="Calibri"/>
                <w:color w:val="000000" w:themeColor="text1"/>
              </w:rPr>
              <w:t>Data type</w:t>
            </w:r>
          </w:p>
        </w:tc>
        <w:tc>
          <w:tcPr>
            <w:tcW w:w="148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
          <w:p w:rsidR="70A11C1A" w:rsidRDefault="70A11C1A" w14:paraId="716A1649" w14:textId="24703D80">
            <w:r w:rsidRPr="70A11C1A">
              <w:rPr>
                <w:rFonts w:ascii="Calibri" w:hAnsi="Calibri" w:eastAsia="Calibri" w:cs="Calibri"/>
                <w:color w:val="000000" w:themeColor="text1"/>
              </w:rPr>
              <w:t>Mandatory</w:t>
            </w:r>
          </w:p>
        </w:tc>
        <w:tc>
          <w:tcPr>
            <w:tcW w:w="6015"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
          <w:p w:rsidR="70A11C1A" w:rsidRDefault="70A11C1A" w14:paraId="21903C10" w14:textId="4F06C231">
            <w:r w:rsidRPr="70A11C1A">
              <w:rPr>
                <w:rFonts w:ascii="Calibri" w:hAnsi="Calibri" w:eastAsia="Calibri" w:cs="Calibri"/>
                <w:color w:val="000000" w:themeColor="text1"/>
              </w:rPr>
              <w:t>Description</w:t>
            </w:r>
          </w:p>
        </w:tc>
      </w:tr>
      <w:tr w:rsidR="70A11C1A" w:rsidTr="7D044197" w14:paraId="7E008A9D" w14:textId="77777777">
        <w:trPr>
          <w:trHeight w:val="420"/>
        </w:trPr>
        <w:tc>
          <w:tcPr>
            <w:tcW w:w="18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70A11C1A" w14:paraId="6FF3F82F" w14:textId="2F02EDC4">
            <w:r w:rsidRPr="70A11C1A">
              <w:rPr>
                <w:rFonts w:ascii="Calibri" w:hAnsi="Calibri" w:eastAsia="Calibri" w:cs="Calibri"/>
                <w:color w:val="000000" w:themeColor="text1"/>
              </w:rPr>
              <w:t>-</w:t>
            </w:r>
          </w:p>
        </w:tc>
        <w:tc>
          <w:tcPr>
            <w:tcW w:w="14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70A11C1A" w14:paraId="6D558AFE" w14:textId="6DA41750">
            <w:r w:rsidRPr="70A11C1A">
              <w:rPr>
                <w:rFonts w:ascii="Calibri" w:hAnsi="Calibri" w:eastAsia="Calibri" w:cs="Calibri"/>
                <w:color w:val="000000" w:themeColor="text1"/>
              </w:rPr>
              <w:t>-</w:t>
            </w:r>
          </w:p>
        </w:tc>
        <w:tc>
          <w:tcPr>
            <w:tcW w:w="6015"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70A11C1A" w14:paraId="2B7FD09B" w14:textId="3DBDFD47">
            <w:r w:rsidRPr="70A11C1A">
              <w:rPr>
                <w:rFonts w:ascii="Calibri" w:hAnsi="Calibri" w:eastAsia="Calibri" w:cs="Calibri"/>
                <w:color w:val="000000" w:themeColor="text1"/>
              </w:rPr>
              <w:t>-</w:t>
            </w:r>
          </w:p>
        </w:tc>
      </w:tr>
    </w:tbl>
    <w:p w:rsidR="70A11C1A" w:rsidP="70A11C1A" w:rsidRDefault="70A11C1A" w14:paraId="1576ED58" w14:textId="2DEC17AA">
      <w:pPr>
        <w:rPr>
          <w:rFonts w:ascii="Calibri" w:hAnsi="Calibri" w:eastAsia="Calibri" w:cs="Calibri"/>
          <w:color w:val="000000" w:themeColor="text1"/>
        </w:rPr>
      </w:pPr>
    </w:p>
    <w:tbl>
      <w:tblPr>
        <w:tblStyle w:val="TableGrid"/>
        <w:tblW w:w="0" w:type="auto"/>
        <w:tblLayout w:type="fixed"/>
        <w:tblLook w:val="06A0" w:firstRow="1" w:lastRow="0" w:firstColumn="1" w:lastColumn="0" w:noHBand="1" w:noVBand="1"/>
      </w:tblPr>
      <w:tblGrid>
        <w:gridCol w:w="1830"/>
        <w:gridCol w:w="1545"/>
        <w:gridCol w:w="1695"/>
        <w:gridCol w:w="4290"/>
      </w:tblGrid>
      <w:tr w:rsidR="70A11C1A" w:rsidTr="6872EDE5" w14:paraId="0070C173" w14:textId="77777777">
        <w:trPr>
          <w:trHeight w:val="420"/>
        </w:trPr>
        <w:tc>
          <w:tcPr>
            <w:tcW w:w="9360" w:type="dxa"/>
            <w:gridSpan w:val="4"/>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6872EDE5" w14:paraId="26FE81F8" w14:textId="5F80C2E5">
            <w:r w:rsidRPr="6872EDE5">
              <w:rPr>
                <w:rFonts w:ascii="Calibri" w:hAnsi="Calibri" w:eastAsia="Calibri" w:cs="Calibri"/>
                <w:color w:val="000000" w:themeColor="text1"/>
              </w:rPr>
              <w:t xml:space="preserve">Location </w:t>
            </w:r>
            <w:proofErr w:type="spellStart"/>
            <w:r w:rsidRPr="6872EDE5">
              <w:rPr>
                <w:rFonts w:ascii="Calibri" w:hAnsi="Calibri" w:eastAsia="Calibri" w:cs="Calibri"/>
                <w:color w:val="000000" w:themeColor="text1"/>
              </w:rPr>
              <w:t>getCloudLocResult</w:t>
            </w:r>
            <w:proofErr w:type="spellEnd"/>
            <w:r w:rsidRPr="6872EDE5">
              <w:rPr>
                <w:rFonts w:ascii="Calibri" w:hAnsi="Calibri" w:eastAsia="Calibri" w:cs="Calibri"/>
                <w:color w:val="000000" w:themeColor="text1"/>
              </w:rPr>
              <w:t xml:space="preserve">( Boolean connected, String </w:t>
            </w:r>
            <w:r w:rsidRPr="6872EDE5">
              <w:rPr>
                <w:rFonts w:ascii="Calibri" w:hAnsi="Calibri" w:eastAsia="Calibri" w:cs="Calibri"/>
                <w:i/>
                <w:iCs/>
                <w:color w:val="000000" w:themeColor="text1"/>
              </w:rPr>
              <w:t xml:space="preserve"> </w:t>
            </w:r>
            <w:proofErr w:type="spellStart"/>
            <w:r w:rsidRPr="6872EDE5">
              <w:rPr>
                <w:rFonts w:ascii="Calibri" w:hAnsi="Calibri" w:eastAsia="Calibri" w:cs="Calibri"/>
                <w:i/>
                <w:iCs/>
                <w:color w:val="000000" w:themeColor="text1"/>
              </w:rPr>
              <w:t>userID</w:t>
            </w:r>
            <w:proofErr w:type="spellEnd"/>
            <w:r w:rsidRPr="6872EDE5">
              <w:rPr>
                <w:rFonts w:ascii="Calibri" w:hAnsi="Calibri" w:eastAsia="Calibri" w:cs="Calibri"/>
                <w:color w:val="000000" w:themeColor="text1"/>
              </w:rPr>
              <w:t>)</w:t>
            </w:r>
          </w:p>
          <w:p w:rsidR="70A11C1A" w:rsidRDefault="70A11C1A" w14:paraId="62A68EEB" w14:textId="48FBA2E2"/>
          <w:p w:rsidR="70A11C1A" w:rsidRDefault="38FF0FA3" w14:paraId="1984303B" w14:textId="40FDEF79">
            <w:r w:rsidRPr="38FF0FA3">
              <w:rPr>
                <w:rFonts w:ascii="Calibri" w:hAnsi="Calibri" w:eastAsia="Calibri" w:cs="Calibri"/>
                <w:color w:val="000000" w:themeColor="text1"/>
              </w:rPr>
              <w:t xml:space="preserve">This function will get the user location by </w:t>
            </w:r>
            <w:proofErr w:type="spellStart"/>
            <w:r w:rsidRPr="38FF0FA3">
              <w:rPr>
                <w:rFonts w:ascii="Calibri" w:hAnsi="Calibri" w:eastAsia="Calibri" w:cs="Calibri"/>
                <w:color w:val="000000" w:themeColor="text1"/>
              </w:rPr>
              <w:t>userID</w:t>
            </w:r>
            <w:proofErr w:type="spellEnd"/>
            <w:r w:rsidRPr="38FF0FA3">
              <w:rPr>
                <w:rFonts w:ascii="Calibri" w:hAnsi="Calibri" w:eastAsia="Calibri" w:cs="Calibri"/>
                <w:color w:val="000000" w:themeColor="text1"/>
              </w:rPr>
              <w:t xml:space="preserve"> from cloud localization server of the desired building. </w:t>
            </w:r>
          </w:p>
        </w:tc>
      </w:tr>
      <w:tr w:rsidR="70A11C1A" w:rsidTr="6872EDE5" w14:paraId="2D555F09" w14:textId="77777777">
        <w:trPr>
          <w:trHeight w:val="420"/>
        </w:trPr>
        <w:tc>
          <w:tcPr>
            <w:tcW w:w="9360" w:type="dxa"/>
            <w:gridSpan w:val="4"/>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9DAF8"/>
          </w:tcPr>
          <w:p w:rsidR="70A11C1A" w:rsidRDefault="70A11C1A" w14:paraId="5969762E" w14:textId="2535F9CF">
            <w:r w:rsidRPr="70A11C1A">
              <w:rPr>
                <w:rFonts w:ascii="Calibri" w:hAnsi="Calibri" w:eastAsia="Calibri" w:cs="Calibri"/>
                <w:color w:val="000000" w:themeColor="text1"/>
              </w:rPr>
              <w:t>Input Parameter</w:t>
            </w:r>
          </w:p>
        </w:tc>
      </w:tr>
      <w:tr w:rsidR="70A11C1A" w:rsidTr="6872EDE5" w14:paraId="5F2E1FE4" w14:textId="77777777">
        <w:tc>
          <w:tcPr>
            <w:tcW w:w="183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Pr>
          <w:p w:rsidR="70A11C1A" w:rsidRDefault="70A11C1A" w14:paraId="703E3935" w14:textId="1291C17E">
            <w:r w:rsidRPr="70A11C1A">
              <w:rPr>
                <w:rFonts w:ascii="Calibri" w:hAnsi="Calibri" w:eastAsia="Calibri" w:cs="Calibri"/>
                <w:color w:val="000000" w:themeColor="text1"/>
              </w:rPr>
              <w:t>Parameter name</w:t>
            </w:r>
          </w:p>
        </w:tc>
        <w:tc>
          <w:tcPr>
            <w:tcW w:w="154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Pr>
          <w:p w:rsidR="70A11C1A" w:rsidRDefault="70A11C1A" w14:paraId="7D591702" w14:textId="1128A807">
            <w:r w:rsidRPr="70A11C1A">
              <w:rPr>
                <w:rFonts w:ascii="Calibri" w:hAnsi="Calibri" w:eastAsia="Calibri" w:cs="Calibri"/>
                <w:color w:val="000000" w:themeColor="text1"/>
              </w:rPr>
              <w:t>Data type</w:t>
            </w:r>
          </w:p>
        </w:tc>
        <w:tc>
          <w:tcPr>
            <w:tcW w:w="169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Pr>
          <w:p w:rsidR="70A11C1A" w:rsidRDefault="70A11C1A" w14:paraId="1CFC2B9C" w14:textId="5EE9F14E">
            <w:r w:rsidRPr="70A11C1A">
              <w:rPr>
                <w:rFonts w:ascii="Calibri" w:hAnsi="Calibri" w:eastAsia="Calibri" w:cs="Calibri"/>
                <w:color w:val="000000" w:themeColor="text1"/>
              </w:rPr>
              <w:t>Mandatory</w:t>
            </w:r>
          </w:p>
        </w:tc>
        <w:tc>
          <w:tcPr>
            <w:tcW w:w="429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Pr>
          <w:p w:rsidR="70A11C1A" w:rsidRDefault="70A11C1A" w14:paraId="67C90AD8" w14:textId="3D6F13CA">
            <w:r w:rsidRPr="70A11C1A">
              <w:rPr>
                <w:rFonts w:ascii="Calibri" w:hAnsi="Calibri" w:eastAsia="Calibri" w:cs="Calibri"/>
                <w:color w:val="000000" w:themeColor="text1"/>
              </w:rPr>
              <w:t>Description</w:t>
            </w:r>
          </w:p>
        </w:tc>
      </w:tr>
      <w:tr w:rsidR="38FF0FA3" w:rsidTr="6872EDE5" w14:paraId="2F2AD519" w14:textId="77777777">
        <w:tc>
          <w:tcPr>
            <w:tcW w:w="183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8FF0FA3" w:rsidP="38FF0FA3" w:rsidRDefault="38FF0FA3" w14:paraId="2F98165C" w14:textId="7ED550E1">
            <w:pPr>
              <w:rPr>
                <w:rFonts w:ascii="Calibri" w:hAnsi="Calibri" w:eastAsia="Calibri" w:cs="Calibri"/>
                <w:i/>
                <w:iCs/>
                <w:color w:val="000000" w:themeColor="text1"/>
              </w:rPr>
            </w:pPr>
            <w:r w:rsidRPr="38FF0FA3">
              <w:rPr>
                <w:rFonts w:ascii="Calibri" w:hAnsi="Calibri" w:eastAsia="Calibri" w:cs="Calibri"/>
                <w:i/>
                <w:iCs/>
                <w:color w:val="000000" w:themeColor="text1"/>
              </w:rPr>
              <w:t>connected</w:t>
            </w:r>
          </w:p>
        </w:tc>
        <w:tc>
          <w:tcPr>
            <w:tcW w:w="154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8FF0FA3" w:rsidP="38FF0FA3" w:rsidRDefault="38FF0FA3" w14:paraId="14234BF5" w14:textId="174C398C">
            <w:pPr>
              <w:rPr>
                <w:rFonts w:ascii="Calibri" w:hAnsi="Calibri" w:eastAsia="Calibri" w:cs="Calibri"/>
                <w:color w:val="000000" w:themeColor="text1"/>
              </w:rPr>
            </w:pPr>
            <w:r w:rsidRPr="38FF0FA3">
              <w:rPr>
                <w:rFonts w:ascii="Calibri" w:hAnsi="Calibri" w:eastAsia="Calibri" w:cs="Calibri"/>
                <w:color w:val="000000" w:themeColor="text1"/>
              </w:rPr>
              <w:t>Boolean</w:t>
            </w:r>
          </w:p>
        </w:tc>
        <w:tc>
          <w:tcPr>
            <w:tcW w:w="16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8FF0FA3" w:rsidP="38FF0FA3" w:rsidRDefault="38FF0FA3" w14:paraId="689B4A1E" w14:textId="6083CCB1">
            <w:pPr>
              <w:rPr>
                <w:rFonts w:ascii="Calibri" w:hAnsi="Calibri" w:eastAsia="Calibri" w:cs="Calibri"/>
                <w:color w:val="000000" w:themeColor="text1"/>
              </w:rPr>
            </w:pPr>
            <w:r w:rsidRPr="38FF0FA3">
              <w:rPr>
                <w:rFonts w:ascii="Calibri" w:hAnsi="Calibri" w:eastAsia="Calibri" w:cs="Calibri"/>
                <w:color w:val="000000" w:themeColor="text1"/>
              </w:rPr>
              <w:t>Yes</w:t>
            </w:r>
          </w:p>
        </w:tc>
        <w:tc>
          <w:tcPr>
            <w:tcW w:w="429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8FF0FA3" w:rsidP="38FF0FA3" w:rsidRDefault="38FF0FA3" w14:paraId="63A769E9" w14:textId="3415C678">
            <w:pPr>
              <w:rPr>
                <w:rFonts w:ascii="Calibri" w:hAnsi="Calibri" w:eastAsia="Calibri" w:cs="Calibri"/>
                <w:i/>
                <w:iCs/>
                <w:color w:val="000000" w:themeColor="text1"/>
              </w:rPr>
            </w:pPr>
            <w:r w:rsidRPr="38FF0FA3">
              <w:rPr>
                <w:rFonts w:ascii="Calibri" w:hAnsi="Calibri" w:eastAsia="Calibri" w:cs="Calibri"/>
                <w:i/>
                <w:iCs/>
                <w:color w:val="000000" w:themeColor="text1"/>
              </w:rPr>
              <w:t xml:space="preserve">Default false, API manager will get Grid ID in current building.  </w:t>
            </w:r>
          </w:p>
          <w:p w:rsidR="38FF0FA3" w:rsidP="38FF0FA3" w:rsidRDefault="38FF0FA3" w14:paraId="1CD71738" w14:textId="24D1B75C">
            <w:pPr>
              <w:rPr>
                <w:rFonts w:ascii="Calibri" w:hAnsi="Calibri" w:eastAsia="Calibri" w:cs="Calibri"/>
                <w:i/>
                <w:iCs/>
                <w:color w:val="000000" w:themeColor="text1"/>
              </w:rPr>
            </w:pPr>
            <w:r w:rsidRPr="38FF0FA3">
              <w:rPr>
                <w:rFonts w:ascii="Calibri" w:hAnsi="Calibri" w:eastAsia="Calibri" w:cs="Calibri"/>
                <w:i/>
                <w:iCs/>
                <w:color w:val="000000" w:themeColor="text1"/>
              </w:rPr>
              <w:t>True if caller wants to get Grid ID in connected building.</w:t>
            </w:r>
          </w:p>
        </w:tc>
      </w:tr>
      <w:tr w:rsidR="70A11C1A" w:rsidTr="6872EDE5" w14:paraId="27261A26" w14:textId="77777777">
        <w:tc>
          <w:tcPr>
            <w:tcW w:w="183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6872EDE5" w:rsidRDefault="6872EDE5" w14:paraId="34E2EA24" w14:textId="49C72850">
            <w:pPr>
              <w:rPr>
                <w:rFonts w:ascii="Calibri" w:hAnsi="Calibri" w:eastAsia="Calibri" w:cs="Calibri"/>
                <w:i/>
                <w:iCs/>
                <w:color w:val="000000" w:themeColor="text1"/>
              </w:rPr>
            </w:pPr>
            <w:r w:rsidRPr="6872EDE5">
              <w:rPr>
                <w:rFonts w:ascii="Calibri" w:hAnsi="Calibri" w:eastAsia="Calibri" w:cs="Calibri"/>
                <w:i/>
                <w:iCs/>
                <w:color w:val="000000" w:themeColor="text1"/>
              </w:rPr>
              <w:t xml:space="preserve"> </w:t>
            </w:r>
            <w:proofErr w:type="spellStart"/>
            <w:r w:rsidRPr="6872EDE5">
              <w:rPr>
                <w:rFonts w:ascii="Calibri" w:hAnsi="Calibri" w:eastAsia="Calibri" w:cs="Calibri"/>
                <w:i/>
                <w:iCs/>
                <w:color w:val="000000" w:themeColor="text1"/>
              </w:rPr>
              <w:t>userID</w:t>
            </w:r>
            <w:proofErr w:type="spellEnd"/>
          </w:p>
        </w:tc>
        <w:tc>
          <w:tcPr>
            <w:tcW w:w="154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3B5ED42B" w14:textId="7F0F77F6">
            <w:r w:rsidRPr="70A11C1A">
              <w:rPr>
                <w:rFonts w:ascii="Calibri" w:hAnsi="Calibri" w:eastAsia="Calibri" w:cs="Calibri"/>
                <w:color w:val="000000" w:themeColor="text1"/>
              </w:rPr>
              <w:t>String</w:t>
            </w:r>
          </w:p>
        </w:tc>
        <w:tc>
          <w:tcPr>
            <w:tcW w:w="16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3CF097C7" w14:textId="05F6617E">
            <w:r w:rsidRPr="70A11C1A">
              <w:rPr>
                <w:rFonts w:ascii="Calibri" w:hAnsi="Calibri" w:eastAsia="Calibri" w:cs="Calibri"/>
                <w:color w:val="000000" w:themeColor="text1"/>
              </w:rPr>
              <w:t>Yes</w:t>
            </w:r>
          </w:p>
        </w:tc>
        <w:tc>
          <w:tcPr>
            <w:tcW w:w="429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4EC718D6" w14:textId="7384B02A">
            <w:r w:rsidRPr="70A11C1A">
              <w:rPr>
                <w:rFonts w:ascii="Calibri" w:hAnsi="Calibri" w:eastAsia="Calibri" w:cs="Calibri"/>
                <w:color w:val="000000" w:themeColor="text1"/>
              </w:rPr>
              <w:t>ID to indicate your identity on cloud server</w:t>
            </w:r>
          </w:p>
        </w:tc>
      </w:tr>
      <w:tr w:rsidR="70A11C1A" w:rsidTr="6872EDE5" w14:paraId="3A5028ED" w14:textId="77777777">
        <w:trPr>
          <w:trHeight w:val="420"/>
        </w:trPr>
        <w:tc>
          <w:tcPr>
            <w:tcW w:w="9360" w:type="dxa"/>
            <w:gridSpan w:val="4"/>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9DAF8"/>
          </w:tcPr>
          <w:p w:rsidR="70A11C1A" w:rsidRDefault="70A11C1A" w14:paraId="313FF5D6" w14:textId="41B219C9">
            <w:r w:rsidRPr="70A11C1A">
              <w:rPr>
                <w:rFonts w:ascii="Calibri" w:hAnsi="Calibri" w:eastAsia="Calibri" w:cs="Calibri"/>
                <w:color w:val="000000" w:themeColor="text1"/>
              </w:rPr>
              <w:t>Return value</w:t>
            </w:r>
          </w:p>
        </w:tc>
      </w:tr>
      <w:tr w:rsidR="70A11C1A" w:rsidTr="6872EDE5" w14:paraId="4D19ADA1" w14:textId="77777777">
        <w:trPr>
          <w:trHeight w:val="420"/>
        </w:trPr>
        <w:tc>
          <w:tcPr>
            <w:tcW w:w="183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Pr>
          <w:p w:rsidR="70A11C1A" w:rsidRDefault="70A11C1A" w14:paraId="613D0671" w14:textId="36C0EDCE">
            <w:r w:rsidRPr="70A11C1A">
              <w:rPr>
                <w:rFonts w:ascii="Calibri" w:hAnsi="Calibri" w:eastAsia="Calibri" w:cs="Calibri"/>
                <w:color w:val="000000" w:themeColor="text1"/>
              </w:rPr>
              <w:t>Data type</w:t>
            </w:r>
          </w:p>
        </w:tc>
        <w:tc>
          <w:tcPr>
            <w:tcW w:w="154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Pr>
          <w:p w:rsidR="70A11C1A" w:rsidRDefault="70A11C1A" w14:paraId="6B71945E" w14:textId="09D21DA0">
            <w:r w:rsidRPr="70A11C1A">
              <w:rPr>
                <w:rFonts w:ascii="Calibri" w:hAnsi="Calibri" w:eastAsia="Calibri" w:cs="Calibri"/>
                <w:color w:val="000000" w:themeColor="text1"/>
              </w:rPr>
              <w:t>Mandatory</w:t>
            </w:r>
          </w:p>
        </w:tc>
        <w:tc>
          <w:tcPr>
            <w:tcW w:w="5985"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Pr>
          <w:p w:rsidR="70A11C1A" w:rsidRDefault="70A11C1A" w14:paraId="4EDE1C6D" w14:textId="62F98DBF">
            <w:r w:rsidRPr="70A11C1A">
              <w:rPr>
                <w:rFonts w:ascii="Calibri" w:hAnsi="Calibri" w:eastAsia="Calibri" w:cs="Calibri"/>
                <w:color w:val="000000" w:themeColor="text1"/>
              </w:rPr>
              <w:t>Description</w:t>
            </w:r>
          </w:p>
        </w:tc>
      </w:tr>
      <w:tr w:rsidR="70A11C1A" w:rsidTr="6872EDE5" w14:paraId="3B68E798" w14:textId="77777777">
        <w:trPr>
          <w:trHeight w:val="420"/>
        </w:trPr>
        <w:tc>
          <w:tcPr>
            <w:tcW w:w="183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30A66BF2" w14:textId="1F05ACE6">
            <w:r w:rsidRPr="70A11C1A">
              <w:rPr>
                <w:rFonts w:ascii="Calibri" w:hAnsi="Calibri" w:eastAsia="Calibri" w:cs="Calibri"/>
                <w:color w:val="000000" w:themeColor="text1"/>
              </w:rPr>
              <w:t>Location</w:t>
            </w:r>
          </w:p>
        </w:tc>
        <w:tc>
          <w:tcPr>
            <w:tcW w:w="154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45B23E44" w14:textId="7EA35AC8">
            <w:r w:rsidRPr="70A11C1A">
              <w:rPr>
                <w:rFonts w:ascii="Calibri" w:hAnsi="Calibri" w:eastAsia="Calibri" w:cs="Calibri"/>
                <w:color w:val="000000" w:themeColor="text1"/>
              </w:rPr>
              <w:t>Yes</w:t>
            </w:r>
          </w:p>
        </w:tc>
        <w:tc>
          <w:tcPr>
            <w:tcW w:w="5985"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11BC1D5A" w14:textId="6E5EC73B">
            <w:r w:rsidRPr="70A11C1A">
              <w:rPr>
                <w:rFonts w:ascii="Calibri" w:hAnsi="Calibri" w:eastAsia="Calibri" w:cs="Calibri"/>
                <w:color w:val="000000" w:themeColor="text1"/>
              </w:rPr>
              <w:t>User indoor location provided by cloud localization server</w:t>
            </w:r>
          </w:p>
        </w:tc>
      </w:tr>
    </w:tbl>
    <w:p w:rsidR="70A11C1A" w:rsidRDefault="70A11C1A" w14:paraId="4EF37C88" w14:textId="4BCB7ABE"/>
    <w:p w:rsidR="70A11C1A" w:rsidRDefault="38FF0FA3" w14:paraId="390C3345" w14:textId="03EB773A">
      <w:r w:rsidRPr="38FF0FA3">
        <w:rPr>
          <w:rFonts w:ascii="Calibri" w:hAnsi="Calibri" w:eastAsia="Calibri" w:cs="Calibri"/>
          <w:color w:val="000000" w:themeColor="text1"/>
          <w:u w:val="single"/>
        </w:rPr>
        <w:t>Outdoor localization</w:t>
      </w:r>
    </w:p>
    <w:tbl>
      <w:tblPr>
        <w:tblStyle w:val="TableGrid"/>
        <w:tblW w:w="9340" w:type="dxa"/>
        <w:tblLook w:val="06A0" w:firstRow="1" w:lastRow="0" w:firstColumn="1" w:lastColumn="0" w:noHBand="1" w:noVBand="1"/>
      </w:tblPr>
      <w:tblGrid>
        <w:gridCol w:w="817"/>
        <w:gridCol w:w="216"/>
        <w:gridCol w:w="960"/>
        <w:gridCol w:w="384"/>
        <w:gridCol w:w="1990"/>
        <w:gridCol w:w="651"/>
        <w:gridCol w:w="4322"/>
      </w:tblGrid>
      <w:tr w:rsidR="38FF0FA3" w:rsidTr="7D044197" w14:paraId="14C57967" w14:textId="77777777">
        <w:trPr>
          <w:trHeight w:val="420"/>
        </w:trPr>
        <w:tc>
          <w:tcPr>
            <w:tcW w:w="9340" w:type="dxa"/>
            <w:gridSpan w:val="7"/>
            <w:tcBorders>
              <w:top w:val="single" w:color="000000" w:themeColor="text1" w:sz="8" w:space="0"/>
              <w:left w:val="single" w:color="000000" w:themeColor="text1" w:sz="8" w:space="0"/>
              <w:bottom w:val="single" w:color="000000" w:themeColor="text1" w:sz="8" w:space="0"/>
              <w:right w:val="single" w:color="000000" w:themeColor="text1" w:sz="8" w:space="0"/>
            </w:tcBorders>
            <w:tcMar/>
            <w:tcPrChange w:author="來賓使用者" w:date="2022-05-24T03:31:57.35Z">
              <w:tcPr>
                <w:tcW w:w="9340" w:type="dxa"/>
                <w:gridSpan w:val="7"/>
                <w:tcBorders>
                  <w:top w:val="single" w:color="000000" w:themeColor="text1" w:sz="8"/>
                  <w:left w:val="single" w:color="000000" w:themeColor="text1" w:sz="8"/>
                  <w:bottom w:val="single" w:color="000000" w:themeColor="text1" w:sz="8"/>
                  <w:right w:val="single" w:color="000000" w:themeColor="text1" w:sz="8"/>
                </w:tcBorders>
                <w:tcMar/>
              </w:tcPr>
            </w:tcPrChange>
          </w:tcPr>
          <w:p w:rsidR="38FF0FA3" w:rsidP="38FF0FA3" w:rsidRDefault="5193B620" w14:paraId="675EC47B" w14:textId="63E5C57D">
            <w:pPr>
              <w:rPr>
                <w:rFonts w:ascii="Calibri" w:hAnsi="Calibri" w:eastAsia="Calibri" w:cs="Calibri"/>
                <w:color w:val="000000" w:themeColor="text1"/>
              </w:rPr>
            </w:pPr>
            <w:r w:rsidRPr="5193B620">
              <w:rPr>
                <w:rFonts w:eastAsiaTheme="minorEastAsia"/>
                <w:color w:val="000000" w:themeColor="text1"/>
              </w:rPr>
              <w:t xml:space="preserve">Boolean </w:t>
            </w:r>
            <w:proofErr w:type="spellStart"/>
            <w:r w:rsidRPr="5193B620">
              <w:rPr>
                <w:rFonts w:eastAsiaTheme="minorEastAsia"/>
                <w:color w:val="000000" w:themeColor="text1"/>
              </w:rPr>
              <w:t>discoverOutdoorSite</w:t>
            </w:r>
            <w:proofErr w:type="spellEnd"/>
            <w:r w:rsidRPr="5193B620">
              <w:rPr>
                <w:rFonts w:eastAsiaTheme="minorEastAsia"/>
                <w:color w:val="000000" w:themeColor="text1"/>
              </w:rPr>
              <w:t>(</w:t>
            </w:r>
            <w:r w:rsidRPr="5193B620">
              <w:rPr>
                <w:rFonts w:ascii="Calibri" w:hAnsi="Calibri" w:eastAsia="Calibri" w:cs="Calibri"/>
                <w:color w:val="000000" w:themeColor="text1"/>
              </w:rPr>
              <w:t xml:space="preserve">double </w:t>
            </w:r>
            <w:r w:rsidRPr="5193B620">
              <w:rPr>
                <w:rFonts w:ascii="Calibri" w:hAnsi="Calibri" w:eastAsia="Calibri" w:cs="Calibri"/>
                <w:i/>
                <w:iCs/>
                <w:color w:val="000000" w:themeColor="text1"/>
              </w:rPr>
              <w:t>latitude</w:t>
            </w:r>
            <w:r w:rsidRPr="5193B620">
              <w:rPr>
                <w:rFonts w:ascii="Calibri" w:hAnsi="Calibri" w:eastAsia="Calibri" w:cs="Calibri"/>
                <w:color w:val="000000" w:themeColor="text1"/>
              </w:rPr>
              <w:t xml:space="preserve">, double </w:t>
            </w:r>
            <w:r w:rsidRPr="5193B620">
              <w:rPr>
                <w:rFonts w:ascii="Calibri" w:hAnsi="Calibri" w:eastAsia="Calibri" w:cs="Calibri"/>
                <w:i/>
                <w:iCs/>
                <w:color w:val="000000" w:themeColor="text1"/>
              </w:rPr>
              <w:t>longitude</w:t>
            </w:r>
            <w:r w:rsidRPr="5193B620">
              <w:rPr>
                <w:rFonts w:ascii="Calibri" w:hAnsi="Calibri" w:eastAsia="Calibri" w:cs="Calibri"/>
                <w:color w:val="000000" w:themeColor="text1"/>
              </w:rPr>
              <w:t xml:space="preserve">, double </w:t>
            </w:r>
            <w:r w:rsidRPr="5193B620">
              <w:rPr>
                <w:rFonts w:ascii="Calibri" w:hAnsi="Calibri" w:eastAsia="Calibri" w:cs="Calibri"/>
                <w:i/>
                <w:iCs/>
                <w:color w:val="000000" w:themeColor="text1"/>
              </w:rPr>
              <w:t>accuracy)</w:t>
            </w:r>
          </w:p>
          <w:p w:rsidR="38FF0FA3" w:rsidRDefault="38FF0FA3" w14:paraId="5EEF92AE" w14:textId="6D73CD15"/>
          <w:p w:rsidR="38FF0FA3" w:rsidP="38FF0FA3" w:rsidRDefault="38FF0FA3" w14:paraId="358AA085" w14:textId="538F250C">
            <w:pPr>
              <w:rPr>
                <w:rFonts w:ascii="Calibri" w:hAnsi="Calibri" w:eastAsia="Calibri" w:cs="Calibri"/>
                <w:color w:val="000000" w:themeColor="text1"/>
              </w:rPr>
            </w:pPr>
            <w:r w:rsidRPr="38FF0FA3">
              <w:rPr>
                <w:rFonts w:ascii="Calibri" w:hAnsi="Calibri" w:eastAsia="Calibri" w:cs="Calibri"/>
                <w:color w:val="000000" w:themeColor="text1"/>
              </w:rPr>
              <w:t xml:space="preserve">This function is used for finding which outdoor site the device is </w:t>
            </w:r>
            <w:r>
              <w:t>located</w:t>
            </w:r>
            <w:r w:rsidRPr="38FF0FA3">
              <w:rPr>
                <w:rFonts w:ascii="Calibri" w:hAnsi="Calibri" w:eastAsia="Calibri" w:cs="Calibri"/>
                <w:color w:val="000000" w:themeColor="text1"/>
              </w:rPr>
              <w:t xml:space="preserve"> inside. This attempt will adopt the outdoor site with highest coverage in the GPS location as the result.</w:t>
            </w:r>
          </w:p>
        </w:tc>
      </w:tr>
      <w:tr w:rsidR="38FF0FA3" w:rsidTr="7D044197" w14:paraId="16C0D03E" w14:textId="77777777">
        <w:trPr>
          <w:trHeight w:val="420"/>
        </w:trPr>
        <w:tc>
          <w:tcPr>
            <w:tcW w:w="9340" w:type="dxa"/>
            <w:gridSpan w:val="7"/>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9DAF8"/>
            <w:tcMar/>
            <w:tcPrChange w:author="來賓使用者" w:date="2022-05-24T03:31:57.35Z">
              <w:tcPr>
                <w:tcW w:w="9340" w:type="dxa"/>
                <w:gridSpan w:val="7"/>
                <w:tcBorders>
                  <w:top w:val="single" w:color="000000" w:themeColor="text1" w:sz="8"/>
                  <w:left w:val="single" w:color="000000" w:themeColor="text1" w:sz="8"/>
                  <w:bottom w:val="single" w:color="000000" w:themeColor="text1" w:sz="8"/>
                  <w:right w:val="single" w:color="000000" w:themeColor="text1" w:sz="8"/>
                </w:tcBorders>
                <w:shd w:val="clear" w:color="auto" w:fill="C9DAF8"/>
                <w:tcMar/>
              </w:tcPr>
            </w:tcPrChange>
          </w:tcPr>
          <w:p w:rsidR="38FF0FA3" w:rsidRDefault="38FF0FA3" w14:paraId="4082A6E5" w14:textId="3CF7CD99">
            <w:r w:rsidRPr="38FF0FA3">
              <w:rPr>
                <w:rFonts w:ascii="Calibri" w:hAnsi="Calibri" w:eastAsia="Calibri" w:cs="Calibri"/>
                <w:color w:val="000000" w:themeColor="text1"/>
              </w:rPr>
              <w:t>Input Parameter</w:t>
            </w:r>
          </w:p>
        </w:tc>
      </w:tr>
      <w:tr w:rsidR="38FF0FA3" w:rsidTr="7D044197" w14:paraId="1FD97115" w14:textId="77777777">
        <w:tc>
          <w:tcPr>
            <w:tcW w:w="1033"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Change w:author="來賓使用者" w:date="2022-05-24T03:31:57.35Z">
              <w:tcPr>
                <w:tcW w:w="1033" w:type="dxa"/>
                <w:gridSpan w:val="2"/>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cPr>
            </w:tcPrChange>
          </w:tcPr>
          <w:p w:rsidR="38FF0FA3" w:rsidRDefault="38FF0FA3" w14:paraId="20D89DBD" w14:textId="5412FA59">
            <w:r w:rsidRPr="38FF0FA3">
              <w:rPr>
                <w:rFonts w:ascii="Calibri" w:hAnsi="Calibri" w:eastAsia="Calibri" w:cs="Calibri"/>
                <w:color w:val="000000" w:themeColor="text1"/>
              </w:rPr>
              <w:lastRenderedPageBreak/>
              <w:t>Parameter name</w:t>
            </w:r>
          </w:p>
        </w:tc>
        <w:tc>
          <w:tcPr>
            <w:tcW w:w="1344"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Change w:author="來賓使用者" w:date="2022-05-24T03:31:57.35Z">
              <w:tcPr>
                <w:tcW w:w="1344" w:type="dxa"/>
                <w:gridSpan w:val="2"/>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cPr>
            </w:tcPrChange>
          </w:tcPr>
          <w:p w:rsidR="38FF0FA3" w:rsidRDefault="38FF0FA3" w14:paraId="3EE7F06C" w14:textId="791D5164">
            <w:r w:rsidRPr="38FF0FA3">
              <w:rPr>
                <w:rFonts w:ascii="Calibri" w:hAnsi="Calibri" w:eastAsia="Calibri" w:cs="Calibri"/>
                <w:color w:val="000000" w:themeColor="text1"/>
              </w:rPr>
              <w:t>Data type</w:t>
            </w:r>
          </w:p>
        </w:tc>
        <w:tc>
          <w:tcPr>
            <w:tcW w:w="2641"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Change w:author="來賓使用者" w:date="2022-05-24T03:31:57.35Z">
              <w:tcPr>
                <w:tcW w:w="2641" w:type="dxa"/>
                <w:gridSpan w:val="2"/>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cPr>
            </w:tcPrChange>
          </w:tcPr>
          <w:p w:rsidR="38FF0FA3" w:rsidRDefault="38FF0FA3" w14:paraId="450B7193" w14:textId="7C6BE3F3">
            <w:r w:rsidRPr="38FF0FA3">
              <w:rPr>
                <w:rFonts w:ascii="Calibri" w:hAnsi="Calibri" w:eastAsia="Calibri" w:cs="Calibri"/>
                <w:color w:val="000000" w:themeColor="text1"/>
              </w:rPr>
              <w:t>Mandatory</w:t>
            </w:r>
          </w:p>
        </w:tc>
        <w:tc>
          <w:tcPr>
            <w:tcW w:w="4322"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Change w:author="來賓使用者" w:date="2022-05-24T03:31:57.35Z">
              <w:tcPr>
                <w:tcW w:w="4322"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cPr>
            </w:tcPrChange>
          </w:tcPr>
          <w:p w:rsidR="38FF0FA3" w:rsidRDefault="38FF0FA3" w14:paraId="62345C77" w14:textId="0FFC572F">
            <w:r w:rsidRPr="38FF0FA3">
              <w:rPr>
                <w:rFonts w:ascii="Calibri" w:hAnsi="Calibri" w:eastAsia="Calibri" w:cs="Calibri"/>
                <w:color w:val="000000" w:themeColor="text1"/>
              </w:rPr>
              <w:t>Description</w:t>
            </w:r>
          </w:p>
        </w:tc>
      </w:tr>
      <w:tr w:rsidR="38FF0FA3" w:rsidTr="7D044197" w14:paraId="09B3C652" w14:textId="77777777">
        <w:tc>
          <w:tcPr>
            <w:tcW w:w="1033"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Change w:author="來賓使用者" w:date="2022-05-24T03:31:57.35Z">
              <w:tcPr>
                <w:tcW w:w="1033" w:type="dxa"/>
                <w:gridSpan w:val="2"/>
                <w:tcBorders>
                  <w:top w:val="single" w:color="000000" w:themeColor="text1" w:sz="8"/>
                  <w:left w:val="single" w:color="000000" w:themeColor="text1" w:sz="8"/>
                  <w:bottom w:val="single" w:color="000000" w:themeColor="text1" w:sz="8"/>
                  <w:right w:val="single" w:color="000000" w:themeColor="text1" w:sz="8"/>
                </w:tcBorders>
                <w:tcMar/>
              </w:tcPr>
            </w:tcPrChange>
          </w:tcPr>
          <w:p w:rsidR="38FF0FA3" w:rsidP="38FF0FA3" w:rsidRDefault="38FF0FA3" w14:paraId="6F8C30FC" w14:textId="5990B17C">
            <w:pPr>
              <w:rPr>
                <w:rFonts w:ascii="Calibri" w:hAnsi="Calibri" w:eastAsia="Calibri" w:cs="Calibri"/>
                <w:i/>
                <w:iCs/>
                <w:color w:val="000000" w:themeColor="text1"/>
              </w:rPr>
            </w:pPr>
            <w:r w:rsidRPr="38FF0FA3">
              <w:rPr>
                <w:rFonts w:ascii="Calibri" w:hAnsi="Calibri" w:eastAsia="Calibri" w:cs="Calibri"/>
                <w:i/>
                <w:iCs/>
                <w:color w:val="000000" w:themeColor="text1"/>
              </w:rPr>
              <w:t>latitude</w:t>
            </w:r>
          </w:p>
        </w:tc>
        <w:tc>
          <w:tcPr>
            <w:tcW w:w="1344"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Change w:author="來賓使用者" w:date="2022-05-24T03:31:57.35Z">
              <w:tcPr>
                <w:tcW w:w="1344" w:type="dxa"/>
                <w:gridSpan w:val="2"/>
                <w:tcBorders>
                  <w:top w:val="single" w:color="000000" w:themeColor="text1" w:sz="8"/>
                  <w:left w:val="single" w:color="000000" w:themeColor="text1" w:sz="8"/>
                  <w:bottom w:val="single" w:color="000000" w:themeColor="text1" w:sz="8"/>
                  <w:right w:val="single" w:color="000000" w:themeColor="text1" w:sz="8"/>
                </w:tcBorders>
                <w:tcMar/>
              </w:tcPr>
            </w:tcPrChange>
          </w:tcPr>
          <w:p w:rsidR="38FF0FA3" w:rsidRDefault="38FF0FA3" w14:paraId="1724CD8D" w14:textId="530FD79B">
            <w:r w:rsidRPr="38FF0FA3">
              <w:rPr>
                <w:rFonts w:ascii="Calibri" w:hAnsi="Calibri" w:eastAsia="Calibri" w:cs="Calibri"/>
                <w:color w:val="000000" w:themeColor="text1"/>
              </w:rPr>
              <w:t>double</w:t>
            </w:r>
          </w:p>
        </w:tc>
        <w:tc>
          <w:tcPr>
            <w:tcW w:w="2641"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Change w:author="來賓使用者" w:date="2022-05-24T03:31:57.35Z">
              <w:tcPr>
                <w:tcW w:w="2641" w:type="dxa"/>
                <w:gridSpan w:val="2"/>
                <w:tcBorders>
                  <w:top w:val="single" w:color="000000" w:themeColor="text1" w:sz="8"/>
                  <w:left w:val="single" w:color="000000" w:themeColor="text1" w:sz="8"/>
                  <w:bottom w:val="single" w:color="000000" w:themeColor="text1" w:sz="8"/>
                  <w:right w:val="single" w:color="000000" w:themeColor="text1" w:sz="8"/>
                </w:tcBorders>
                <w:tcMar/>
              </w:tcPr>
            </w:tcPrChange>
          </w:tcPr>
          <w:p w:rsidR="38FF0FA3" w:rsidRDefault="38FF0FA3" w14:paraId="576CB326" w14:textId="174FF384">
            <w:r w:rsidRPr="38FF0FA3">
              <w:rPr>
                <w:rFonts w:ascii="Calibri" w:hAnsi="Calibri" w:eastAsia="Calibri" w:cs="Calibri"/>
                <w:color w:val="000000" w:themeColor="text1"/>
              </w:rPr>
              <w:t>Yes</w:t>
            </w:r>
          </w:p>
        </w:tc>
        <w:tc>
          <w:tcPr>
            <w:tcW w:w="432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Change w:author="來賓使用者" w:date="2022-05-24T03:31:57.35Z">
              <w:tcPr>
                <w:tcW w:w="4322" w:type="dxa"/>
                <w:tcBorders>
                  <w:top w:val="single" w:color="000000" w:themeColor="text1" w:sz="8"/>
                  <w:left w:val="single" w:color="000000" w:themeColor="text1" w:sz="8"/>
                  <w:bottom w:val="single" w:color="000000" w:themeColor="text1" w:sz="8"/>
                  <w:right w:val="single" w:color="000000" w:themeColor="text1" w:sz="8"/>
                </w:tcBorders>
                <w:tcMar/>
              </w:tcPr>
            </w:tcPrChange>
          </w:tcPr>
          <w:p w:rsidR="38FF0FA3" w:rsidRDefault="38FF0FA3" w14:paraId="2D0620C5" w14:textId="561A699B">
            <w:r w:rsidRPr="38FF0FA3">
              <w:rPr>
                <w:rFonts w:ascii="Calibri" w:hAnsi="Calibri" w:eastAsia="Calibri" w:cs="Calibri"/>
                <w:color w:val="000000" w:themeColor="text1"/>
              </w:rPr>
              <w:t>Latitude of GPS result</w:t>
            </w:r>
          </w:p>
        </w:tc>
      </w:tr>
      <w:tr w:rsidR="38FF0FA3" w:rsidTr="7D044197" w14:paraId="1357C4C6" w14:textId="77777777">
        <w:tc>
          <w:tcPr>
            <w:tcW w:w="1033"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Change w:author="來賓使用者" w:date="2022-05-24T03:31:57.35Z">
              <w:tcPr>
                <w:tcW w:w="1033" w:type="dxa"/>
                <w:gridSpan w:val="2"/>
                <w:tcBorders>
                  <w:top w:val="single" w:color="000000" w:themeColor="text1" w:sz="8"/>
                  <w:left w:val="single" w:color="000000" w:themeColor="text1" w:sz="8"/>
                  <w:bottom w:val="single" w:color="000000" w:themeColor="text1" w:sz="8"/>
                  <w:right w:val="single" w:color="000000" w:themeColor="text1" w:sz="8"/>
                </w:tcBorders>
                <w:tcMar/>
              </w:tcPr>
            </w:tcPrChange>
          </w:tcPr>
          <w:p w:rsidR="38FF0FA3" w:rsidP="38FF0FA3" w:rsidRDefault="38FF0FA3" w14:paraId="75BF42D6" w14:textId="4668C4B3">
            <w:pPr>
              <w:rPr>
                <w:rFonts w:ascii="Calibri" w:hAnsi="Calibri" w:eastAsia="Calibri" w:cs="Calibri"/>
                <w:i/>
                <w:iCs/>
                <w:color w:val="000000" w:themeColor="text1"/>
              </w:rPr>
            </w:pPr>
            <w:r w:rsidRPr="38FF0FA3">
              <w:rPr>
                <w:rFonts w:ascii="Calibri" w:hAnsi="Calibri" w:eastAsia="Calibri" w:cs="Calibri"/>
                <w:i/>
                <w:iCs/>
                <w:color w:val="000000" w:themeColor="text1"/>
              </w:rPr>
              <w:t>longitude</w:t>
            </w:r>
          </w:p>
        </w:tc>
        <w:tc>
          <w:tcPr>
            <w:tcW w:w="1344"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Change w:author="來賓使用者" w:date="2022-05-24T03:31:57.35Z">
              <w:tcPr>
                <w:tcW w:w="1344" w:type="dxa"/>
                <w:gridSpan w:val="2"/>
                <w:tcBorders>
                  <w:top w:val="single" w:color="000000" w:themeColor="text1" w:sz="8"/>
                  <w:left w:val="single" w:color="000000" w:themeColor="text1" w:sz="8"/>
                  <w:bottom w:val="single" w:color="000000" w:themeColor="text1" w:sz="8"/>
                  <w:right w:val="single" w:color="000000" w:themeColor="text1" w:sz="8"/>
                </w:tcBorders>
                <w:tcMar/>
              </w:tcPr>
            </w:tcPrChange>
          </w:tcPr>
          <w:p w:rsidR="38FF0FA3" w:rsidRDefault="38FF0FA3" w14:paraId="01C2DCDC" w14:textId="3C97954D">
            <w:r w:rsidRPr="38FF0FA3">
              <w:rPr>
                <w:rFonts w:ascii="Calibri" w:hAnsi="Calibri" w:eastAsia="Calibri" w:cs="Calibri"/>
                <w:color w:val="000000" w:themeColor="text1"/>
              </w:rPr>
              <w:t>double</w:t>
            </w:r>
          </w:p>
        </w:tc>
        <w:tc>
          <w:tcPr>
            <w:tcW w:w="2641"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Change w:author="來賓使用者" w:date="2022-05-24T03:31:57.35Z">
              <w:tcPr>
                <w:tcW w:w="2641" w:type="dxa"/>
                <w:gridSpan w:val="2"/>
                <w:tcBorders>
                  <w:top w:val="single" w:color="000000" w:themeColor="text1" w:sz="8"/>
                  <w:left w:val="single" w:color="000000" w:themeColor="text1" w:sz="8"/>
                  <w:bottom w:val="single" w:color="000000" w:themeColor="text1" w:sz="8"/>
                  <w:right w:val="single" w:color="000000" w:themeColor="text1" w:sz="8"/>
                </w:tcBorders>
                <w:tcMar/>
              </w:tcPr>
            </w:tcPrChange>
          </w:tcPr>
          <w:p w:rsidR="38FF0FA3" w:rsidRDefault="38FF0FA3" w14:paraId="20324D1F" w14:textId="284FF147">
            <w:r w:rsidRPr="38FF0FA3">
              <w:rPr>
                <w:rFonts w:ascii="Calibri" w:hAnsi="Calibri" w:eastAsia="Calibri" w:cs="Calibri"/>
                <w:color w:val="000000" w:themeColor="text1"/>
              </w:rPr>
              <w:t>Yes</w:t>
            </w:r>
          </w:p>
        </w:tc>
        <w:tc>
          <w:tcPr>
            <w:tcW w:w="432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Change w:author="來賓使用者" w:date="2022-05-24T03:31:57.35Z">
              <w:tcPr>
                <w:tcW w:w="4322" w:type="dxa"/>
                <w:tcBorders>
                  <w:top w:val="single" w:color="000000" w:themeColor="text1" w:sz="8"/>
                  <w:left w:val="single" w:color="000000" w:themeColor="text1" w:sz="8"/>
                  <w:bottom w:val="single" w:color="000000" w:themeColor="text1" w:sz="8"/>
                  <w:right w:val="single" w:color="000000" w:themeColor="text1" w:sz="8"/>
                </w:tcBorders>
                <w:tcMar/>
              </w:tcPr>
            </w:tcPrChange>
          </w:tcPr>
          <w:p w:rsidR="38FF0FA3" w:rsidRDefault="38FF0FA3" w14:paraId="728379C7" w14:textId="73A61DF0">
            <w:r w:rsidRPr="38FF0FA3">
              <w:rPr>
                <w:rFonts w:ascii="Calibri" w:hAnsi="Calibri" w:eastAsia="Calibri" w:cs="Calibri"/>
                <w:color w:val="000000" w:themeColor="text1"/>
              </w:rPr>
              <w:t>Longitude of GPS result</w:t>
            </w:r>
          </w:p>
        </w:tc>
      </w:tr>
      <w:tr w:rsidR="38FF0FA3" w:rsidTr="7D044197" w14:paraId="17A7DD0C" w14:textId="77777777">
        <w:tc>
          <w:tcPr>
            <w:tcW w:w="1033"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Change w:author="來賓使用者" w:date="2022-05-24T03:31:57.35Z">
              <w:tcPr>
                <w:tcW w:w="1033" w:type="dxa"/>
                <w:gridSpan w:val="2"/>
                <w:tcBorders>
                  <w:top w:val="single" w:color="000000" w:themeColor="text1" w:sz="8"/>
                  <w:left w:val="single" w:color="000000" w:themeColor="text1" w:sz="8"/>
                  <w:bottom w:val="single" w:color="000000" w:themeColor="text1" w:sz="8"/>
                  <w:right w:val="single" w:color="000000" w:themeColor="text1" w:sz="8"/>
                </w:tcBorders>
                <w:tcMar/>
              </w:tcPr>
            </w:tcPrChange>
          </w:tcPr>
          <w:p w:rsidR="38FF0FA3" w:rsidP="38FF0FA3" w:rsidRDefault="38FF0FA3" w14:paraId="59EF4359" w14:textId="761C3053">
            <w:pPr>
              <w:rPr>
                <w:rFonts w:ascii="Calibri" w:hAnsi="Calibri" w:eastAsia="Calibri" w:cs="Calibri"/>
                <w:i/>
                <w:iCs/>
                <w:color w:val="000000" w:themeColor="text1"/>
              </w:rPr>
            </w:pPr>
            <w:r w:rsidRPr="38FF0FA3">
              <w:rPr>
                <w:rFonts w:ascii="Calibri" w:hAnsi="Calibri" w:eastAsia="Calibri" w:cs="Calibri"/>
                <w:i/>
                <w:iCs/>
                <w:color w:val="000000" w:themeColor="text1"/>
              </w:rPr>
              <w:t>accuracy</w:t>
            </w:r>
          </w:p>
        </w:tc>
        <w:tc>
          <w:tcPr>
            <w:tcW w:w="1344"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Change w:author="來賓使用者" w:date="2022-05-24T03:31:57.35Z">
              <w:tcPr>
                <w:tcW w:w="1344" w:type="dxa"/>
                <w:gridSpan w:val="2"/>
                <w:tcBorders>
                  <w:top w:val="single" w:color="000000" w:themeColor="text1" w:sz="8"/>
                  <w:left w:val="single" w:color="000000" w:themeColor="text1" w:sz="8"/>
                  <w:bottom w:val="single" w:color="000000" w:themeColor="text1" w:sz="8"/>
                  <w:right w:val="single" w:color="000000" w:themeColor="text1" w:sz="8"/>
                </w:tcBorders>
                <w:tcMar/>
              </w:tcPr>
            </w:tcPrChange>
          </w:tcPr>
          <w:p w:rsidR="38FF0FA3" w:rsidRDefault="38FF0FA3" w14:paraId="00488E3F" w14:textId="10CC1AE5">
            <w:r w:rsidRPr="38FF0FA3">
              <w:rPr>
                <w:rFonts w:ascii="Calibri" w:hAnsi="Calibri" w:eastAsia="Calibri" w:cs="Calibri"/>
                <w:color w:val="000000" w:themeColor="text1"/>
              </w:rPr>
              <w:t>double</w:t>
            </w:r>
          </w:p>
        </w:tc>
        <w:tc>
          <w:tcPr>
            <w:tcW w:w="2641"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Change w:author="來賓使用者" w:date="2022-05-24T03:31:57.35Z">
              <w:tcPr>
                <w:tcW w:w="2641" w:type="dxa"/>
                <w:gridSpan w:val="2"/>
                <w:tcBorders>
                  <w:top w:val="single" w:color="000000" w:themeColor="text1" w:sz="8"/>
                  <w:left w:val="single" w:color="000000" w:themeColor="text1" w:sz="8"/>
                  <w:bottom w:val="single" w:color="000000" w:themeColor="text1" w:sz="8"/>
                  <w:right w:val="single" w:color="000000" w:themeColor="text1" w:sz="8"/>
                </w:tcBorders>
                <w:tcMar/>
              </w:tcPr>
            </w:tcPrChange>
          </w:tcPr>
          <w:p w:rsidR="38FF0FA3" w:rsidRDefault="38FF0FA3" w14:paraId="0569FE6D" w14:textId="3E0FDA74">
            <w:r w:rsidRPr="38FF0FA3">
              <w:rPr>
                <w:rFonts w:ascii="Calibri" w:hAnsi="Calibri" w:eastAsia="Calibri" w:cs="Calibri"/>
                <w:color w:val="000000" w:themeColor="text1"/>
              </w:rPr>
              <w:t>Yes</w:t>
            </w:r>
          </w:p>
        </w:tc>
        <w:tc>
          <w:tcPr>
            <w:tcW w:w="432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Change w:author="來賓使用者" w:date="2022-05-24T03:31:57.35Z">
              <w:tcPr>
                <w:tcW w:w="4322" w:type="dxa"/>
                <w:tcBorders>
                  <w:top w:val="single" w:color="000000" w:themeColor="text1" w:sz="8"/>
                  <w:left w:val="single" w:color="000000" w:themeColor="text1" w:sz="8"/>
                  <w:bottom w:val="single" w:color="000000" w:themeColor="text1" w:sz="8"/>
                  <w:right w:val="single" w:color="000000" w:themeColor="text1" w:sz="8"/>
                </w:tcBorders>
                <w:tcMar/>
              </w:tcPr>
            </w:tcPrChange>
          </w:tcPr>
          <w:p w:rsidR="38FF0FA3" w:rsidRDefault="38FF0FA3" w14:paraId="24A90883" w14:textId="0AF782FD">
            <w:r w:rsidRPr="38FF0FA3">
              <w:rPr>
                <w:rFonts w:ascii="Calibri" w:hAnsi="Calibri" w:eastAsia="Calibri" w:cs="Calibri"/>
                <w:color w:val="000000" w:themeColor="text1"/>
              </w:rPr>
              <w:t>Accuracy of GPS result</w:t>
            </w:r>
          </w:p>
        </w:tc>
      </w:tr>
      <w:tr w:rsidR="38FF0FA3" w:rsidTr="7D044197" w14:paraId="5B2AD2CB" w14:textId="77777777">
        <w:trPr>
          <w:trHeight w:val="420"/>
        </w:trPr>
        <w:tc>
          <w:tcPr>
            <w:tcW w:w="9340" w:type="dxa"/>
            <w:gridSpan w:val="7"/>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9DAF8"/>
            <w:tcMar/>
            <w:tcPrChange w:author="來賓使用者" w:date="2022-05-24T03:31:57.35Z">
              <w:tcPr>
                <w:tcW w:w="9340" w:type="dxa"/>
                <w:gridSpan w:val="7"/>
                <w:tcBorders>
                  <w:top w:val="single" w:color="000000" w:themeColor="text1" w:sz="8"/>
                  <w:left w:val="single" w:color="000000" w:themeColor="text1" w:sz="8"/>
                  <w:bottom w:val="single" w:color="000000" w:themeColor="text1" w:sz="8"/>
                  <w:right w:val="single" w:color="000000" w:themeColor="text1" w:sz="8"/>
                </w:tcBorders>
                <w:shd w:val="clear" w:color="auto" w:fill="C9DAF8"/>
                <w:tcMar/>
              </w:tcPr>
            </w:tcPrChange>
          </w:tcPr>
          <w:p w:rsidR="38FF0FA3" w:rsidRDefault="38FF0FA3" w14:paraId="39F1B6DF" w14:textId="208A4416">
            <w:r w:rsidRPr="38FF0FA3">
              <w:rPr>
                <w:rFonts w:ascii="Calibri" w:hAnsi="Calibri" w:eastAsia="Calibri" w:cs="Calibri"/>
                <w:color w:val="000000" w:themeColor="text1"/>
              </w:rPr>
              <w:t>Return value</w:t>
            </w:r>
          </w:p>
        </w:tc>
      </w:tr>
      <w:tr w:rsidR="38FF0FA3" w:rsidTr="7D044197" w14:paraId="0549925F" w14:textId="77777777">
        <w:trPr>
          <w:trHeight w:val="420"/>
        </w:trPr>
        <w:tc>
          <w:tcPr>
            <w:tcW w:w="1033"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Change w:author="來賓使用者" w:date="2022-05-24T03:31:57.35Z">
              <w:tcPr>
                <w:tcW w:w="1033" w:type="dxa"/>
                <w:gridSpan w:val="2"/>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cPr>
            </w:tcPrChange>
          </w:tcPr>
          <w:p w:rsidR="38FF0FA3" w:rsidRDefault="38FF0FA3" w14:paraId="6A3EB27C" w14:textId="08F3BBEE">
            <w:r w:rsidRPr="38FF0FA3">
              <w:rPr>
                <w:rFonts w:ascii="Calibri" w:hAnsi="Calibri" w:eastAsia="Calibri" w:cs="Calibri"/>
                <w:color w:val="000000" w:themeColor="text1"/>
              </w:rPr>
              <w:t>Data type</w:t>
            </w:r>
          </w:p>
        </w:tc>
        <w:tc>
          <w:tcPr>
            <w:tcW w:w="1344"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Change w:author="來賓使用者" w:date="2022-05-24T03:31:57.351Z">
              <w:tcPr>
                <w:tcW w:w="1344" w:type="dxa"/>
                <w:gridSpan w:val="2"/>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cPr>
            </w:tcPrChange>
          </w:tcPr>
          <w:p w:rsidR="38FF0FA3" w:rsidRDefault="38FF0FA3" w14:paraId="1F32B67E" w14:textId="3F4BF108">
            <w:r w:rsidRPr="38FF0FA3">
              <w:rPr>
                <w:rFonts w:ascii="Calibri" w:hAnsi="Calibri" w:eastAsia="Calibri" w:cs="Calibri"/>
                <w:color w:val="000000" w:themeColor="text1"/>
              </w:rPr>
              <w:t>Mandatory</w:t>
            </w:r>
          </w:p>
        </w:tc>
        <w:tc>
          <w:tcPr>
            <w:tcW w:w="6963"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Change w:author="來賓使用者" w:date="2022-05-24T03:31:57.351Z">
              <w:tcPr>
                <w:tcW w:w="6963" w:type="dxa"/>
                <w:gridSpan w:val="3"/>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cPr>
            </w:tcPrChange>
          </w:tcPr>
          <w:p w:rsidR="38FF0FA3" w:rsidRDefault="38FF0FA3" w14:paraId="5AF90442" w14:textId="25E32408">
            <w:r w:rsidRPr="38FF0FA3">
              <w:rPr>
                <w:rFonts w:ascii="Calibri" w:hAnsi="Calibri" w:eastAsia="Calibri" w:cs="Calibri"/>
                <w:color w:val="000000" w:themeColor="text1"/>
              </w:rPr>
              <w:t>Description</w:t>
            </w:r>
          </w:p>
        </w:tc>
      </w:tr>
      <w:tr w:rsidR="38FF0FA3" w:rsidTr="7D044197" w14:paraId="560D78B2" w14:textId="77777777">
        <w:trPr>
          <w:trHeight w:val="420"/>
        </w:trPr>
        <w:tc>
          <w:tcPr>
            <w:tcW w:w="1033"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Change w:author="來賓使用者" w:date="2022-05-24T03:31:57.351Z">
              <w:tcPr>
                <w:tcW w:w="1033" w:type="dxa"/>
                <w:gridSpan w:val="2"/>
                <w:tcBorders>
                  <w:top w:val="single" w:color="000000" w:themeColor="text1" w:sz="8"/>
                  <w:left w:val="single" w:color="000000" w:themeColor="text1" w:sz="8"/>
                  <w:bottom w:val="single" w:color="000000" w:themeColor="text1" w:sz="8"/>
                  <w:right w:val="single" w:color="000000" w:themeColor="text1" w:sz="8"/>
                </w:tcBorders>
                <w:tcMar/>
              </w:tcPr>
            </w:tcPrChange>
          </w:tcPr>
          <w:p w:rsidR="38FF0FA3" w:rsidP="5193B620" w:rsidRDefault="5193B620" w14:paraId="0C728956" w14:textId="217693AD">
            <w:pPr>
              <w:spacing w:line="259" w:lineRule="auto"/>
              <w:rPr>
                <w:rFonts w:ascii="Calibri" w:hAnsi="Calibri" w:eastAsia="Calibri" w:cs="Calibri"/>
                <w:color w:val="000000" w:themeColor="text1"/>
              </w:rPr>
            </w:pPr>
            <w:r w:rsidRPr="5193B620">
              <w:rPr>
                <w:rFonts w:ascii="Calibri" w:hAnsi="Calibri" w:eastAsia="Calibri" w:cs="Calibri"/>
                <w:color w:val="000000" w:themeColor="text1"/>
              </w:rPr>
              <w:t>Boolean</w:t>
            </w:r>
          </w:p>
        </w:tc>
        <w:tc>
          <w:tcPr>
            <w:tcW w:w="1344"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Change w:author="來賓使用者" w:date="2022-05-24T03:31:57.351Z">
              <w:tcPr>
                <w:tcW w:w="1344" w:type="dxa"/>
                <w:gridSpan w:val="2"/>
                <w:tcBorders>
                  <w:top w:val="single" w:color="000000" w:themeColor="text1" w:sz="8"/>
                  <w:left w:val="single" w:color="000000" w:themeColor="text1" w:sz="8"/>
                  <w:bottom w:val="single" w:color="000000" w:themeColor="text1" w:sz="8"/>
                  <w:right w:val="single" w:color="000000" w:themeColor="text1" w:sz="8"/>
                </w:tcBorders>
                <w:tcMar/>
              </w:tcPr>
            </w:tcPrChange>
          </w:tcPr>
          <w:p w:rsidR="38FF0FA3" w:rsidRDefault="38FF0FA3" w14:paraId="1A829F5F" w14:textId="0CCC6C95">
            <w:r w:rsidRPr="38FF0FA3">
              <w:rPr>
                <w:rFonts w:ascii="Calibri" w:hAnsi="Calibri" w:eastAsia="Calibri" w:cs="Calibri"/>
                <w:color w:val="000000" w:themeColor="text1"/>
              </w:rPr>
              <w:t>Yes</w:t>
            </w:r>
          </w:p>
        </w:tc>
        <w:tc>
          <w:tcPr>
            <w:tcW w:w="6963"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cPrChange w:author="來賓使用者" w:date="2022-05-24T03:31:57.351Z">
              <w:tcPr>
                <w:tcW w:w="6963" w:type="dxa"/>
                <w:gridSpan w:val="3"/>
                <w:tcBorders>
                  <w:top w:val="single" w:color="000000" w:themeColor="text1" w:sz="8"/>
                  <w:left w:val="single" w:color="000000" w:themeColor="text1" w:sz="8"/>
                  <w:bottom w:val="single" w:color="000000" w:themeColor="text1" w:sz="8"/>
                  <w:right w:val="single" w:color="000000" w:themeColor="text1" w:sz="8"/>
                </w:tcBorders>
                <w:tcMar/>
              </w:tcPr>
            </w:tcPrChange>
          </w:tcPr>
          <w:p w:rsidR="38FF0FA3" w:rsidP="5193B620" w:rsidRDefault="5193B620" w14:paraId="40F1866F" w14:textId="0521DAA5">
            <w:pPr>
              <w:spacing w:line="259" w:lineRule="auto"/>
              <w:rPr>
                <w:rFonts w:ascii="Calibri" w:hAnsi="Calibri" w:eastAsia="Calibri" w:cs="Calibri"/>
                <w:color w:val="000000" w:themeColor="text1"/>
              </w:rPr>
            </w:pPr>
            <w:r w:rsidRPr="5193B620">
              <w:rPr>
                <w:rFonts w:ascii="Calibri" w:hAnsi="Calibri" w:eastAsia="Calibri" w:cs="Calibri"/>
                <w:color w:val="000000" w:themeColor="text1"/>
              </w:rPr>
              <w:t>Return true if outdoor site found. Otherwise, return  false.</w:t>
            </w:r>
          </w:p>
        </w:tc>
      </w:tr>
      <w:tr w:rsidR="70A11C1A" w:rsidTr="7D044197" w14:paraId="37FE1334" w14:textId="77777777">
        <w:trPr>
          <w:trHeight w:val="420"/>
        </w:trPr>
        <w:tc>
          <w:tcPr>
            <w:tcW w:w="9340" w:type="dxa"/>
            <w:gridSpan w:val="7"/>
            <w:tcBorders>
              <w:top w:val="single" w:color="000000" w:themeColor="text1" w:sz="8" w:space="0"/>
              <w:left w:val="single" w:color="000000" w:themeColor="text1" w:sz="8" w:space="0"/>
              <w:bottom w:val="single" w:color="000000" w:themeColor="text1" w:sz="8" w:space="0"/>
              <w:right w:val="single" w:color="000000" w:themeColor="text1" w:sz="8" w:space="0"/>
            </w:tcBorders>
            <w:tcMar/>
            <w:tcPrChange w:author="來賓使用者" w:date="2022-05-24T03:31:57.351Z">
              <w:tcPr>
                <w:tcW w:w="9340" w:type="dxa"/>
                <w:gridSpan w:val="7"/>
                <w:tcBorders>
                  <w:top w:val="single" w:color="000000" w:themeColor="text1" w:sz="8"/>
                  <w:left w:val="single" w:color="000000" w:themeColor="text1" w:sz="8"/>
                  <w:bottom w:val="single" w:color="000000" w:themeColor="text1" w:sz="8"/>
                  <w:right w:val="single" w:color="000000" w:themeColor="text1" w:sz="8"/>
                </w:tcBorders>
                <w:tcMar/>
              </w:tcPr>
            </w:tcPrChange>
          </w:tcPr>
          <w:p w:rsidR="70A11C1A" w:rsidRDefault="6872EDE5" w14:paraId="3ED4EEAF" w14:textId="642D4B19">
            <w:proofErr w:type="spellStart"/>
            <w:r w:rsidRPr="5BF00052" w:rsidR="5BF00052">
              <w:rPr>
                <w:rFonts w:ascii="Calibri" w:hAnsi="Calibri" w:eastAsia="Calibri" w:cs="Calibri"/>
                <w:color w:val="000000" w:themeColor="text1" w:themeTint="FF" w:themeShade="FF"/>
              </w:rPr>
              <w:t>JSONArray</w:t>
            </w:r>
            <w:proofErr w:type="spellEnd"/>
            <w:r w:rsidRPr="5BF00052" w:rsidR="5BF00052">
              <w:rPr>
                <w:rFonts w:ascii="Calibri" w:hAnsi="Calibri" w:eastAsia="Calibri" w:cs="Calibri"/>
                <w:color w:val="000000" w:themeColor="text1" w:themeTint="FF" w:themeShade="FF"/>
              </w:rPr>
              <w:t xml:space="preserve"> </w:t>
            </w:r>
            <w:proofErr w:type="spellStart"/>
            <w:r w:rsidRPr="5BF00052" w:rsidR="5BF00052">
              <w:rPr>
                <w:rFonts w:ascii="Calibri" w:hAnsi="Calibri" w:eastAsia="Calibri" w:cs="Calibri"/>
                <w:color w:val="000000" w:themeColor="text1" w:themeTint="FF" w:themeShade="FF"/>
              </w:rPr>
              <w:t>getOutdoorSignal</w:t>
            </w:r>
            <w:proofErr w:type="spellEnd"/>
            <w:r w:rsidRPr="5BF00052" w:rsidR="5BF00052">
              <w:rPr>
                <w:rFonts w:ascii="Calibri" w:hAnsi="Calibri" w:eastAsia="Calibri" w:cs="Calibri"/>
                <w:color w:val="000000" w:themeColor="text1" w:themeTint="FF" w:themeShade="FF"/>
              </w:rPr>
              <w:t xml:space="preserve">(double </w:t>
            </w:r>
            <w:r w:rsidRPr="5BF00052" w:rsidR="5BF00052">
              <w:rPr>
                <w:rFonts w:ascii="Calibri" w:hAnsi="Calibri" w:eastAsia="Calibri" w:cs="Calibri"/>
                <w:i w:val="1"/>
                <w:iCs w:val="1"/>
                <w:color w:val="000000" w:themeColor="text1" w:themeTint="FF" w:themeShade="FF"/>
              </w:rPr>
              <w:t>latitude</w:t>
            </w:r>
            <w:r w:rsidRPr="5BF00052" w:rsidR="5BF00052">
              <w:rPr>
                <w:rFonts w:ascii="Calibri" w:hAnsi="Calibri" w:eastAsia="Calibri" w:cs="Calibri"/>
                <w:color w:val="000000" w:themeColor="text1" w:themeTint="FF" w:themeShade="FF"/>
              </w:rPr>
              <w:t xml:space="preserve">, double </w:t>
            </w:r>
            <w:r w:rsidRPr="5BF00052" w:rsidR="5BF00052">
              <w:rPr>
                <w:rFonts w:ascii="Calibri" w:hAnsi="Calibri" w:eastAsia="Calibri" w:cs="Calibri"/>
                <w:i w:val="1"/>
                <w:iCs w:val="1"/>
                <w:color w:val="000000" w:themeColor="text1" w:themeTint="FF" w:themeShade="FF"/>
              </w:rPr>
              <w:t>longitude</w:t>
            </w:r>
            <w:r w:rsidRPr="5BF00052" w:rsidR="5BF00052">
              <w:rPr>
                <w:rFonts w:ascii="Calibri" w:hAnsi="Calibri" w:eastAsia="Calibri" w:cs="Calibri"/>
                <w:color w:val="000000" w:themeColor="text1" w:themeTint="FF" w:themeShade="FF"/>
              </w:rPr>
              <w:t xml:space="preserve">, double </w:t>
            </w:r>
            <w:r w:rsidRPr="5BF00052" w:rsidR="5BF00052">
              <w:rPr>
                <w:rFonts w:ascii="Calibri" w:hAnsi="Calibri" w:eastAsia="Calibri" w:cs="Calibri"/>
                <w:i w:val="1"/>
                <w:iCs w:val="1"/>
                <w:color w:val="000000" w:themeColor="text1" w:themeTint="FF" w:themeShade="FF"/>
              </w:rPr>
              <w:t>radius</w:t>
            </w:r>
            <w:r w:rsidRPr="5BF00052" w:rsidR="5BF00052">
              <w:rPr>
                <w:rFonts w:ascii="Calibri" w:hAnsi="Calibri" w:eastAsia="Calibri" w:cs="Calibri"/>
                <w:color w:val="000000" w:themeColor="text1" w:themeTint="FF" w:themeShade="FF"/>
              </w:rPr>
              <w:t xml:space="preserve">,  @Nullable String </w:t>
            </w:r>
            <w:r w:rsidRPr="5BF00052" w:rsidR="5BF00052">
              <w:rPr>
                <w:rFonts w:ascii="Calibri" w:hAnsi="Calibri" w:eastAsia="Calibri" w:cs="Calibri"/>
                <w:i w:val="1"/>
                <w:iCs w:val="1"/>
                <w:color w:val="000000" w:themeColor="text1" w:themeTint="FF" w:themeShade="FF"/>
              </w:rPr>
              <w:t>s</w:t>
            </w:r>
            <w:ins w:author="TSUI Wai Lun" w:date="2022-05-26T07:16:46.907Z" w:id="1694884256">
              <w:r w:rsidRPr="5BF00052" w:rsidR="5BF00052">
                <w:rPr>
                  <w:rFonts w:ascii="Calibri" w:hAnsi="Calibri" w:eastAsia="Calibri" w:cs="Calibri"/>
                  <w:i w:val="1"/>
                  <w:iCs w:val="1"/>
                  <w:color w:val="000000" w:themeColor="text1" w:themeTint="FF" w:themeShade="FF"/>
                </w:rPr>
                <w:t>iteS</w:t>
              </w:r>
            </w:ins>
            <w:r w:rsidRPr="5BF00052" w:rsidR="5BF00052">
              <w:rPr>
                <w:rFonts w:ascii="Calibri" w:hAnsi="Calibri" w:eastAsia="Calibri" w:cs="Calibri"/>
                <w:i w:val="1"/>
                <w:iCs w:val="1"/>
                <w:color w:val="000000" w:themeColor="text1" w:themeTint="FF" w:themeShade="FF"/>
              </w:rPr>
              <w:t>ignalMode</w:t>
            </w:r>
            <w:r w:rsidRPr="5BF00052" w:rsidR="5BF00052">
              <w:rPr>
                <w:rFonts w:ascii="Calibri" w:hAnsi="Calibri" w:eastAsia="Calibri" w:cs="Calibri"/>
                <w:color w:val="000000" w:themeColor="text1" w:themeTint="FF" w:themeShade="FF"/>
              </w:rPr>
              <w:t>)</w:t>
            </w:r>
          </w:p>
          <w:p w:rsidR="70A11C1A" w:rsidRDefault="70A11C1A" w14:paraId="009A6C26" w14:textId="54213DD4"/>
          <w:p w:rsidR="70A11C1A" w:rsidP="38FF0FA3" w:rsidRDefault="38FF0FA3" w14:paraId="0471AF59" w14:textId="5CE5B157">
            <w:r w:rsidRPr="5BF00052" w:rsidR="5BF00052">
              <w:rPr>
                <w:rFonts w:ascii="Calibri" w:hAnsi="Calibri" w:eastAsia="Calibri" w:cs="Calibri"/>
                <w:color w:val="000000" w:themeColor="text1" w:themeTint="FF" w:themeShade="FF"/>
              </w:rPr>
              <w:t xml:space="preserve">This function will get the outdoor signal covered by </w:t>
            </w:r>
            <w:r w:rsidRPr="5BF00052" w:rsidR="5BF00052">
              <w:rPr>
                <w:rFonts w:eastAsia="宋体" w:eastAsiaTheme="minorEastAsia"/>
                <w:color w:val="000000" w:themeColor="text1" w:themeTint="FF" w:themeShade="FF"/>
              </w:rPr>
              <w:t>latitude, longitude</w:t>
            </w:r>
            <w:r w:rsidRPr="5BF00052" w:rsidR="5BF00052">
              <w:rPr>
                <w:rFonts w:ascii="Calibri" w:hAnsi="Calibri" w:eastAsia="Calibri" w:cs="Calibri"/>
                <w:color w:val="000000" w:themeColor="text1" w:themeTint="FF" w:themeShade="FF"/>
              </w:rPr>
              <w:t>, radius with the decided s</w:t>
            </w:r>
            <w:ins w:author="TSUI Wai Lun" w:date="2022-05-26T07:16:51.77Z" w:id="1666776465">
              <w:r w:rsidRPr="5BF00052" w:rsidR="5BF00052">
                <w:rPr>
                  <w:rFonts w:ascii="Calibri" w:hAnsi="Calibri" w:eastAsia="Calibri" w:cs="Calibri"/>
                  <w:color w:val="000000" w:themeColor="text1" w:themeTint="FF" w:themeShade="FF"/>
                </w:rPr>
                <w:t>iteS</w:t>
              </w:r>
            </w:ins>
            <w:r w:rsidRPr="5BF00052" w:rsidR="5BF00052">
              <w:rPr>
                <w:rFonts w:ascii="Calibri" w:hAnsi="Calibri" w:eastAsia="Calibri" w:cs="Calibri"/>
                <w:color w:val="000000" w:themeColor="text1" w:themeTint="FF" w:themeShade="FF"/>
              </w:rPr>
              <w:t xml:space="preserve">ignalMode filter. </w:t>
            </w:r>
          </w:p>
        </w:tc>
      </w:tr>
      <w:tr w:rsidR="70A11C1A" w:rsidTr="7D044197" w14:paraId="2DEC3734" w14:textId="77777777">
        <w:trPr>
          <w:trHeight w:val="420"/>
        </w:trPr>
        <w:tc>
          <w:tcPr>
            <w:tcW w:w="9340" w:type="dxa"/>
            <w:gridSpan w:val="7"/>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9DAF8"/>
            <w:tcMar/>
            <w:tcPrChange w:author="來賓使用者" w:date="2022-05-24T03:31:57.351Z">
              <w:tcPr>
                <w:tcW w:w="9340" w:type="dxa"/>
                <w:gridSpan w:val="7"/>
                <w:tcBorders>
                  <w:top w:val="single" w:color="000000" w:themeColor="text1" w:sz="8"/>
                  <w:left w:val="single" w:color="000000" w:themeColor="text1" w:sz="8"/>
                  <w:bottom w:val="single" w:color="000000" w:themeColor="text1" w:sz="8"/>
                  <w:right w:val="single" w:color="000000" w:themeColor="text1" w:sz="8"/>
                </w:tcBorders>
                <w:shd w:val="clear" w:color="auto" w:fill="C9DAF8"/>
                <w:tcMar/>
              </w:tcPr>
            </w:tcPrChange>
          </w:tcPr>
          <w:p w:rsidR="70A11C1A" w:rsidRDefault="70A11C1A" w14:paraId="1F5F5942" w14:textId="25C6DAA7">
            <w:r w:rsidRPr="70A11C1A">
              <w:rPr>
                <w:rFonts w:ascii="Calibri" w:hAnsi="Calibri" w:eastAsia="Calibri" w:cs="Calibri"/>
                <w:color w:val="000000" w:themeColor="text1"/>
              </w:rPr>
              <w:t>Input Parameter</w:t>
            </w:r>
          </w:p>
        </w:tc>
      </w:tr>
      <w:tr w:rsidR="70A11C1A" w:rsidTr="7D044197" w14:paraId="18633F05" w14:textId="77777777">
        <w:tc>
          <w:tcPr>
            <w:tcW w:w="817"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Change w:author="來賓使用者" w:date="2022-05-24T03:31:57.351Z">
              <w:tcPr>
                <w:tcW w:w="817"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cPr>
            </w:tcPrChange>
          </w:tcPr>
          <w:p w:rsidR="70A11C1A" w:rsidRDefault="70A11C1A" w14:paraId="4925BD5C" w14:textId="2E36D3A4">
            <w:r w:rsidRPr="70A11C1A">
              <w:rPr>
                <w:rFonts w:ascii="Calibri" w:hAnsi="Calibri" w:eastAsia="Calibri" w:cs="Calibri"/>
                <w:color w:val="000000" w:themeColor="text1"/>
              </w:rPr>
              <w:t>Parameter name</w:t>
            </w:r>
          </w:p>
        </w:tc>
        <w:tc>
          <w:tcPr>
            <w:tcW w:w="1176"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Change w:author="來賓使用者" w:date="2022-05-24T03:31:57.351Z">
              <w:tcPr>
                <w:tcW w:w="853" w:type="dxa"/>
                <w:gridSpan w:val="2"/>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cPr>
            </w:tcPrChange>
          </w:tcPr>
          <w:p w:rsidR="70A11C1A" w:rsidRDefault="70A11C1A" w14:paraId="4CFD68C9" w14:textId="74CB1AF4">
            <w:r w:rsidRPr="70A11C1A">
              <w:rPr>
                <w:rFonts w:ascii="Calibri" w:hAnsi="Calibri" w:eastAsia="Calibri" w:cs="Calibri"/>
                <w:color w:val="000000" w:themeColor="text1"/>
              </w:rPr>
              <w:t>Data type</w:t>
            </w:r>
          </w:p>
        </w:tc>
        <w:tc>
          <w:tcPr>
            <w:tcW w:w="2374"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Change w:author="來賓使用者" w:date="2022-05-24T03:31:57.351Z">
              <w:tcPr>
                <w:tcW w:w="2697" w:type="dxa"/>
                <w:gridSpan w:val="2"/>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cPr>
            </w:tcPrChange>
          </w:tcPr>
          <w:p w:rsidR="70A11C1A" w:rsidRDefault="70A11C1A" w14:paraId="7CFD1EF8" w14:textId="3AAF2803">
            <w:r w:rsidRPr="70A11C1A">
              <w:rPr>
                <w:rFonts w:ascii="Calibri" w:hAnsi="Calibri" w:eastAsia="Calibri" w:cs="Calibri"/>
                <w:color w:val="000000" w:themeColor="text1"/>
              </w:rPr>
              <w:t>Mandatory</w:t>
            </w:r>
          </w:p>
        </w:tc>
        <w:tc>
          <w:tcPr>
            <w:tcW w:w="4973"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Change w:author="來賓使用者" w:date="2022-05-24T03:31:57.351Z">
              <w:tcPr>
                <w:tcW w:w="4973" w:type="dxa"/>
                <w:gridSpan w:val="2"/>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cPr>
            </w:tcPrChange>
          </w:tcPr>
          <w:p w:rsidR="70A11C1A" w:rsidRDefault="70A11C1A" w14:paraId="0DE94C04" w14:textId="1DBFCEBA">
            <w:r w:rsidRPr="70A11C1A">
              <w:rPr>
                <w:rFonts w:ascii="Calibri" w:hAnsi="Calibri" w:eastAsia="Calibri" w:cs="Calibri"/>
                <w:color w:val="000000" w:themeColor="text1"/>
              </w:rPr>
              <w:t>Description</w:t>
            </w:r>
          </w:p>
        </w:tc>
      </w:tr>
      <w:tr w:rsidR="70A11C1A" w:rsidTr="7D044197" w14:paraId="72FBD78F" w14:textId="77777777">
        <w:tc>
          <w:tcPr>
            <w:tcW w:w="81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Change w:author="來賓使用者" w:date="2022-05-24T03:31:57.351Z">
              <w:tcPr>
                <w:tcW w:w="817" w:type="dxa"/>
                <w:tcBorders>
                  <w:top w:val="single" w:color="000000" w:themeColor="text1" w:sz="8"/>
                  <w:left w:val="single" w:color="000000" w:themeColor="text1" w:sz="8"/>
                  <w:bottom w:val="single" w:color="000000" w:themeColor="text1" w:sz="8"/>
                  <w:right w:val="single" w:color="000000" w:themeColor="text1" w:sz="8"/>
                </w:tcBorders>
                <w:tcMar/>
              </w:tcPr>
            </w:tcPrChange>
          </w:tcPr>
          <w:p w:rsidR="70A11C1A" w:rsidP="38FF0FA3" w:rsidRDefault="38FF0FA3" w14:paraId="71F59FAF" w14:textId="51179491">
            <w:pPr>
              <w:rPr>
                <w:rFonts w:ascii="Calibri" w:hAnsi="Calibri" w:eastAsia="Calibri" w:cs="Calibri"/>
                <w:i/>
                <w:iCs/>
                <w:color w:val="000000" w:themeColor="text1"/>
              </w:rPr>
            </w:pPr>
            <w:r w:rsidRPr="38FF0FA3">
              <w:rPr>
                <w:rFonts w:ascii="Calibri" w:hAnsi="Calibri" w:eastAsia="Calibri" w:cs="Calibri"/>
                <w:i/>
                <w:iCs/>
                <w:color w:val="000000" w:themeColor="text1"/>
              </w:rPr>
              <w:t>latitude</w:t>
            </w:r>
          </w:p>
        </w:tc>
        <w:tc>
          <w:tcPr>
            <w:tcW w:w="1176"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Change w:author="來賓使用者" w:date="2022-05-24T03:31:57.351Z">
              <w:tcPr>
                <w:tcW w:w="853" w:type="dxa"/>
                <w:gridSpan w:val="2"/>
                <w:tcBorders>
                  <w:top w:val="single" w:color="000000" w:themeColor="text1" w:sz="8"/>
                  <w:left w:val="single" w:color="000000" w:themeColor="text1" w:sz="8"/>
                  <w:bottom w:val="single" w:color="000000" w:themeColor="text1" w:sz="8"/>
                  <w:right w:val="single" w:color="000000" w:themeColor="text1" w:sz="8"/>
                </w:tcBorders>
                <w:tcMar/>
              </w:tcPr>
            </w:tcPrChange>
          </w:tcPr>
          <w:p w:rsidR="70A11C1A" w:rsidRDefault="70A11C1A" w14:paraId="69BF2B3F" w14:textId="280C37D0">
            <w:r w:rsidRPr="70A11C1A">
              <w:rPr>
                <w:rFonts w:ascii="Calibri" w:hAnsi="Calibri" w:eastAsia="Calibri" w:cs="Calibri"/>
                <w:color w:val="000000" w:themeColor="text1"/>
              </w:rPr>
              <w:t>double</w:t>
            </w:r>
          </w:p>
        </w:tc>
        <w:tc>
          <w:tcPr>
            <w:tcW w:w="2374"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Change w:author="來賓使用者" w:date="2022-05-24T03:31:57.351Z">
              <w:tcPr>
                <w:tcW w:w="2697" w:type="dxa"/>
                <w:gridSpan w:val="2"/>
                <w:tcBorders>
                  <w:top w:val="single" w:color="000000" w:themeColor="text1" w:sz="8"/>
                  <w:left w:val="single" w:color="000000" w:themeColor="text1" w:sz="8"/>
                  <w:bottom w:val="single" w:color="000000" w:themeColor="text1" w:sz="8"/>
                  <w:right w:val="single" w:color="000000" w:themeColor="text1" w:sz="8"/>
                </w:tcBorders>
                <w:tcMar/>
              </w:tcPr>
            </w:tcPrChange>
          </w:tcPr>
          <w:p w:rsidR="70A11C1A" w:rsidRDefault="70A11C1A" w14:paraId="2BBCFB7D" w14:textId="20F59A2C">
            <w:r w:rsidRPr="70A11C1A">
              <w:rPr>
                <w:rFonts w:ascii="Calibri" w:hAnsi="Calibri" w:eastAsia="Calibri" w:cs="Calibri"/>
                <w:color w:val="000000" w:themeColor="text1"/>
              </w:rPr>
              <w:t>Yes</w:t>
            </w:r>
          </w:p>
        </w:tc>
        <w:tc>
          <w:tcPr>
            <w:tcW w:w="4973"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Change w:author="來賓使用者" w:date="2022-05-24T03:31:57.351Z">
              <w:tcPr>
                <w:tcW w:w="4973" w:type="dxa"/>
                <w:gridSpan w:val="2"/>
                <w:tcBorders>
                  <w:top w:val="single" w:color="000000" w:themeColor="text1" w:sz="8"/>
                  <w:left w:val="single" w:color="000000" w:themeColor="text1" w:sz="8"/>
                  <w:bottom w:val="single" w:color="000000" w:themeColor="text1" w:sz="8"/>
                  <w:right w:val="single" w:color="000000" w:themeColor="text1" w:sz="8"/>
                </w:tcBorders>
                <w:tcMar/>
              </w:tcPr>
            </w:tcPrChange>
          </w:tcPr>
          <w:p w:rsidR="70A11C1A" w:rsidRDefault="70A11C1A" w14:paraId="74102C46" w14:textId="2CE411E9">
            <w:r w:rsidRPr="70A11C1A">
              <w:rPr>
                <w:rFonts w:ascii="Calibri" w:hAnsi="Calibri" w:eastAsia="Calibri" w:cs="Calibri"/>
                <w:color w:val="000000" w:themeColor="text1"/>
              </w:rPr>
              <w:t>Latitude of GPS result</w:t>
            </w:r>
          </w:p>
        </w:tc>
      </w:tr>
      <w:tr w:rsidR="70A11C1A" w:rsidTr="7D044197" w14:paraId="1B3EA2E4" w14:textId="77777777">
        <w:tc>
          <w:tcPr>
            <w:tcW w:w="81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Change w:author="來賓使用者" w:date="2022-05-24T03:31:57.351Z">
              <w:tcPr>
                <w:tcW w:w="817" w:type="dxa"/>
                <w:tcBorders>
                  <w:top w:val="single" w:color="000000" w:themeColor="text1" w:sz="8"/>
                  <w:left w:val="single" w:color="000000" w:themeColor="text1" w:sz="8"/>
                  <w:bottom w:val="single" w:color="000000" w:themeColor="text1" w:sz="8"/>
                  <w:right w:val="single" w:color="000000" w:themeColor="text1" w:sz="8"/>
                </w:tcBorders>
                <w:tcMar/>
              </w:tcPr>
            </w:tcPrChange>
          </w:tcPr>
          <w:p w:rsidR="70A11C1A" w:rsidP="38FF0FA3" w:rsidRDefault="38FF0FA3" w14:paraId="672B15E5" w14:textId="522B68DC">
            <w:pPr>
              <w:rPr>
                <w:rFonts w:ascii="Calibri" w:hAnsi="Calibri" w:eastAsia="Calibri" w:cs="Calibri"/>
                <w:i/>
                <w:iCs/>
                <w:color w:val="000000" w:themeColor="text1"/>
              </w:rPr>
            </w:pPr>
            <w:r w:rsidRPr="38FF0FA3">
              <w:rPr>
                <w:rFonts w:ascii="Calibri" w:hAnsi="Calibri" w:eastAsia="Calibri" w:cs="Calibri"/>
                <w:i/>
                <w:iCs/>
                <w:color w:val="000000" w:themeColor="text1"/>
              </w:rPr>
              <w:t>longitude</w:t>
            </w:r>
          </w:p>
        </w:tc>
        <w:tc>
          <w:tcPr>
            <w:tcW w:w="1176"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Change w:author="來賓使用者" w:date="2022-05-24T03:31:57.351Z">
              <w:tcPr>
                <w:tcW w:w="853" w:type="dxa"/>
                <w:gridSpan w:val="2"/>
                <w:tcBorders>
                  <w:top w:val="single" w:color="000000" w:themeColor="text1" w:sz="8"/>
                  <w:left w:val="single" w:color="000000" w:themeColor="text1" w:sz="8"/>
                  <w:bottom w:val="single" w:color="000000" w:themeColor="text1" w:sz="8"/>
                  <w:right w:val="single" w:color="000000" w:themeColor="text1" w:sz="8"/>
                </w:tcBorders>
                <w:tcMar/>
              </w:tcPr>
            </w:tcPrChange>
          </w:tcPr>
          <w:p w:rsidR="70A11C1A" w:rsidRDefault="70A11C1A" w14:paraId="7D07957F" w14:textId="2B8DC0AB">
            <w:r w:rsidRPr="70A11C1A">
              <w:rPr>
                <w:rFonts w:ascii="Calibri" w:hAnsi="Calibri" w:eastAsia="Calibri" w:cs="Calibri"/>
                <w:color w:val="000000" w:themeColor="text1"/>
              </w:rPr>
              <w:t>double</w:t>
            </w:r>
          </w:p>
        </w:tc>
        <w:tc>
          <w:tcPr>
            <w:tcW w:w="2374"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Change w:author="來賓使用者" w:date="2022-05-24T03:31:57.351Z">
              <w:tcPr>
                <w:tcW w:w="2697" w:type="dxa"/>
                <w:gridSpan w:val="2"/>
                <w:tcBorders>
                  <w:top w:val="single" w:color="000000" w:themeColor="text1" w:sz="8"/>
                  <w:left w:val="single" w:color="000000" w:themeColor="text1" w:sz="8"/>
                  <w:bottom w:val="single" w:color="000000" w:themeColor="text1" w:sz="8"/>
                  <w:right w:val="single" w:color="000000" w:themeColor="text1" w:sz="8"/>
                </w:tcBorders>
                <w:tcMar/>
              </w:tcPr>
            </w:tcPrChange>
          </w:tcPr>
          <w:p w:rsidR="70A11C1A" w:rsidRDefault="70A11C1A" w14:paraId="41F870F6" w14:textId="6B4C81E7">
            <w:r w:rsidRPr="70A11C1A">
              <w:rPr>
                <w:rFonts w:ascii="Calibri" w:hAnsi="Calibri" w:eastAsia="Calibri" w:cs="Calibri"/>
                <w:color w:val="000000" w:themeColor="text1"/>
              </w:rPr>
              <w:t>Yes</w:t>
            </w:r>
          </w:p>
        </w:tc>
        <w:tc>
          <w:tcPr>
            <w:tcW w:w="4973"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Change w:author="來賓使用者" w:date="2022-05-24T03:31:57.351Z">
              <w:tcPr>
                <w:tcW w:w="4973" w:type="dxa"/>
                <w:gridSpan w:val="2"/>
                <w:tcBorders>
                  <w:top w:val="single" w:color="000000" w:themeColor="text1" w:sz="8"/>
                  <w:left w:val="single" w:color="000000" w:themeColor="text1" w:sz="8"/>
                  <w:bottom w:val="single" w:color="000000" w:themeColor="text1" w:sz="8"/>
                  <w:right w:val="single" w:color="000000" w:themeColor="text1" w:sz="8"/>
                </w:tcBorders>
                <w:tcMar/>
              </w:tcPr>
            </w:tcPrChange>
          </w:tcPr>
          <w:p w:rsidR="70A11C1A" w:rsidRDefault="70A11C1A" w14:paraId="79612229" w14:textId="7C454229">
            <w:r w:rsidRPr="70A11C1A">
              <w:rPr>
                <w:rFonts w:ascii="Calibri" w:hAnsi="Calibri" w:eastAsia="Calibri" w:cs="Calibri"/>
                <w:color w:val="000000" w:themeColor="text1"/>
              </w:rPr>
              <w:t>Longitude of GPS result</w:t>
            </w:r>
          </w:p>
        </w:tc>
      </w:tr>
      <w:tr w:rsidR="70A11C1A" w:rsidTr="7D044197" w14:paraId="1AA86DE7" w14:textId="77777777">
        <w:tc>
          <w:tcPr>
            <w:tcW w:w="81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Change w:author="來賓使用者" w:date="2022-05-24T03:31:57.351Z">
              <w:tcPr>
                <w:tcW w:w="817" w:type="dxa"/>
                <w:tcBorders>
                  <w:top w:val="single" w:color="000000" w:themeColor="text1" w:sz="8"/>
                  <w:left w:val="single" w:color="000000" w:themeColor="text1" w:sz="8"/>
                  <w:bottom w:val="single" w:color="000000" w:themeColor="text1" w:sz="8"/>
                  <w:right w:val="single" w:color="000000" w:themeColor="text1" w:sz="8"/>
                </w:tcBorders>
                <w:tcMar/>
              </w:tcPr>
            </w:tcPrChange>
          </w:tcPr>
          <w:p w:rsidR="70A11C1A" w:rsidP="70A11C1A" w:rsidRDefault="70A11C1A" w14:paraId="3A91BD15" w14:textId="0E394A5B">
            <w:pPr>
              <w:rPr>
                <w:rFonts w:ascii="Calibri" w:hAnsi="Calibri" w:eastAsia="Calibri" w:cs="Calibri"/>
                <w:i/>
                <w:iCs/>
                <w:color w:val="000000" w:themeColor="text1"/>
              </w:rPr>
            </w:pPr>
            <w:r w:rsidRPr="70A11C1A">
              <w:rPr>
                <w:rFonts w:ascii="Calibri" w:hAnsi="Calibri" w:eastAsia="Calibri" w:cs="Calibri"/>
                <w:i/>
                <w:iCs/>
                <w:color w:val="000000" w:themeColor="text1"/>
              </w:rPr>
              <w:t>radius</w:t>
            </w:r>
          </w:p>
        </w:tc>
        <w:tc>
          <w:tcPr>
            <w:tcW w:w="1176"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Change w:author="來賓使用者" w:date="2022-05-24T03:31:57.351Z">
              <w:tcPr>
                <w:tcW w:w="853" w:type="dxa"/>
                <w:gridSpan w:val="2"/>
                <w:tcBorders>
                  <w:top w:val="single" w:color="000000" w:themeColor="text1" w:sz="8"/>
                  <w:left w:val="single" w:color="000000" w:themeColor="text1" w:sz="8"/>
                  <w:bottom w:val="single" w:color="000000" w:themeColor="text1" w:sz="8"/>
                  <w:right w:val="single" w:color="000000" w:themeColor="text1" w:sz="8"/>
                </w:tcBorders>
                <w:tcMar/>
              </w:tcPr>
            </w:tcPrChange>
          </w:tcPr>
          <w:p w:rsidR="70A11C1A" w:rsidRDefault="70A11C1A" w14:paraId="460C1B8C" w14:textId="58500E01">
            <w:r w:rsidRPr="70A11C1A">
              <w:rPr>
                <w:rFonts w:ascii="Calibri" w:hAnsi="Calibri" w:eastAsia="Calibri" w:cs="Calibri"/>
                <w:color w:val="000000" w:themeColor="text1"/>
              </w:rPr>
              <w:t>double</w:t>
            </w:r>
          </w:p>
        </w:tc>
        <w:tc>
          <w:tcPr>
            <w:tcW w:w="2374"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Change w:author="來賓使用者" w:date="2022-05-24T03:31:57.351Z">
              <w:tcPr>
                <w:tcW w:w="2697" w:type="dxa"/>
                <w:gridSpan w:val="2"/>
                <w:tcBorders>
                  <w:top w:val="single" w:color="000000" w:themeColor="text1" w:sz="8"/>
                  <w:left w:val="single" w:color="000000" w:themeColor="text1" w:sz="8"/>
                  <w:bottom w:val="single" w:color="000000" w:themeColor="text1" w:sz="8"/>
                  <w:right w:val="single" w:color="000000" w:themeColor="text1" w:sz="8"/>
                </w:tcBorders>
                <w:tcMar/>
              </w:tcPr>
            </w:tcPrChange>
          </w:tcPr>
          <w:p w:rsidR="70A11C1A" w:rsidRDefault="70A11C1A" w14:paraId="3857E6C2" w14:textId="4EE91394">
            <w:r w:rsidRPr="70A11C1A">
              <w:rPr>
                <w:rFonts w:ascii="Calibri" w:hAnsi="Calibri" w:eastAsia="Calibri" w:cs="Calibri"/>
                <w:color w:val="000000" w:themeColor="text1"/>
              </w:rPr>
              <w:t>Yes</w:t>
            </w:r>
          </w:p>
        </w:tc>
        <w:tc>
          <w:tcPr>
            <w:tcW w:w="4973"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Change w:author="來賓使用者" w:date="2022-05-24T03:31:57.351Z">
              <w:tcPr>
                <w:tcW w:w="4973" w:type="dxa"/>
                <w:gridSpan w:val="2"/>
                <w:tcBorders>
                  <w:top w:val="single" w:color="000000" w:themeColor="text1" w:sz="8"/>
                  <w:left w:val="single" w:color="000000" w:themeColor="text1" w:sz="8"/>
                  <w:bottom w:val="single" w:color="000000" w:themeColor="text1" w:sz="8"/>
                  <w:right w:val="single" w:color="000000" w:themeColor="text1" w:sz="8"/>
                </w:tcBorders>
                <w:tcMar/>
              </w:tcPr>
            </w:tcPrChange>
          </w:tcPr>
          <w:p w:rsidR="70A11C1A" w:rsidRDefault="70A11C1A" w14:paraId="3C72F9B8" w14:textId="10EB910B">
            <w:r w:rsidRPr="70A11C1A">
              <w:rPr>
                <w:rFonts w:ascii="Calibri" w:hAnsi="Calibri" w:eastAsia="Calibri" w:cs="Calibri"/>
                <w:color w:val="000000" w:themeColor="text1"/>
              </w:rPr>
              <w:t>A radius decided by the developer, this value will determine how many signals are requested for indoor localization.</w:t>
            </w:r>
          </w:p>
          <w:p w:rsidR="70A11C1A" w:rsidRDefault="70A11C1A" w14:paraId="1811A04E" w14:textId="72C36436">
            <w:r w:rsidRPr="70A11C1A">
              <w:rPr>
                <w:rFonts w:ascii="Calibri" w:hAnsi="Calibri" w:eastAsia="Calibri" w:cs="Calibri"/>
                <w:color w:val="000000" w:themeColor="text1"/>
              </w:rPr>
              <w:t>For example, if you want to get site signals within 20m radius of your location, set radius = 20.0</w:t>
            </w:r>
          </w:p>
        </w:tc>
      </w:tr>
      <w:tr w:rsidR="70A11C1A" w:rsidTr="7D044197" w14:paraId="1BFE6335" w14:textId="77777777">
        <w:tc>
          <w:tcPr>
            <w:tcW w:w="81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Change w:author="來賓使用者" w:date="2022-05-24T03:31:57.351Z">
              <w:tcPr>
                <w:tcW w:w="817" w:type="dxa"/>
                <w:tcBorders>
                  <w:top w:val="single" w:color="000000" w:themeColor="text1" w:sz="8"/>
                  <w:left w:val="single" w:color="000000" w:themeColor="text1" w:sz="8"/>
                  <w:bottom w:val="single" w:color="000000" w:themeColor="text1" w:sz="8"/>
                  <w:right w:val="single" w:color="000000" w:themeColor="text1" w:sz="8"/>
                </w:tcBorders>
                <w:tcMar/>
              </w:tcPr>
            </w:tcPrChange>
          </w:tcPr>
          <w:p w:rsidR="70A11C1A" w:rsidP="5BF00052" w:rsidRDefault="6872EDE5" w14:paraId="06C0E499" w14:textId="272FA722">
            <w:pPr>
              <w:rPr>
                <w:rFonts w:ascii="Calibri" w:hAnsi="Calibri" w:eastAsia="Calibri" w:cs="Calibri"/>
                <w:i w:val="1"/>
                <w:iCs w:val="1"/>
                <w:color w:val="000000" w:themeColor="text1"/>
              </w:rPr>
            </w:pPr>
            <w:r w:rsidRPr="5BF00052" w:rsidR="5BF00052">
              <w:rPr>
                <w:rFonts w:ascii="Calibri" w:hAnsi="Calibri" w:eastAsia="Calibri" w:cs="Calibri"/>
                <w:i w:val="1"/>
                <w:iCs w:val="1"/>
                <w:color w:val="000000" w:themeColor="text1" w:themeTint="FF" w:themeShade="FF"/>
              </w:rPr>
              <w:t xml:space="preserve"> </w:t>
            </w:r>
            <w:r w:rsidRPr="5BF00052" w:rsidR="5BF00052">
              <w:rPr>
                <w:rFonts w:ascii="Calibri" w:hAnsi="Calibri" w:eastAsia="Calibri" w:cs="Calibri"/>
                <w:i w:val="1"/>
                <w:iCs w:val="1"/>
                <w:color w:val="000000" w:themeColor="text1" w:themeTint="FF" w:themeShade="FF"/>
              </w:rPr>
              <w:t>s</w:t>
            </w:r>
            <w:ins w:author="TSUI Wai Lun" w:date="2022-05-26T07:17:15.299Z" w:id="1058025745">
              <w:r w:rsidRPr="5BF00052" w:rsidR="5BF00052">
                <w:rPr>
                  <w:rFonts w:ascii="Calibri" w:hAnsi="Calibri" w:eastAsia="Calibri" w:cs="Calibri"/>
                  <w:i w:val="1"/>
                  <w:iCs w:val="1"/>
                  <w:color w:val="000000" w:themeColor="text1" w:themeTint="FF" w:themeShade="FF"/>
                </w:rPr>
                <w:t>iteS</w:t>
              </w:r>
            </w:ins>
            <w:r w:rsidRPr="5BF00052" w:rsidR="5BF00052">
              <w:rPr>
                <w:rFonts w:ascii="Calibri" w:hAnsi="Calibri" w:eastAsia="Calibri" w:cs="Calibri"/>
                <w:i w:val="1"/>
                <w:iCs w:val="1"/>
                <w:color w:val="000000" w:themeColor="text1" w:themeTint="FF" w:themeShade="FF"/>
              </w:rPr>
              <w:t>ignalMode</w:t>
            </w:r>
          </w:p>
        </w:tc>
        <w:tc>
          <w:tcPr>
            <w:tcW w:w="1176"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Change w:author="來賓使用者" w:date="2022-05-24T03:31:57.352Z">
              <w:tcPr>
                <w:tcW w:w="853" w:type="dxa"/>
                <w:gridSpan w:val="2"/>
                <w:tcBorders>
                  <w:top w:val="single" w:color="000000" w:themeColor="text1" w:sz="8"/>
                  <w:left w:val="single" w:color="000000" w:themeColor="text1" w:sz="8"/>
                  <w:bottom w:val="single" w:color="000000" w:themeColor="text1" w:sz="8"/>
                  <w:right w:val="single" w:color="000000" w:themeColor="text1" w:sz="8"/>
                </w:tcBorders>
                <w:tcMar/>
              </w:tcPr>
            </w:tcPrChange>
          </w:tcPr>
          <w:p w:rsidR="70A11C1A" w:rsidRDefault="70A11C1A" w14:paraId="1C4DE3E5" w14:textId="409A6089">
            <w:r w:rsidRPr="70A11C1A">
              <w:rPr>
                <w:rFonts w:ascii="Calibri" w:hAnsi="Calibri" w:eastAsia="Calibri" w:cs="Calibri"/>
                <w:color w:val="000000" w:themeColor="text1"/>
              </w:rPr>
              <w:t>String</w:t>
            </w:r>
          </w:p>
        </w:tc>
        <w:tc>
          <w:tcPr>
            <w:tcW w:w="2374"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Change w:author="來賓使用者" w:date="2022-05-24T03:31:57.352Z">
              <w:tcPr>
                <w:tcW w:w="2697" w:type="dxa"/>
                <w:gridSpan w:val="2"/>
                <w:tcBorders>
                  <w:top w:val="single" w:color="000000" w:themeColor="text1" w:sz="8"/>
                  <w:left w:val="single" w:color="000000" w:themeColor="text1" w:sz="8"/>
                  <w:bottom w:val="single" w:color="000000" w:themeColor="text1" w:sz="8"/>
                  <w:right w:val="single" w:color="000000" w:themeColor="text1" w:sz="8"/>
                </w:tcBorders>
                <w:tcMar/>
              </w:tcPr>
            </w:tcPrChange>
          </w:tcPr>
          <w:p w:rsidR="70A11C1A" w:rsidRDefault="70A11C1A" w14:paraId="75C86610" w14:textId="0528CF53">
            <w:r w:rsidRPr="70A11C1A">
              <w:rPr>
                <w:rFonts w:ascii="Calibri" w:hAnsi="Calibri" w:eastAsia="Calibri" w:cs="Calibri"/>
                <w:color w:val="000000" w:themeColor="text1"/>
              </w:rPr>
              <w:t>No</w:t>
            </w:r>
          </w:p>
        </w:tc>
        <w:tc>
          <w:tcPr>
            <w:tcW w:w="4973"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Change w:author="來賓使用者" w:date="2022-05-24T03:31:57.352Z">
              <w:tcPr>
                <w:tcW w:w="4973" w:type="dxa"/>
                <w:gridSpan w:val="2"/>
                <w:tcBorders>
                  <w:top w:val="single" w:color="000000" w:themeColor="text1" w:sz="8"/>
                  <w:left w:val="single" w:color="000000" w:themeColor="text1" w:sz="8"/>
                  <w:bottom w:val="single" w:color="000000" w:themeColor="text1" w:sz="8"/>
                  <w:right w:val="single" w:color="000000" w:themeColor="text1" w:sz="8"/>
                </w:tcBorders>
                <w:tcMar/>
              </w:tcPr>
            </w:tcPrChange>
          </w:tcPr>
          <w:p w:rsidR="70A11C1A" w:rsidRDefault="70A11C1A" w14:paraId="7B7A2BE9" w14:textId="0005C7D6">
            <w:r w:rsidRPr="5BF00052" w:rsidR="5BF00052">
              <w:rPr>
                <w:rFonts w:ascii="Calibri" w:hAnsi="Calibri" w:eastAsia="Calibri" w:cs="Calibri"/>
                <w:color w:val="000000" w:themeColor="text1" w:themeTint="FF" w:themeShade="FF"/>
              </w:rPr>
              <w:t>S</w:t>
            </w:r>
            <w:ins w:author="TSUI Wai Lun" w:date="2022-05-26T07:17:26.666Z" w:id="103110313">
              <w:r w:rsidRPr="5BF00052" w:rsidR="5BF00052">
                <w:rPr>
                  <w:rFonts w:ascii="Calibri" w:hAnsi="Calibri" w:eastAsia="Calibri" w:cs="Calibri"/>
                  <w:color w:val="000000" w:themeColor="text1" w:themeTint="FF" w:themeShade="FF"/>
                </w:rPr>
                <w:t>ite s</w:t>
              </w:r>
            </w:ins>
            <w:r w:rsidRPr="5BF00052" w:rsidR="5BF00052">
              <w:rPr>
                <w:rFonts w:ascii="Calibri" w:hAnsi="Calibri" w:eastAsia="Calibri" w:cs="Calibri"/>
                <w:color w:val="000000" w:themeColor="text1" w:themeTint="FF" w:themeShade="FF"/>
              </w:rPr>
              <w:t>ignal mode tag to indicate the type of outdoor signal you want to download.</w:t>
            </w:r>
          </w:p>
          <w:p w:rsidR="70A11C1A" w:rsidRDefault="70A11C1A" w14:paraId="598BBBF1" w14:textId="01E779BD">
            <w:r w:rsidRPr="70A11C1A">
              <w:rPr>
                <w:rFonts w:ascii="Calibri" w:hAnsi="Calibri" w:eastAsia="Calibri" w:cs="Calibri"/>
                <w:color w:val="000000" w:themeColor="text1"/>
              </w:rPr>
              <w:t>Default value is “</w:t>
            </w:r>
            <w:proofErr w:type="spellStart"/>
            <w:r w:rsidRPr="70A11C1A">
              <w:rPr>
                <w:rFonts w:ascii="Calibri" w:hAnsi="Calibri" w:eastAsia="Calibri" w:cs="Calibri"/>
                <w:color w:val="000000" w:themeColor="text1"/>
              </w:rPr>
              <w:t>BLELocation</w:t>
            </w:r>
            <w:proofErr w:type="spellEnd"/>
            <w:r w:rsidRPr="70A11C1A">
              <w:rPr>
                <w:rFonts w:ascii="Calibri" w:hAnsi="Calibri" w:eastAsia="Calibri" w:cs="Calibri"/>
                <w:color w:val="000000" w:themeColor="text1"/>
              </w:rPr>
              <w:t>”</w:t>
            </w:r>
          </w:p>
        </w:tc>
      </w:tr>
      <w:tr w:rsidR="70A11C1A" w:rsidTr="7D044197" w14:paraId="3A5B3D76" w14:textId="77777777">
        <w:trPr>
          <w:trHeight w:val="420"/>
        </w:trPr>
        <w:tc>
          <w:tcPr>
            <w:tcW w:w="9340" w:type="dxa"/>
            <w:gridSpan w:val="7"/>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9DAF8"/>
            <w:tcMar/>
            <w:tcPrChange w:author="來賓使用者" w:date="2022-05-24T03:31:57.352Z">
              <w:tcPr>
                <w:tcW w:w="9340" w:type="dxa"/>
                <w:gridSpan w:val="7"/>
                <w:tcBorders>
                  <w:top w:val="single" w:color="000000" w:themeColor="text1" w:sz="8"/>
                  <w:left w:val="single" w:color="000000" w:themeColor="text1" w:sz="8"/>
                  <w:bottom w:val="single" w:color="000000" w:themeColor="text1" w:sz="8"/>
                  <w:right w:val="single" w:color="000000" w:themeColor="text1" w:sz="8"/>
                </w:tcBorders>
                <w:shd w:val="clear" w:color="auto" w:fill="C9DAF8"/>
                <w:tcMar/>
              </w:tcPr>
            </w:tcPrChange>
          </w:tcPr>
          <w:p w:rsidR="70A11C1A" w:rsidRDefault="70A11C1A" w14:paraId="7CADB971" w14:textId="76F1A744">
            <w:r w:rsidRPr="70A11C1A">
              <w:rPr>
                <w:rFonts w:ascii="Calibri" w:hAnsi="Calibri" w:eastAsia="Calibri" w:cs="Calibri"/>
                <w:color w:val="000000" w:themeColor="text1"/>
              </w:rPr>
              <w:t>Return value</w:t>
            </w:r>
          </w:p>
        </w:tc>
      </w:tr>
      <w:tr w:rsidR="70A11C1A" w:rsidTr="7D044197" w14:paraId="1C5FB17C" w14:textId="77777777">
        <w:trPr>
          <w:trHeight w:val="420"/>
        </w:trPr>
        <w:tc>
          <w:tcPr>
            <w:tcW w:w="817"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Change w:author="來賓使用者" w:date="2022-05-24T03:31:57.352Z">
              <w:tcPr>
                <w:tcW w:w="817"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cPr>
            </w:tcPrChange>
          </w:tcPr>
          <w:p w:rsidR="70A11C1A" w:rsidRDefault="70A11C1A" w14:paraId="2640EAB8" w14:textId="609DD057">
            <w:r w:rsidRPr="70A11C1A">
              <w:rPr>
                <w:rFonts w:ascii="Calibri" w:hAnsi="Calibri" w:eastAsia="Calibri" w:cs="Calibri"/>
                <w:color w:val="000000" w:themeColor="text1"/>
              </w:rPr>
              <w:t>Data type</w:t>
            </w:r>
          </w:p>
        </w:tc>
        <w:tc>
          <w:tcPr>
            <w:tcW w:w="1176"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Change w:author="來賓使用者" w:date="2022-05-24T03:31:57.352Z">
              <w:tcPr>
                <w:tcW w:w="853" w:type="dxa"/>
                <w:gridSpan w:val="2"/>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cPr>
            </w:tcPrChange>
          </w:tcPr>
          <w:p w:rsidR="70A11C1A" w:rsidRDefault="70A11C1A" w14:paraId="5C318EFE" w14:textId="4F370821">
            <w:r w:rsidRPr="70A11C1A">
              <w:rPr>
                <w:rFonts w:ascii="Calibri" w:hAnsi="Calibri" w:eastAsia="Calibri" w:cs="Calibri"/>
                <w:color w:val="000000" w:themeColor="text1"/>
              </w:rPr>
              <w:t>Mandatory</w:t>
            </w:r>
          </w:p>
        </w:tc>
        <w:tc>
          <w:tcPr>
            <w:tcW w:w="7347" w:type="dxa"/>
            <w:gridSpan w:val="4"/>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Change w:author="來賓使用者" w:date="2022-05-24T03:31:57.352Z">
              <w:tcPr>
                <w:tcW w:w="7670" w:type="dxa"/>
                <w:gridSpan w:val="4"/>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cPr>
            </w:tcPrChange>
          </w:tcPr>
          <w:p w:rsidR="70A11C1A" w:rsidRDefault="70A11C1A" w14:paraId="0C5A45C7" w14:textId="5E08D1F1">
            <w:r w:rsidRPr="70A11C1A">
              <w:rPr>
                <w:rFonts w:ascii="Calibri" w:hAnsi="Calibri" w:eastAsia="Calibri" w:cs="Calibri"/>
                <w:color w:val="000000" w:themeColor="text1"/>
              </w:rPr>
              <w:t>Description</w:t>
            </w:r>
          </w:p>
        </w:tc>
      </w:tr>
      <w:tr w:rsidR="70A11C1A" w:rsidTr="7D044197" w14:paraId="556D47E7" w14:textId="77777777">
        <w:trPr>
          <w:trHeight w:val="420"/>
        </w:trPr>
        <w:tc>
          <w:tcPr>
            <w:tcW w:w="81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Change w:author="來賓使用者" w:date="2022-05-24T03:31:57.352Z">
              <w:tcPr>
                <w:tcW w:w="817" w:type="dxa"/>
                <w:tcBorders>
                  <w:top w:val="single" w:color="000000" w:themeColor="text1" w:sz="8"/>
                  <w:left w:val="single" w:color="000000" w:themeColor="text1" w:sz="8"/>
                  <w:bottom w:val="single" w:color="000000" w:themeColor="text1" w:sz="8"/>
                  <w:right w:val="single" w:color="000000" w:themeColor="text1" w:sz="8"/>
                </w:tcBorders>
                <w:tcMar/>
              </w:tcPr>
            </w:tcPrChange>
          </w:tcPr>
          <w:p w:rsidR="70A11C1A" w:rsidRDefault="70A11C1A" w14:paraId="5E38F1D6" w14:textId="1A4BA9E8">
            <w:proofErr w:type="spellStart"/>
            <w:r w:rsidRPr="70A11C1A">
              <w:rPr>
                <w:rFonts w:ascii="Calibri" w:hAnsi="Calibri" w:eastAsia="Calibri" w:cs="Calibri"/>
                <w:color w:val="000000" w:themeColor="text1"/>
              </w:rPr>
              <w:t>JSONArray</w:t>
            </w:r>
            <w:proofErr w:type="spellEnd"/>
          </w:p>
        </w:tc>
        <w:tc>
          <w:tcPr>
            <w:tcW w:w="1176"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Change w:author="來賓使用者" w:date="2022-05-24T03:31:57.352Z">
              <w:tcPr>
                <w:tcW w:w="853" w:type="dxa"/>
                <w:gridSpan w:val="2"/>
                <w:tcBorders>
                  <w:top w:val="single" w:color="000000" w:themeColor="text1" w:sz="8"/>
                  <w:left w:val="single" w:color="000000" w:themeColor="text1" w:sz="8"/>
                  <w:bottom w:val="single" w:color="000000" w:themeColor="text1" w:sz="8"/>
                  <w:right w:val="single" w:color="000000" w:themeColor="text1" w:sz="8"/>
                </w:tcBorders>
                <w:tcMar/>
              </w:tcPr>
            </w:tcPrChange>
          </w:tcPr>
          <w:p w:rsidR="70A11C1A" w:rsidRDefault="70A11C1A" w14:paraId="7B28CC3A" w14:textId="097C7A9A">
            <w:r w:rsidRPr="70A11C1A">
              <w:rPr>
                <w:rFonts w:ascii="Calibri" w:hAnsi="Calibri" w:eastAsia="Calibri" w:cs="Calibri"/>
                <w:color w:val="000000" w:themeColor="text1"/>
              </w:rPr>
              <w:t>Yes</w:t>
            </w:r>
          </w:p>
        </w:tc>
        <w:tc>
          <w:tcPr>
            <w:tcW w:w="7347" w:type="dxa"/>
            <w:gridSpan w:val="4"/>
            <w:tcBorders>
              <w:top w:val="single" w:color="000000" w:themeColor="text1" w:sz="8" w:space="0"/>
              <w:left w:val="single" w:color="000000" w:themeColor="text1" w:sz="8" w:space="0"/>
              <w:bottom w:val="single" w:color="000000" w:themeColor="text1" w:sz="8" w:space="0"/>
              <w:right w:val="single" w:color="000000" w:themeColor="text1" w:sz="8" w:space="0"/>
            </w:tcBorders>
            <w:tcMar/>
            <w:tcPrChange w:author="來賓使用者" w:date="2022-05-24T03:31:57.352Z">
              <w:tcPr>
                <w:tcW w:w="7670" w:type="dxa"/>
                <w:gridSpan w:val="4"/>
                <w:tcBorders>
                  <w:top w:val="single" w:color="000000" w:themeColor="text1" w:sz="8"/>
                  <w:left w:val="single" w:color="000000" w:themeColor="text1" w:sz="8"/>
                  <w:bottom w:val="single" w:color="000000" w:themeColor="text1" w:sz="8"/>
                  <w:right w:val="single" w:color="000000" w:themeColor="text1" w:sz="8"/>
                </w:tcBorders>
                <w:tcMar/>
              </w:tcPr>
            </w:tcPrChange>
          </w:tcPr>
          <w:p w:rsidR="70A11C1A" w:rsidP="38FF0FA3" w:rsidRDefault="6872EDE5" w14:paraId="53DB5AD8" w14:textId="784DCC05">
            <w:r w:rsidRPr="5BF00052" w:rsidR="5BF00052">
              <w:rPr>
                <w:rFonts w:ascii="Calibri" w:hAnsi="Calibri" w:eastAsia="Calibri" w:cs="Calibri"/>
                <w:color w:val="000000" w:themeColor="text1" w:themeTint="FF" w:themeShade="FF"/>
              </w:rPr>
              <w:t xml:space="preserve">Outdoor signal covered by </w:t>
            </w:r>
            <w:r w:rsidRPr="5BF00052" w:rsidR="5BF00052">
              <w:rPr>
                <w:rFonts w:eastAsia="宋体" w:eastAsiaTheme="minorEastAsia"/>
                <w:color w:val="000000" w:themeColor="text1" w:themeTint="FF" w:themeShade="FF"/>
              </w:rPr>
              <w:t>latitude, longitude</w:t>
            </w:r>
            <w:r w:rsidRPr="5BF00052" w:rsidR="5BF00052">
              <w:rPr>
                <w:rFonts w:ascii="Calibri" w:hAnsi="Calibri" w:eastAsia="Calibri" w:cs="Calibri"/>
                <w:color w:val="000000" w:themeColor="text1" w:themeTint="FF" w:themeShade="FF"/>
              </w:rPr>
              <w:t xml:space="preserve">, radius with the decided </w:t>
            </w:r>
            <w:r w:rsidRPr="5BF00052" w:rsidR="5BF00052">
              <w:rPr>
                <w:rFonts w:ascii="Calibri" w:hAnsi="Calibri" w:eastAsia="Calibri" w:cs="Calibri"/>
                <w:color w:val="000000" w:themeColor="text1" w:themeTint="FF" w:themeShade="FF"/>
              </w:rPr>
              <w:t>s</w:t>
            </w:r>
            <w:ins w:author="TSUI Wai Lun" w:date="2022-05-26T07:17:32.801Z" w:id="739370041">
              <w:r w:rsidRPr="5BF00052" w:rsidR="5BF00052">
                <w:rPr>
                  <w:rFonts w:ascii="Calibri" w:hAnsi="Calibri" w:eastAsia="Calibri" w:cs="Calibri"/>
                  <w:color w:val="000000" w:themeColor="text1" w:themeTint="FF" w:themeShade="FF"/>
                </w:rPr>
                <w:t>iteS</w:t>
              </w:r>
            </w:ins>
            <w:r w:rsidRPr="5BF00052" w:rsidR="5BF00052">
              <w:rPr>
                <w:rFonts w:ascii="Calibri" w:hAnsi="Calibri" w:eastAsia="Calibri" w:cs="Calibri"/>
                <w:color w:val="000000" w:themeColor="text1" w:themeTint="FF" w:themeShade="FF"/>
              </w:rPr>
              <w:t>ignalMode</w:t>
            </w:r>
            <w:r w:rsidRPr="5BF00052" w:rsidR="5BF00052">
              <w:rPr>
                <w:rFonts w:ascii="Calibri" w:hAnsi="Calibri" w:eastAsia="Calibri" w:cs="Calibri"/>
                <w:color w:val="000000" w:themeColor="text1" w:themeTint="FF" w:themeShade="FF"/>
              </w:rPr>
              <w:t xml:space="preserve"> filter.</w:t>
            </w:r>
          </w:p>
          <w:p w:rsidR="70A11C1A" w:rsidP="6872EDE5" w:rsidRDefault="70A11C1A" w14:paraId="1CA13EBC" w14:textId="29AD3890">
            <w:pPr>
              <w:rPr>
                <w:rFonts w:ascii="Calibri" w:hAnsi="Calibri" w:eastAsia="Calibri" w:cs="Calibri"/>
                <w:color w:val="000000" w:themeColor="text1"/>
              </w:rPr>
            </w:pPr>
          </w:p>
          <w:p w:rsidR="70A11C1A" w:rsidP="6872EDE5" w:rsidRDefault="6872EDE5" w14:paraId="5C034527" w14:textId="001A97FF">
            <w:pPr>
              <w:rPr>
                <w:rFonts w:ascii="Calibri" w:hAnsi="Calibri" w:eastAsia="Calibri" w:cs="Calibri"/>
                <w:color w:val="000000" w:themeColor="text1"/>
              </w:rPr>
            </w:pPr>
            <w:r w:rsidRPr="5BF00052" w:rsidR="5BF00052">
              <w:rPr>
                <w:rFonts w:ascii="Calibri" w:hAnsi="Calibri" w:eastAsia="Calibri" w:cs="Calibri"/>
                <w:color w:val="000000" w:themeColor="text1" w:themeTint="FF" w:themeShade="FF"/>
              </w:rPr>
              <w:t xml:space="preserve">For </w:t>
            </w:r>
            <w:r w:rsidRPr="5BF00052" w:rsidR="5BF00052">
              <w:rPr>
                <w:rFonts w:ascii="Calibri" w:hAnsi="Calibri" w:eastAsia="Calibri" w:cs="Calibri"/>
                <w:color w:val="000000" w:themeColor="text1" w:themeTint="FF" w:themeShade="FF"/>
              </w:rPr>
              <w:t>s</w:t>
            </w:r>
            <w:ins w:author="TSUI Wai Lun" w:date="2022-05-26T07:17:37.066Z" w:id="1723562387">
              <w:r w:rsidRPr="5BF00052" w:rsidR="5BF00052">
                <w:rPr>
                  <w:rFonts w:ascii="Calibri" w:hAnsi="Calibri" w:eastAsia="Calibri" w:cs="Calibri"/>
                  <w:color w:val="000000" w:themeColor="text1" w:themeTint="FF" w:themeShade="FF"/>
                </w:rPr>
                <w:t>iteS</w:t>
              </w:r>
            </w:ins>
            <w:r w:rsidRPr="5BF00052" w:rsidR="5BF00052">
              <w:rPr>
                <w:rFonts w:ascii="Calibri" w:hAnsi="Calibri" w:eastAsia="Calibri" w:cs="Calibri"/>
                <w:color w:val="000000" w:themeColor="text1" w:themeTint="FF" w:themeShade="FF"/>
              </w:rPr>
              <w:t>ignalMode</w:t>
            </w:r>
            <w:r w:rsidRPr="5BF00052" w:rsidR="5BF00052">
              <w:rPr>
                <w:rFonts w:ascii="Calibri" w:hAnsi="Calibri" w:eastAsia="Calibri" w:cs="Calibri"/>
                <w:color w:val="000000" w:themeColor="text1" w:themeTint="FF" w:themeShade="FF"/>
              </w:rPr>
              <w:t xml:space="preserve"> = “</w:t>
            </w:r>
            <w:proofErr w:type="spellStart"/>
            <w:r w:rsidRPr="5BF00052" w:rsidR="5BF00052">
              <w:rPr>
                <w:rFonts w:ascii="Calibri" w:hAnsi="Calibri" w:eastAsia="Calibri" w:cs="Calibri"/>
                <w:color w:val="000000" w:themeColor="text1" w:themeTint="FF" w:themeShade="FF"/>
              </w:rPr>
              <w:t>BLELocation</w:t>
            </w:r>
            <w:proofErr w:type="spellEnd"/>
            <w:r w:rsidRPr="5BF00052" w:rsidR="5BF00052">
              <w:rPr>
                <w:rFonts w:ascii="Calibri" w:hAnsi="Calibri" w:eastAsia="Calibri" w:cs="Calibri"/>
                <w:color w:val="000000" w:themeColor="text1" w:themeTint="FF" w:themeShade="FF"/>
              </w:rPr>
              <w:t xml:space="preserve">”, the return value should be an array of </w:t>
            </w:r>
            <w:proofErr w:type="spellStart"/>
            <w:r w:rsidRPr="5BF00052" w:rsidR="5BF00052">
              <w:rPr>
                <w:rFonts w:ascii="Calibri" w:hAnsi="Calibri" w:eastAsia="Calibri" w:cs="Calibri"/>
                <w:color w:val="000000" w:themeColor="text1" w:themeTint="FF" w:themeShade="FF"/>
              </w:rPr>
              <w:t>BLELocation</w:t>
            </w:r>
            <w:proofErr w:type="spellEnd"/>
            <w:r w:rsidRPr="5BF00052" w:rsidR="5BF00052">
              <w:rPr>
                <w:rFonts w:ascii="Calibri" w:hAnsi="Calibri" w:eastAsia="Calibri" w:cs="Calibri"/>
                <w:color w:val="000000" w:themeColor="text1" w:themeTint="FF" w:themeShade="FF"/>
              </w:rPr>
              <w:t xml:space="preserve"> JSON objects:</w:t>
            </w:r>
          </w:p>
          <w:p w:rsidR="70A11C1A" w:rsidP="6872EDE5" w:rsidRDefault="6872EDE5" w14:paraId="7BBD5538" w14:textId="6DD53856">
            <w:pPr>
              <w:rPr>
                <w:rFonts w:ascii="Calibri" w:hAnsi="Calibri" w:eastAsia="Calibri" w:cs="Calibri"/>
                <w:color w:val="000000" w:themeColor="text1"/>
              </w:rPr>
            </w:pPr>
            <w:r w:rsidRPr="6872EDE5">
              <w:rPr>
                <w:rFonts w:ascii="Calibri" w:hAnsi="Calibri" w:eastAsia="Calibri" w:cs="Calibri"/>
                <w:color w:val="000000" w:themeColor="text1"/>
              </w:rPr>
              <w:t>[{“uuid”:”CB5DF7B3-5D1F-4B3B-809A-371D9D7D9159”,”major”:”1”,”minor”:”62841”,”lat”:”22.3379”,”lon”:”114.26272”,”OutdoorSiteID”:”4514522048O20220421”},{“uuid”:”CB5DF7B3-5D1F-4B3B-809A-371D9D7D9159”,”major”:”1”,”minor”:”49817”,”lat”:”22.33769”,”lon”:”114.26334</w:t>
            </w:r>
            <w:r w:rsidRPr="6872EDE5">
              <w:rPr>
                <w:rFonts w:ascii="Calibri" w:hAnsi="Calibri" w:eastAsia="Calibri" w:cs="Calibri"/>
                <w:color w:val="000000" w:themeColor="text1"/>
              </w:rPr>
              <w:lastRenderedPageBreak/>
              <w:t>”,”OutdoorSiteID”:”4514522048O20220421”},{“uuid”:”CB5DF7B3-5D1F-4B3B-809A-371D9D7D9159”,”major”:”1”,”minor”:”22549”,”lat”:”22.33707”,”lon”:”114.26290”,”OutdoorSiteID”:”4514522048O20220421”}]</w:t>
            </w:r>
          </w:p>
        </w:tc>
      </w:tr>
    </w:tbl>
    <w:p w:rsidR="70A11C1A" w:rsidRDefault="70A11C1A" w14:paraId="4086440C" w14:textId="3553587E"/>
    <w:p w:rsidR="70A11C1A" w:rsidRDefault="38FF0FA3" w14:paraId="0D6FB5B4" w14:textId="6A5641B6">
      <w:r w:rsidRPr="38FF0FA3">
        <w:rPr>
          <w:rFonts w:ascii="Calibri" w:hAnsi="Calibri" w:eastAsia="Calibri" w:cs="Calibri"/>
          <w:color w:val="000000" w:themeColor="text1"/>
          <w:u w:val="single"/>
        </w:rPr>
        <w:t>Get map data for display</w:t>
      </w:r>
    </w:p>
    <w:tbl>
      <w:tblPr>
        <w:tblStyle w:val="TableGrid"/>
        <w:tblW w:w="0" w:type="auto"/>
        <w:tblLook w:val="06A0" w:firstRow="1" w:lastRow="0" w:firstColumn="1" w:lastColumn="0" w:noHBand="1" w:noVBand="1"/>
      </w:tblPr>
      <w:tblGrid>
        <w:gridCol w:w="1825"/>
        <w:gridCol w:w="15"/>
        <w:gridCol w:w="1543"/>
        <w:gridCol w:w="15"/>
        <w:gridCol w:w="1725"/>
        <w:gridCol w:w="45"/>
        <w:gridCol w:w="4172"/>
      </w:tblGrid>
      <w:tr w:rsidR="38FF0FA3" w:rsidTr="7D044197" w14:paraId="5A231B9F" w14:textId="77777777">
        <w:trPr>
          <w:trHeight w:val="420"/>
        </w:trPr>
        <w:tc>
          <w:tcPr>
            <w:tcW w:w="9360" w:type="dxa"/>
            <w:gridSpan w:val="7"/>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8FF0FA3" w:rsidP="38FF0FA3" w:rsidRDefault="6872EDE5" w14:paraId="0F32FE68" w14:textId="3A2708B8">
            <w:pPr>
              <w:rPr>
                <w:rFonts w:ascii="Calibri" w:hAnsi="Calibri" w:eastAsia="Calibri" w:cs="Calibri"/>
                <w:color w:val="000000" w:themeColor="text1"/>
              </w:rPr>
            </w:pPr>
            <w:proofErr w:type="spellStart"/>
            <w:r w:rsidRPr="7D044197" w:rsidR="7D044197">
              <w:rPr>
                <w:rFonts w:ascii="Calibri" w:hAnsi="Calibri" w:eastAsia="Calibri" w:cs="Calibri"/>
                <w:color w:val="000000" w:themeColor="text1" w:themeTint="FF" w:themeShade="FF"/>
              </w:rPr>
              <w:t>JSONObject</w:t>
            </w:r>
            <w:proofErr w:type="spellEnd"/>
            <w:r w:rsidRPr="7D044197" w:rsidR="7D044197">
              <w:rPr>
                <w:rFonts w:ascii="Calibri" w:hAnsi="Calibri" w:eastAsia="Calibri" w:cs="Calibri"/>
                <w:color w:val="000000" w:themeColor="text1" w:themeTint="FF" w:themeShade="FF"/>
              </w:rPr>
              <w:t xml:space="preserve"> getMapData( @Nullable String  f</w:t>
            </w:r>
            <w:r w:rsidRPr="7D044197" w:rsidR="7D044197">
              <w:rPr>
                <w:rFonts w:ascii="Calibri" w:hAnsi="Calibri" w:eastAsia="Calibri" w:cs="Calibri"/>
                <w:i w:val="1"/>
                <w:iCs w:val="1"/>
                <w:color w:val="000000" w:themeColor="text1" w:themeTint="FF" w:themeShade="FF"/>
              </w:rPr>
              <w:t>loorID</w:t>
            </w:r>
            <w:r w:rsidRPr="7D044197" w:rsidR="7D044197">
              <w:rPr>
                <w:rFonts w:ascii="Calibri" w:hAnsi="Calibri" w:eastAsia="Calibri" w:cs="Calibri"/>
                <w:color w:val="000000" w:themeColor="text1" w:themeTint="FF" w:themeShade="FF"/>
              </w:rPr>
              <w:t>)</w:t>
            </w:r>
          </w:p>
          <w:p w:rsidR="38FF0FA3" w:rsidRDefault="38FF0FA3" w14:paraId="66212469" w14:textId="4B7EAF1F"/>
          <w:p w:rsidR="38FF0FA3" w:rsidRDefault="38FF0FA3" w14:paraId="71AEB634" w14:textId="6047367E">
            <w:r w:rsidRPr="7D044197" w:rsidR="7D044197">
              <w:rPr>
                <w:rFonts w:ascii="Calibri" w:hAnsi="Calibri" w:eastAsia="Calibri" w:cs="Calibri"/>
                <w:color w:val="000000" w:themeColor="text1" w:themeTint="FF" w:themeShade="FF"/>
              </w:rPr>
              <w:t>This function will search all map that links to floorID, and return their map id and map type to caller.</w:t>
            </w:r>
          </w:p>
        </w:tc>
      </w:tr>
      <w:tr w:rsidR="38FF0FA3" w:rsidTr="7D044197" w14:paraId="78178F55" w14:textId="77777777">
        <w:trPr>
          <w:trHeight w:val="420"/>
        </w:trPr>
        <w:tc>
          <w:tcPr>
            <w:tcW w:w="9360" w:type="dxa"/>
            <w:gridSpan w:val="7"/>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9DAF8"/>
            <w:tcMar/>
          </w:tcPr>
          <w:p w:rsidR="38FF0FA3" w:rsidRDefault="38FF0FA3" w14:paraId="6C093049" w14:textId="289B6349">
            <w:r w:rsidRPr="38FF0FA3">
              <w:rPr>
                <w:rFonts w:ascii="Calibri" w:hAnsi="Calibri" w:eastAsia="Calibri" w:cs="Calibri"/>
                <w:color w:val="000000" w:themeColor="text1"/>
              </w:rPr>
              <w:t>Input Parameter</w:t>
            </w:r>
          </w:p>
        </w:tc>
      </w:tr>
      <w:tr w:rsidR="38FF0FA3" w:rsidTr="7D044197" w14:paraId="64173C1F" w14:textId="77777777">
        <w:tc>
          <w:tcPr>
            <w:tcW w:w="1845"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
          <w:p w:rsidR="38FF0FA3" w:rsidRDefault="38FF0FA3" w14:paraId="2B8B483A" w14:textId="71E02D45">
            <w:r w:rsidRPr="38FF0FA3">
              <w:rPr>
                <w:rFonts w:ascii="Calibri" w:hAnsi="Calibri" w:eastAsia="Calibri" w:cs="Calibri"/>
                <w:color w:val="000000" w:themeColor="text1"/>
              </w:rPr>
              <w:t>Parameter name</w:t>
            </w:r>
          </w:p>
        </w:tc>
        <w:tc>
          <w:tcPr>
            <w:tcW w:w="156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
          <w:p w:rsidR="38FF0FA3" w:rsidRDefault="38FF0FA3" w14:paraId="59CCE9C4" w14:textId="04078AF8">
            <w:r w:rsidRPr="38FF0FA3">
              <w:rPr>
                <w:rFonts w:ascii="Calibri" w:hAnsi="Calibri" w:eastAsia="Calibri" w:cs="Calibri"/>
                <w:color w:val="000000" w:themeColor="text1"/>
              </w:rPr>
              <w:t>Data type</w:t>
            </w:r>
          </w:p>
        </w:tc>
        <w:tc>
          <w:tcPr>
            <w:tcW w:w="177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
          <w:p w:rsidR="38FF0FA3" w:rsidRDefault="38FF0FA3" w14:paraId="322E4E67" w14:textId="0E8E5C84">
            <w:r w:rsidRPr="38FF0FA3">
              <w:rPr>
                <w:rFonts w:ascii="Calibri" w:hAnsi="Calibri" w:eastAsia="Calibri" w:cs="Calibri"/>
                <w:color w:val="000000" w:themeColor="text1"/>
              </w:rPr>
              <w:t>Mandatory</w:t>
            </w:r>
          </w:p>
        </w:tc>
        <w:tc>
          <w:tcPr>
            <w:tcW w:w="418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
          <w:p w:rsidR="38FF0FA3" w:rsidRDefault="38FF0FA3" w14:paraId="4FF35AFE" w14:textId="588698BC">
            <w:r w:rsidRPr="38FF0FA3">
              <w:rPr>
                <w:rFonts w:ascii="Calibri" w:hAnsi="Calibri" w:eastAsia="Calibri" w:cs="Calibri"/>
                <w:color w:val="000000" w:themeColor="text1"/>
              </w:rPr>
              <w:t>Description</w:t>
            </w:r>
          </w:p>
        </w:tc>
      </w:tr>
      <w:tr w:rsidR="38FF0FA3" w:rsidTr="7D044197" w14:paraId="56620CFE" w14:textId="77777777">
        <w:tc>
          <w:tcPr>
            <w:tcW w:w="1845"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8FF0FA3" w:rsidP="7D044197" w:rsidRDefault="6872EDE5" w14:paraId="1315B858" w14:textId="22117D72">
            <w:pPr>
              <w:rPr>
                <w:rFonts w:ascii="Calibri" w:hAnsi="Calibri" w:eastAsia="Calibri" w:cs="Calibri"/>
                <w:i w:val="1"/>
                <w:iCs w:val="1"/>
                <w:color w:val="000000" w:themeColor="text1"/>
              </w:rPr>
            </w:pPr>
            <w:r w:rsidRPr="7D044197" w:rsidR="7D044197">
              <w:rPr>
                <w:rFonts w:ascii="Calibri" w:hAnsi="Calibri" w:eastAsia="Calibri" w:cs="Calibri"/>
                <w:i w:val="1"/>
                <w:iCs w:val="1"/>
                <w:color w:val="000000" w:themeColor="text1" w:themeTint="FF" w:themeShade="FF"/>
              </w:rPr>
              <w:t xml:space="preserve"> </w:t>
            </w:r>
            <w:r w:rsidRPr="7D044197" w:rsidR="7D044197">
              <w:rPr>
                <w:rFonts w:ascii="Calibri" w:hAnsi="Calibri" w:eastAsia="Calibri" w:cs="Calibri"/>
                <w:i w:val="1"/>
                <w:iCs w:val="1"/>
                <w:color w:val="000000" w:themeColor="text1" w:themeTint="FF" w:themeShade="FF"/>
              </w:rPr>
              <w:t>floorID</w:t>
            </w:r>
          </w:p>
        </w:tc>
        <w:tc>
          <w:tcPr>
            <w:tcW w:w="156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8FF0FA3" w:rsidRDefault="38FF0FA3" w14:paraId="6F562643" w14:textId="68B23485">
            <w:r w:rsidRPr="38FF0FA3">
              <w:rPr>
                <w:rFonts w:ascii="Calibri" w:hAnsi="Calibri" w:eastAsia="Calibri" w:cs="Calibri"/>
                <w:color w:val="000000" w:themeColor="text1"/>
              </w:rPr>
              <w:t>String</w:t>
            </w:r>
          </w:p>
        </w:tc>
        <w:tc>
          <w:tcPr>
            <w:tcW w:w="177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8FF0FA3" w:rsidRDefault="38FF0FA3" w14:paraId="2C8DFB4A" w14:textId="4A4C1504">
            <w:r w:rsidRPr="38FF0FA3">
              <w:rPr>
                <w:rFonts w:ascii="Calibri" w:hAnsi="Calibri" w:eastAsia="Calibri" w:cs="Calibri"/>
                <w:color w:val="000000" w:themeColor="text1"/>
              </w:rPr>
              <w:t>No</w:t>
            </w:r>
          </w:p>
        </w:tc>
        <w:tc>
          <w:tcPr>
            <w:tcW w:w="41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8FF0FA3" w:rsidRDefault="38FF0FA3" w14:paraId="759E2DD7" w14:textId="08457312">
            <w:r w:rsidRPr="7D044197" w:rsidR="7D044197">
              <w:rPr>
                <w:rFonts w:ascii="Calibri" w:hAnsi="Calibri" w:eastAsia="Calibri" w:cs="Calibri"/>
                <w:color w:val="000000" w:themeColor="text1" w:themeTint="FF" w:themeShade="FF"/>
              </w:rPr>
              <w:t>floorID</w:t>
            </w:r>
            <w:r w:rsidRPr="7D044197" w:rsidR="7D044197">
              <w:rPr>
                <w:rFonts w:ascii="Calibri" w:hAnsi="Calibri" w:eastAsia="Calibri" w:cs="Calibri"/>
                <w:color w:val="000000" w:themeColor="text1" w:themeTint="FF" w:themeShade="FF"/>
              </w:rPr>
              <w:t xml:space="preserve"> of the floor you want to download.</w:t>
            </w:r>
          </w:p>
          <w:p w:rsidR="38FF0FA3" w:rsidRDefault="38FF0FA3" w14:paraId="2104BE1A" w14:textId="03A74889">
            <w:r w:rsidRPr="38FF0FA3">
              <w:rPr>
                <w:rFonts w:ascii="Calibri" w:hAnsi="Calibri" w:eastAsia="Calibri" w:cs="Calibri"/>
                <w:color w:val="000000" w:themeColor="text1"/>
              </w:rPr>
              <w:t xml:space="preserve">Default value is </w:t>
            </w:r>
            <w:proofErr w:type="spellStart"/>
            <w:r w:rsidRPr="38FF0FA3">
              <w:rPr>
                <w:rFonts w:ascii="Calibri" w:hAnsi="Calibri" w:eastAsia="Calibri" w:cs="Calibri"/>
                <w:color w:val="000000" w:themeColor="text1"/>
              </w:rPr>
              <w:t>defaultFloorID</w:t>
            </w:r>
            <w:proofErr w:type="spellEnd"/>
            <w:r w:rsidRPr="38FF0FA3">
              <w:rPr>
                <w:rFonts w:ascii="Calibri" w:hAnsi="Calibri" w:eastAsia="Calibri" w:cs="Calibri"/>
                <w:color w:val="000000" w:themeColor="text1"/>
              </w:rPr>
              <w:t xml:space="preserve"> of the current Building Obj.</w:t>
            </w:r>
          </w:p>
        </w:tc>
      </w:tr>
      <w:tr w:rsidR="38FF0FA3" w:rsidTr="7D044197" w14:paraId="16939D3E" w14:textId="77777777">
        <w:trPr>
          <w:trHeight w:val="420"/>
        </w:trPr>
        <w:tc>
          <w:tcPr>
            <w:tcW w:w="9360" w:type="dxa"/>
            <w:gridSpan w:val="7"/>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9DAF8"/>
            <w:tcMar/>
          </w:tcPr>
          <w:p w:rsidR="38FF0FA3" w:rsidRDefault="38FF0FA3" w14:paraId="07674B43" w14:textId="18F382EA">
            <w:r w:rsidRPr="38FF0FA3">
              <w:rPr>
                <w:rFonts w:ascii="Calibri" w:hAnsi="Calibri" w:eastAsia="Calibri" w:cs="Calibri"/>
                <w:color w:val="000000" w:themeColor="text1"/>
              </w:rPr>
              <w:t>Return value</w:t>
            </w:r>
          </w:p>
        </w:tc>
      </w:tr>
      <w:tr w:rsidR="38FF0FA3" w:rsidTr="7D044197" w14:paraId="446735EB" w14:textId="77777777">
        <w:trPr>
          <w:trHeight w:val="420"/>
        </w:trPr>
        <w:tc>
          <w:tcPr>
            <w:tcW w:w="1845"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
          <w:p w:rsidR="38FF0FA3" w:rsidRDefault="38FF0FA3" w14:paraId="16DF5091" w14:textId="6ADAC082">
            <w:r w:rsidRPr="38FF0FA3">
              <w:rPr>
                <w:rFonts w:ascii="Calibri" w:hAnsi="Calibri" w:eastAsia="Calibri" w:cs="Calibri"/>
                <w:color w:val="000000" w:themeColor="text1"/>
              </w:rPr>
              <w:t>Data type</w:t>
            </w:r>
          </w:p>
        </w:tc>
        <w:tc>
          <w:tcPr>
            <w:tcW w:w="156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
          <w:p w:rsidR="38FF0FA3" w:rsidRDefault="38FF0FA3" w14:paraId="2845845A" w14:textId="1930931C">
            <w:r w:rsidRPr="38FF0FA3">
              <w:rPr>
                <w:rFonts w:ascii="Calibri" w:hAnsi="Calibri" w:eastAsia="Calibri" w:cs="Calibri"/>
                <w:color w:val="000000" w:themeColor="text1"/>
              </w:rPr>
              <w:t>Mandatory</w:t>
            </w:r>
          </w:p>
        </w:tc>
        <w:tc>
          <w:tcPr>
            <w:tcW w:w="5955"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
          <w:p w:rsidR="38FF0FA3" w:rsidRDefault="38FF0FA3" w14:paraId="41FB5A6E" w14:textId="183340E1">
            <w:r w:rsidRPr="38FF0FA3">
              <w:rPr>
                <w:rFonts w:ascii="Calibri" w:hAnsi="Calibri" w:eastAsia="Calibri" w:cs="Calibri"/>
                <w:color w:val="000000" w:themeColor="text1"/>
              </w:rPr>
              <w:t>Description</w:t>
            </w:r>
          </w:p>
        </w:tc>
      </w:tr>
      <w:tr w:rsidR="38FF0FA3" w:rsidTr="7D044197" w14:paraId="5BE144AB" w14:textId="77777777">
        <w:trPr>
          <w:trHeight w:val="420"/>
        </w:trPr>
        <w:tc>
          <w:tcPr>
            <w:tcW w:w="1845"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8FF0FA3" w:rsidP="38FF0FA3" w:rsidRDefault="38FF0FA3" w14:paraId="18A82B75" w14:textId="3BB0FE0B">
            <w:pPr>
              <w:spacing w:line="259" w:lineRule="auto"/>
              <w:rPr>
                <w:rFonts w:ascii="Calibri" w:hAnsi="Calibri" w:eastAsia="Calibri" w:cs="Calibri"/>
                <w:color w:val="000000" w:themeColor="text1"/>
              </w:rPr>
            </w:pPr>
            <w:proofErr w:type="spellStart"/>
            <w:r w:rsidRPr="38FF0FA3">
              <w:rPr>
                <w:rFonts w:ascii="Calibri" w:hAnsi="Calibri" w:eastAsia="Calibri" w:cs="Calibri"/>
                <w:color w:val="000000" w:themeColor="text1"/>
              </w:rPr>
              <w:t>JSONObject</w:t>
            </w:r>
            <w:proofErr w:type="spellEnd"/>
          </w:p>
        </w:tc>
        <w:tc>
          <w:tcPr>
            <w:tcW w:w="156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8FF0FA3" w:rsidRDefault="38FF0FA3" w14:paraId="3759A01D" w14:textId="7339F002">
            <w:r w:rsidRPr="38FF0FA3">
              <w:rPr>
                <w:rFonts w:ascii="Calibri" w:hAnsi="Calibri" w:eastAsia="Calibri" w:cs="Calibri"/>
                <w:color w:val="000000" w:themeColor="text1"/>
              </w:rPr>
              <w:t>Yes</w:t>
            </w:r>
          </w:p>
        </w:tc>
        <w:tc>
          <w:tcPr>
            <w:tcW w:w="5955"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8FF0FA3" w:rsidP="38FF0FA3" w:rsidRDefault="38FF0FA3" w14:paraId="182DD746" w14:textId="05BE3063">
            <w:pPr>
              <w:spacing w:line="259" w:lineRule="auto"/>
              <w:rPr>
                <w:rFonts w:ascii="Calibri" w:hAnsi="Calibri" w:eastAsia="Calibri" w:cs="Calibri"/>
                <w:color w:val="000000" w:themeColor="text1"/>
              </w:rPr>
            </w:pPr>
            <w:r w:rsidRPr="38FF0FA3">
              <w:rPr>
                <w:rFonts w:ascii="Calibri" w:hAnsi="Calibri" w:eastAsia="Calibri" w:cs="Calibri"/>
                <w:color w:val="000000" w:themeColor="text1"/>
              </w:rPr>
              <w:t xml:space="preserve">Return JSON Object links to </w:t>
            </w:r>
            <w:proofErr w:type="spellStart"/>
            <w:r w:rsidRPr="38FF0FA3">
              <w:rPr>
                <w:rFonts w:ascii="Calibri" w:hAnsi="Calibri" w:eastAsia="Calibri" w:cs="Calibri"/>
                <w:color w:val="000000" w:themeColor="text1"/>
              </w:rPr>
              <w:t>FloorID</w:t>
            </w:r>
            <w:proofErr w:type="spellEnd"/>
            <w:r w:rsidRPr="38FF0FA3">
              <w:rPr>
                <w:rFonts w:ascii="Calibri" w:hAnsi="Calibri" w:eastAsia="Calibri" w:cs="Calibri"/>
                <w:color w:val="000000" w:themeColor="text1"/>
              </w:rPr>
              <w:t>. This JSON Object contain three key pairs.</w:t>
            </w:r>
          </w:p>
          <w:p w:rsidR="38FF0FA3" w:rsidP="38FF0FA3" w:rsidRDefault="38FF0FA3" w14:paraId="3FA556E6" w14:textId="10304314">
            <w:pPr>
              <w:spacing w:line="259" w:lineRule="auto"/>
              <w:rPr>
                <w:rFonts w:ascii="Calibri" w:hAnsi="Calibri" w:eastAsia="Calibri" w:cs="Calibri"/>
                <w:color w:val="000000" w:themeColor="text1"/>
              </w:rPr>
            </w:pPr>
            <w:r w:rsidRPr="38FF0FA3">
              <w:rPr>
                <w:rFonts w:ascii="Calibri" w:hAnsi="Calibri" w:eastAsia="Calibri" w:cs="Calibri"/>
                <w:color w:val="000000" w:themeColor="text1"/>
              </w:rPr>
              <w:t>“building” store array of {</w:t>
            </w:r>
            <w:proofErr w:type="spellStart"/>
            <w:r w:rsidRPr="38FF0FA3">
              <w:rPr>
                <w:rFonts w:ascii="Calibri" w:hAnsi="Calibri" w:eastAsia="Calibri" w:cs="Calibri"/>
                <w:color w:val="000000" w:themeColor="text1"/>
              </w:rPr>
              <w:t>mapid</w:t>
            </w:r>
            <w:proofErr w:type="spellEnd"/>
            <w:r w:rsidRPr="38FF0FA3">
              <w:rPr>
                <w:rFonts w:ascii="Calibri" w:hAnsi="Calibri" w:eastAsia="Calibri" w:cs="Calibri"/>
                <w:color w:val="000000" w:themeColor="text1"/>
              </w:rPr>
              <w:t xml:space="preserve">, </w:t>
            </w:r>
            <w:proofErr w:type="spellStart"/>
            <w:r w:rsidRPr="38FF0FA3">
              <w:rPr>
                <w:rFonts w:ascii="Calibri" w:hAnsi="Calibri" w:eastAsia="Calibri" w:cs="Calibri"/>
                <w:color w:val="000000" w:themeColor="text1"/>
              </w:rPr>
              <w:t>maptype</w:t>
            </w:r>
            <w:proofErr w:type="spellEnd"/>
            <w:r w:rsidRPr="38FF0FA3">
              <w:rPr>
                <w:rFonts w:ascii="Calibri" w:hAnsi="Calibri" w:eastAsia="Calibri" w:cs="Calibri"/>
                <w:color w:val="000000" w:themeColor="text1"/>
              </w:rPr>
              <w:t xml:space="preserve">} under building level, all </w:t>
            </w:r>
            <w:proofErr w:type="spellStart"/>
            <w:r w:rsidRPr="38FF0FA3">
              <w:rPr>
                <w:rFonts w:ascii="Calibri" w:hAnsi="Calibri" w:eastAsia="Calibri" w:cs="Calibri"/>
                <w:color w:val="000000" w:themeColor="text1"/>
              </w:rPr>
              <w:t>JSONObject</w:t>
            </w:r>
            <w:proofErr w:type="spellEnd"/>
            <w:r w:rsidRPr="38FF0FA3">
              <w:rPr>
                <w:rFonts w:ascii="Calibri" w:hAnsi="Calibri" w:eastAsia="Calibri" w:cs="Calibri"/>
                <w:color w:val="000000" w:themeColor="text1"/>
              </w:rPr>
              <w:t xml:space="preserve"> in this level should cover all floor and region under this building.</w:t>
            </w:r>
          </w:p>
          <w:p w:rsidR="38FF0FA3" w:rsidP="38FF0FA3" w:rsidRDefault="38FF0FA3" w14:paraId="62A13A12" w14:textId="15980F48">
            <w:pPr>
              <w:spacing w:line="259" w:lineRule="auto"/>
              <w:rPr>
                <w:rFonts w:ascii="Calibri" w:hAnsi="Calibri" w:eastAsia="Calibri" w:cs="Calibri"/>
                <w:color w:val="000000" w:themeColor="text1"/>
              </w:rPr>
            </w:pPr>
            <w:r w:rsidRPr="38FF0FA3">
              <w:rPr>
                <w:rFonts w:ascii="Calibri" w:hAnsi="Calibri" w:eastAsia="Calibri" w:cs="Calibri"/>
                <w:color w:val="000000" w:themeColor="text1"/>
              </w:rPr>
              <w:t>“floor” store array of {</w:t>
            </w:r>
            <w:proofErr w:type="spellStart"/>
            <w:r w:rsidRPr="38FF0FA3">
              <w:rPr>
                <w:rFonts w:ascii="Calibri" w:hAnsi="Calibri" w:eastAsia="Calibri" w:cs="Calibri"/>
                <w:color w:val="000000" w:themeColor="text1"/>
              </w:rPr>
              <w:t>mapid</w:t>
            </w:r>
            <w:proofErr w:type="spellEnd"/>
            <w:r w:rsidRPr="38FF0FA3">
              <w:rPr>
                <w:rFonts w:ascii="Calibri" w:hAnsi="Calibri" w:eastAsia="Calibri" w:cs="Calibri"/>
                <w:color w:val="000000" w:themeColor="text1"/>
              </w:rPr>
              <w:t xml:space="preserve">, </w:t>
            </w:r>
            <w:proofErr w:type="spellStart"/>
            <w:r w:rsidRPr="38FF0FA3">
              <w:rPr>
                <w:rFonts w:ascii="Calibri" w:hAnsi="Calibri" w:eastAsia="Calibri" w:cs="Calibri"/>
                <w:color w:val="000000" w:themeColor="text1"/>
              </w:rPr>
              <w:t>maptype</w:t>
            </w:r>
            <w:proofErr w:type="spellEnd"/>
            <w:r w:rsidRPr="38FF0FA3">
              <w:rPr>
                <w:rFonts w:ascii="Calibri" w:hAnsi="Calibri" w:eastAsia="Calibri" w:cs="Calibri"/>
                <w:color w:val="000000" w:themeColor="text1"/>
              </w:rPr>
              <w:t xml:space="preserve">} under floor level, all </w:t>
            </w:r>
            <w:proofErr w:type="spellStart"/>
            <w:r w:rsidRPr="38FF0FA3">
              <w:rPr>
                <w:rFonts w:ascii="Calibri" w:hAnsi="Calibri" w:eastAsia="Calibri" w:cs="Calibri"/>
                <w:color w:val="000000" w:themeColor="text1"/>
              </w:rPr>
              <w:t>JSONObject</w:t>
            </w:r>
            <w:proofErr w:type="spellEnd"/>
            <w:r w:rsidRPr="38FF0FA3">
              <w:rPr>
                <w:rFonts w:ascii="Calibri" w:hAnsi="Calibri" w:eastAsia="Calibri" w:cs="Calibri"/>
                <w:color w:val="000000" w:themeColor="text1"/>
              </w:rPr>
              <w:t xml:space="preserve"> in this level should cover all region under this floor.</w:t>
            </w:r>
          </w:p>
          <w:p w:rsidR="38FF0FA3" w:rsidP="38FF0FA3" w:rsidRDefault="38FF0FA3" w14:paraId="37494A0D" w14:textId="1A4EC80B">
            <w:pPr>
              <w:spacing w:line="259" w:lineRule="auto"/>
              <w:rPr>
                <w:rFonts w:ascii="Calibri" w:hAnsi="Calibri" w:eastAsia="Calibri" w:cs="Calibri"/>
                <w:color w:val="000000" w:themeColor="text1"/>
              </w:rPr>
            </w:pPr>
            <w:r w:rsidRPr="38FF0FA3">
              <w:rPr>
                <w:rFonts w:ascii="Calibri" w:hAnsi="Calibri" w:eastAsia="Calibri" w:cs="Calibri"/>
                <w:color w:val="000000" w:themeColor="text1"/>
              </w:rPr>
              <w:t>“region” store array of {</w:t>
            </w:r>
            <w:proofErr w:type="spellStart"/>
            <w:r w:rsidRPr="38FF0FA3">
              <w:rPr>
                <w:rFonts w:ascii="Calibri" w:hAnsi="Calibri" w:eastAsia="Calibri" w:cs="Calibri"/>
                <w:color w:val="000000" w:themeColor="text1"/>
              </w:rPr>
              <w:t>mapid</w:t>
            </w:r>
            <w:proofErr w:type="spellEnd"/>
            <w:r w:rsidRPr="38FF0FA3">
              <w:rPr>
                <w:rFonts w:ascii="Calibri" w:hAnsi="Calibri" w:eastAsia="Calibri" w:cs="Calibri"/>
                <w:color w:val="000000" w:themeColor="text1"/>
              </w:rPr>
              <w:t xml:space="preserve">, </w:t>
            </w:r>
            <w:proofErr w:type="spellStart"/>
            <w:r w:rsidRPr="38FF0FA3">
              <w:rPr>
                <w:rFonts w:ascii="Calibri" w:hAnsi="Calibri" w:eastAsia="Calibri" w:cs="Calibri"/>
                <w:color w:val="000000" w:themeColor="text1"/>
              </w:rPr>
              <w:t>maptype</w:t>
            </w:r>
            <w:proofErr w:type="spellEnd"/>
            <w:r w:rsidRPr="38FF0FA3">
              <w:rPr>
                <w:rFonts w:ascii="Calibri" w:hAnsi="Calibri" w:eastAsia="Calibri" w:cs="Calibri"/>
                <w:color w:val="000000" w:themeColor="text1"/>
              </w:rPr>
              <w:t>} under region level.</w:t>
            </w:r>
          </w:p>
          <w:p w:rsidR="38FF0FA3" w:rsidP="38FF0FA3" w:rsidRDefault="38FF0FA3" w14:paraId="7BDDF968" w14:textId="74BBB9CF">
            <w:pPr>
              <w:spacing w:line="259" w:lineRule="auto"/>
              <w:rPr>
                <w:rFonts w:ascii="Calibri" w:hAnsi="Calibri" w:eastAsia="Calibri" w:cs="Calibri"/>
                <w:color w:val="000000" w:themeColor="text1"/>
              </w:rPr>
            </w:pPr>
          </w:p>
          <w:p w:rsidR="38FF0FA3" w:rsidP="38FF0FA3" w:rsidRDefault="38FF0FA3" w14:paraId="390644F0" w14:textId="5A461092">
            <w:pPr>
              <w:spacing w:line="259" w:lineRule="auto"/>
              <w:rPr>
                <w:rFonts w:ascii="Calibri" w:hAnsi="Calibri" w:eastAsia="Calibri" w:cs="Calibri"/>
                <w:color w:val="000000" w:themeColor="text1"/>
              </w:rPr>
            </w:pPr>
            <w:r w:rsidRPr="38FF0FA3">
              <w:rPr>
                <w:rFonts w:ascii="Calibri" w:hAnsi="Calibri" w:eastAsia="Calibri" w:cs="Calibri"/>
                <w:color w:val="000000" w:themeColor="text1"/>
              </w:rPr>
              <w:t>Example:</w:t>
            </w:r>
          </w:p>
          <w:p w:rsidR="38FF0FA3" w:rsidP="38FF0FA3" w:rsidRDefault="38FF0FA3" w14:paraId="497CAB3C" w14:textId="35F5A322">
            <w:pPr>
              <w:spacing w:line="259" w:lineRule="auto"/>
              <w:rPr>
                <w:rFonts w:ascii="Calibri" w:hAnsi="Calibri" w:eastAsia="Calibri" w:cs="Calibri"/>
                <w:color w:val="000000" w:themeColor="text1"/>
              </w:rPr>
            </w:pPr>
            <w:r w:rsidRPr="38FF0FA3">
              <w:rPr>
                <w:rFonts w:ascii="Calibri" w:hAnsi="Calibri" w:eastAsia="Calibri" w:cs="Calibri"/>
                <w:color w:val="000000" w:themeColor="text1"/>
              </w:rPr>
              <w:t>{</w:t>
            </w:r>
          </w:p>
          <w:p w:rsidR="38FF0FA3" w:rsidP="38FF0FA3" w:rsidRDefault="38FF0FA3" w14:paraId="0FEE2D95" w14:textId="60FDA4B5">
            <w:pPr>
              <w:spacing w:line="259" w:lineRule="auto"/>
              <w:rPr>
                <w:rFonts w:ascii="Calibri" w:hAnsi="Calibri" w:eastAsia="Calibri" w:cs="Calibri"/>
                <w:color w:val="000000" w:themeColor="text1"/>
              </w:rPr>
            </w:pPr>
            <w:r w:rsidRPr="38FF0FA3">
              <w:rPr>
                <w:rFonts w:ascii="Calibri" w:hAnsi="Calibri" w:eastAsia="Calibri" w:cs="Calibri"/>
                <w:color w:val="000000" w:themeColor="text1"/>
              </w:rPr>
              <w:t>“building”: [{“</w:t>
            </w:r>
            <w:proofErr w:type="spellStart"/>
            <w:r w:rsidRPr="38FF0FA3">
              <w:rPr>
                <w:rFonts w:ascii="Calibri" w:hAnsi="Calibri" w:eastAsia="Calibri" w:cs="Calibri"/>
                <w:color w:val="000000" w:themeColor="text1"/>
              </w:rPr>
              <w:t>mapid</w:t>
            </w:r>
            <w:proofErr w:type="spellEnd"/>
            <w:r w:rsidRPr="38FF0FA3">
              <w:rPr>
                <w:rFonts w:ascii="Calibri" w:hAnsi="Calibri" w:eastAsia="Calibri" w:cs="Calibri"/>
                <w:color w:val="000000" w:themeColor="text1"/>
              </w:rPr>
              <w:t>”:”</w:t>
            </w:r>
            <w:proofErr w:type="spellStart"/>
            <w:r w:rsidRPr="38FF0FA3">
              <w:rPr>
                <w:rFonts w:ascii="Calibri" w:hAnsi="Calibri" w:eastAsia="Calibri" w:cs="Calibri"/>
                <w:color w:val="000000" w:themeColor="text1"/>
              </w:rPr>
              <w:t>xxxxxxxxxx</w:t>
            </w:r>
            <w:proofErr w:type="spellEnd"/>
            <w:r w:rsidRPr="38FF0FA3">
              <w:rPr>
                <w:rFonts w:ascii="Calibri" w:hAnsi="Calibri" w:eastAsia="Calibri" w:cs="Calibri"/>
                <w:color w:val="000000" w:themeColor="text1"/>
              </w:rPr>
              <w:t>”,”</w:t>
            </w:r>
            <w:proofErr w:type="spellStart"/>
            <w:r w:rsidRPr="38FF0FA3">
              <w:rPr>
                <w:rFonts w:ascii="Calibri" w:hAnsi="Calibri" w:eastAsia="Calibri" w:cs="Calibri"/>
                <w:color w:val="000000" w:themeColor="text1"/>
              </w:rPr>
              <w:t>maptype</w:t>
            </w:r>
            <w:proofErr w:type="spellEnd"/>
            <w:r w:rsidRPr="38FF0FA3">
              <w:rPr>
                <w:rFonts w:ascii="Calibri" w:hAnsi="Calibri" w:eastAsia="Calibri" w:cs="Calibri"/>
                <w:color w:val="000000" w:themeColor="text1"/>
              </w:rPr>
              <w:t>”:”PNG”}],</w:t>
            </w:r>
          </w:p>
          <w:p w:rsidR="38FF0FA3" w:rsidP="38FF0FA3" w:rsidRDefault="38FF0FA3" w14:paraId="173C0322" w14:textId="74E0E488">
            <w:pPr>
              <w:spacing w:line="259" w:lineRule="auto"/>
              <w:rPr>
                <w:rFonts w:ascii="Calibri" w:hAnsi="Calibri" w:eastAsia="Calibri" w:cs="Calibri"/>
                <w:color w:val="000000" w:themeColor="text1"/>
              </w:rPr>
            </w:pPr>
            <w:r w:rsidRPr="38FF0FA3">
              <w:rPr>
                <w:rFonts w:ascii="Calibri" w:hAnsi="Calibri" w:eastAsia="Calibri" w:cs="Calibri"/>
                <w:color w:val="000000" w:themeColor="text1"/>
              </w:rPr>
              <w:t>“floor”: [{“</w:t>
            </w:r>
            <w:proofErr w:type="spellStart"/>
            <w:r w:rsidRPr="38FF0FA3">
              <w:rPr>
                <w:rFonts w:ascii="Calibri" w:hAnsi="Calibri" w:eastAsia="Calibri" w:cs="Calibri"/>
                <w:color w:val="000000" w:themeColor="text1"/>
              </w:rPr>
              <w:t>mapid</w:t>
            </w:r>
            <w:proofErr w:type="spellEnd"/>
            <w:r w:rsidRPr="38FF0FA3">
              <w:rPr>
                <w:rFonts w:ascii="Calibri" w:hAnsi="Calibri" w:eastAsia="Calibri" w:cs="Calibri"/>
                <w:color w:val="000000" w:themeColor="text1"/>
              </w:rPr>
              <w:t>”:”</w:t>
            </w:r>
            <w:proofErr w:type="spellStart"/>
            <w:r w:rsidRPr="38FF0FA3">
              <w:rPr>
                <w:rFonts w:ascii="Calibri" w:hAnsi="Calibri" w:eastAsia="Calibri" w:cs="Calibri"/>
                <w:color w:val="000000" w:themeColor="text1"/>
              </w:rPr>
              <w:t>xxxxxxxxxx</w:t>
            </w:r>
            <w:proofErr w:type="spellEnd"/>
            <w:r w:rsidRPr="38FF0FA3">
              <w:rPr>
                <w:rFonts w:ascii="Calibri" w:hAnsi="Calibri" w:eastAsia="Calibri" w:cs="Calibri"/>
                <w:color w:val="000000" w:themeColor="text1"/>
              </w:rPr>
              <w:t>”,”</w:t>
            </w:r>
            <w:proofErr w:type="spellStart"/>
            <w:r w:rsidRPr="38FF0FA3">
              <w:rPr>
                <w:rFonts w:ascii="Calibri" w:hAnsi="Calibri" w:eastAsia="Calibri" w:cs="Calibri"/>
                <w:color w:val="000000" w:themeColor="text1"/>
              </w:rPr>
              <w:t>maptype</w:t>
            </w:r>
            <w:proofErr w:type="spellEnd"/>
            <w:r w:rsidRPr="38FF0FA3">
              <w:rPr>
                <w:rFonts w:ascii="Calibri" w:hAnsi="Calibri" w:eastAsia="Calibri" w:cs="Calibri"/>
                <w:color w:val="000000" w:themeColor="text1"/>
              </w:rPr>
              <w:t>”:”PNG”}],</w:t>
            </w:r>
          </w:p>
          <w:p w:rsidR="38FF0FA3" w:rsidP="38FF0FA3" w:rsidRDefault="38FF0FA3" w14:paraId="4089DB7C" w14:textId="0B8EB7D7">
            <w:pPr>
              <w:spacing w:line="259" w:lineRule="auto"/>
              <w:rPr>
                <w:rFonts w:ascii="Calibri" w:hAnsi="Calibri" w:eastAsia="Calibri" w:cs="Calibri"/>
                <w:color w:val="000000" w:themeColor="text1"/>
              </w:rPr>
            </w:pPr>
            <w:r w:rsidRPr="38FF0FA3">
              <w:rPr>
                <w:rFonts w:ascii="Calibri" w:hAnsi="Calibri" w:eastAsia="Calibri" w:cs="Calibri"/>
                <w:color w:val="000000" w:themeColor="text1"/>
              </w:rPr>
              <w:t>“region”: [{“</w:t>
            </w:r>
            <w:proofErr w:type="spellStart"/>
            <w:r w:rsidRPr="38FF0FA3">
              <w:rPr>
                <w:rFonts w:ascii="Calibri" w:hAnsi="Calibri" w:eastAsia="Calibri" w:cs="Calibri"/>
                <w:color w:val="000000" w:themeColor="text1"/>
              </w:rPr>
              <w:t>mapid</w:t>
            </w:r>
            <w:proofErr w:type="spellEnd"/>
            <w:r w:rsidRPr="38FF0FA3">
              <w:rPr>
                <w:rFonts w:ascii="Calibri" w:hAnsi="Calibri" w:eastAsia="Calibri" w:cs="Calibri"/>
                <w:color w:val="000000" w:themeColor="text1"/>
              </w:rPr>
              <w:t>”:”</w:t>
            </w:r>
            <w:proofErr w:type="spellStart"/>
            <w:r w:rsidRPr="38FF0FA3">
              <w:rPr>
                <w:rFonts w:ascii="Calibri" w:hAnsi="Calibri" w:eastAsia="Calibri" w:cs="Calibri"/>
                <w:color w:val="000000" w:themeColor="text1"/>
              </w:rPr>
              <w:t>xxxxxxxxxx</w:t>
            </w:r>
            <w:proofErr w:type="spellEnd"/>
            <w:r w:rsidRPr="38FF0FA3">
              <w:rPr>
                <w:rFonts w:ascii="Calibri" w:hAnsi="Calibri" w:eastAsia="Calibri" w:cs="Calibri"/>
                <w:color w:val="000000" w:themeColor="text1"/>
              </w:rPr>
              <w:t>”,”</w:t>
            </w:r>
            <w:proofErr w:type="spellStart"/>
            <w:r w:rsidRPr="38FF0FA3">
              <w:rPr>
                <w:rFonts w:ascii="Calibri" w:hAnsi="Calibri" w:eastAsia="Calibri" w:cs="Calibri"/>
                <w:color w:val="000000" w:themeColor="text1"/>
              </w:rPr>
              <w:t>maptype</w:t>
            </w:r>
            <w:proofErr w:type="spellEnd"/>
            <w:r w:rsidRPr="38FF0FA3">
              <w:rPr>
                <w:rFonts w:ascii="Calibri" w:hAnsi="Calibri" w:eastAsia="Calibri" w:cs="Calibri"/>
                <w:color w:val="000000" w:themeColor="text1"/>
              </w:rPr>
              <w:t>”:”PNG”}]</w:t>
            </w:r>
          </w:p>
          <w:p w:rsidR="38FF0FA3" w:rsidP="38FF0FA3" w:rsidRDefault="38FF0FA3" w14:paraId="28D721FB" w14:textId="4C7F547E">
            <w:pPr>
              <w:spacing w:line="259" w:lineRule="auto"/>
              <w:rPr>
                <w:rFonts w:ascii="Calibri" w:hAnsi="Calibri" w:eastAsia="Calibri" w:cs="Calibri"/>
                <w:color w:val="000000" w:themeColor="text1"/>
              </w:rPr>
            </w:pPr>
            <w:r w:rsidRPr="38FF0FA3">
              <w:rPr>
                <w:rFonts w:ascii="Calibri" w:hAnsi="Calibri" w:eastAsia="Calibri" w:cs="Calibri"/>
                <w:color w:val="000000" w:themeColor="text1"/>
              </w:rPr>
              <w:t>}</w:t>
            </w:r>
          </w:p>
        </w:tc>
      </w:tr>
      <w:tr w:rsidR="70A11C1A" w:rsidTr="7D044197" w14:paraId="39A945CA" w14:textId="77777777">
        <w:trPr>
          <w:trHeight w:val="420"/>
        </w:trPr>
        <w:tc>
          <w:tcPr>
            <w:tcW w:w="9360" w:type="dxa"/>
            <w:gridSpan w:val="7"/>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38FF0FA3" w14:paraId="0D10EB10" w14:textId="5E10B188">
            <w:proofErr w:type="spellStart"/>
            <w:r w:rsidRPr="38FF0FA3">
              <w:rPr>
                <w:rFonts w:ascii="Calibri" w:hAnsi="Calibri" w:eastAsia="Calibri" w:cs="Calibri"/>
                <w:color w:val="000000" w:themeColor="text1"/>
              </w:rPr>
              <w:t>JSONObject</w:t>
            </w:r>
            <w:proofErr w:type="spellEnd"/>
            <w:r w:rsidRPr="38FF0FA3">
              <w:rPr>
                <w:rFonts w:ascii="Calibri" w:hAnsi="Calibri" w:eastAsia="Calibri" w:cs="Calibri"/>
                <w:color w:val="000000" w:themeColor="text1"/>
              </w:rPr>
              <w:t xml:space="preserve"> </w:t>
            </w:r>
            <w:proofErr w:type="spellStart"/>
            <w:r w:rsidRPr="38FF0FA3">
              <w:rPr>
                <w:rFonts w:ascii="Calibri" w:hAnsi="Calibri" w:eastAsia="Calibri" w:cs="Calibri"/>
                <w:color w:val="000000" w:themeColor="text1"/>
              </w:rPr>
              <w:t>getMapData</w:t>
            </w:r>
            <w:proofErr w:type="spellEnd"/>
            <w:r w:rsidRPr="38FF0FA3">
              <w:rPr>
                <w:rFonts w:ascii="Calibri" w:hAnsi="Calibri" w:eastAsia="Calibri" w:cs="Calibri"/>
                <w:color w:val="000000" w:themeColor="text1"/>
              </w:rPr>
              <w:t xml:space="preserve">(Location </w:t>
            </w:r>
            <w:r w:rsidRPr="38FF0FA3">
              <w:rPr>
                <w:rFonts w:ascii="Calibri" w:hAnsi="Calibri" w:eastAsia="Calibri" w:cs="Calibri"/>
                <w:i/>
                <w:iCs/>
                <w:color w:val="000000" w:themeColor="text1"/>
              </w:rPr>
              <w:t>location</w:t>
            </w:r>
            <w:r w:rsidRPr="38FF0FA3">
              <w:rPr>
                <w:rFonts w:ascii="Calibri" w:hAnsi="Calibri" w:eastAsia="Calibri" w:cs="Calibri"/>
                <w:color w:val="000000" w:themeColor="text1"/>
              </w:rPr>
              <w:t>)</w:t>
            </w:r>
          </w:p>
          <w:p w:rsidR="70A11C1A" w:rsidRDefault="70A11C1A" w14:paraId="6C7A4C07" w14:textId="4B7EAF1F"/>
          <w:p w:rsidR="70A11C1A" w:rsidRDefault="38FF0FA3" w14:paraId="04A37394" w14:textId="2CC1E742">
            <w:r w:rsidRPr="38FF0FA3">
              <w:rPr>
                <w:rFonts w:ascii="Calibri" w:hAnsi="Calibri" w:eastAsia="Calibri" w:cs="Calibri"/>
                <w:color w:val="000000" w:themeColor="text1"/>
              </w:rPr>
              <w:t xml:space="preserve">This function will search all map that covers </w:t>
            </w:r>
            <w:r w:rsidRPr="38FF0FA3">
              <w:rPr>
                <w:rFonts w:ascii="Calibri" w:hAnsi="Calibri" w:eastAsia="Calibri" w:cs="Calibri"/>
                <w:i/>
                <w:iCs/>
                <w:color w:val="000000" w:themeColor="text1"/>
              </w:rPr>
              <w:t>location</w:t>
            </w:r>
            <w:r w:rsidRPr="38FF0FA3">
              <w:rPr>
                <w:rFonts w:ascii="Calibri" w:hAnsi="Calibri" w:eastAsia="Calibri" w:cs="Calibri"/>
                <w:color w:val="000000" w:themeColor="text1"/>
              </w:rPr>
              <w:t>, and return their map id and map type to caller.</w:t>
            </w:r>
          </w:p>
        </w:tc>
      </w:tr>
      <w:tr w:rsidR="70A11C1A" w:rsidTr="7D044197" w14:paraId="75AB914C" w14:textId="77777777">
        <w:trPr>
          <w:trHeight w:val="420"/>
        </w:trPr>
        <w:tc>
          <w:tcPr>
            <w:tcW w:w="9360" w:type="dxa"/>
            <w:gridSpan w:val="7"/>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9DAF8"/>
            <w:tcMar/>
          </w:tcPr>
          <w:p w:rsidR="70A11C1A" w:rsidRDefault="70A11C1A" w14:paraId="110D1494" w14:textId="144D5E57">
            <w:r w:rsidRPr="70A11C1A">
              <w:rPr>
                <w:rFonts w:ascii="Calibri" w:hAnsi="Calibri" w:eastAsia="Calibri" w:cs="Calibri"/>
                <w:color w:val="000000" w:themeColor="text1"/>
              </w:rPr>
              <w:t>Input Parameter</w:t>
            </w:r>
          </w:p>
        </w:tc>
      </w:tr>
      <w:tr w:rsidR="70A11C1A" w:rsidTr="7D044197" w14:paraId="06AC6696" w14:textId="77777777">
        <w:tc>
          <w:tcPr>
            <w:tcW w:w="183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
          <w:p w:rsidR="70A11C1A" w:rsidRDefault="70A11C1A" w14:paraId="7DB08BD7" w14:textId="0586A484">
            <w:r w:rsidRPr="70A11C1A">
              <w:rPr>
                <w:rFonts w:ascii="Calibri" w:hAnsi="Calibri" w:eastAsia="Calibri" w:cs="Calibri"/>
                <w:color w:val="000000" w:themeColor="text1"/>
              </w:rPr>
              <w:t>Parameter name</w:t>
            </w:r>
          </w:p>
        </w:tc>
        <w:tc>
          <w:tcPr>
            <w:tcW w:w="156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
          <w:p w:rsidR="70A11C1A" w:rsidRDefault="70A11C1A" w14:paraId="53F0FC3E" w14:textId="149B62C0">
            <w:r w:rsidRPr="70A11C1A">
              <w:rPr>
                <w:rFonts w:ascii="Calibri" w:hAnsi="Calibri" w:eastAsia="Calibri" w:cs="Calibri"/>
                <w:color w:val="000000" w:themeColor="text1"/>
              </w:rPr>
              <w:t>Data type</w:t>
            </w:r>
          </w:p>
        </w:tc>
        <w:tc>
          <w:tcPr>
            <w:tcW w:w="174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
          <w:p w:rsidR="70A11C1A" w:rsidRDefault="70A11C1A" w14:paraId="336DF717" w14:textId="7A8E794C">
            <w:r w:rsidRPr="70A11C1A">
              <w:rPr>
                <w:rFonts w:ascii="Calibri" w:hAnsi="Calibri" w:eastAsia="Calibri" w:cs="Calibri"/>
                <w:color w:val="000000" w:themeColor="text1"/>
              </w:rPr>
              <w:t>Mandatory</w:t>
            </w:r>
          </w:p>
        </w:tc>
        <w:tc>
          <w:tcPr>
            <w:tcW w:w="423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
          <w:p w:rsidR="70A11C1A" w:rsidRDefault="70A11C1A" w14:paraId="43F22DBD" w14:textId="5A1CC0EB">
            <w:r w:rsidRPr="70A11C1A">
              <w:rPr>
                <w:rFonts w:ascii="Calibri" w:hAnsi="Calibri" w:eastAsia="Calibri" w:cs="Calibri"/>
                <w:color w:val="000000" w:themeColor="text1"/>
              </w:rPr>
              <w:t>Description</w:t>
            </w:r>
          </w:p>
        </w:tc>
      </w:tr>
      <w:tr w:rsidR="70A11C1A" w:rsidTr="7D044197" w14:paraId="67768C8C" w14:textId="77777777">
        <w:tc>
          <w:tcPr>
            <w:tcW w:w="183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0A11C1A" w:rsidRDefault="70A11C1A" w14:paraId="4472CA76" w14:textId="4BC9F610">
            <w:pPr>
              <w:rPr>
                <w:rFonts w:ascii="Calibri" w:hAnsi="Calibri" w:eastAsia="Calibri" w:cs="Calibri"/>
                <w:i/>
                <w:iCs/>
                <w:color w:val="000000" w:themeColor="text1"/>
              </w:rPr>
            </w:pPr>
            <w:r w:rsidRPr="70A11C1A">
              <w:rPr>
                <w:rFonts w:ascii="Calibri" w:hAnsi="Calibri" w:eastAsia="Calibri" w:cs="Calibri"/>
                <w:i/>
                <w:iCs/>
                <w:color w:val="000000" w:themeColor="text1"/>
              </w:rPr>
              <w:t>location</w:t>
            </w:r>
          </w:p>
        </w:tc>
        <w:tc>
          <w:tcPr>
            <w:tcW w:w="156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70A11C1A" w14:paraId="0ADBAD92" w14:textId="08BFD444">
            <w:r w:rsidRPr="70A11C1A">
              <w:rPr>
                <w:rFonts w:ascii="Calibri" w:hAnsi="Calibri" w:eastAsia="Calibri" w:cs="Calibri"/>
                <w:color w:val="000000" w:themeColor="text1"/>
              </w:rPr>
              <w:t>Location</w:t>
            </w:r>
          </w:p>
        </w:tc>
        <w:tc>
          <w:tcPr>
            <w:tcW w:w="174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70A11C1A" w14:paraId="655D099E" w14:textId="09ADC44B">
            <w:r w:rsidRPr="70A11C1A">
              <w:rPr>
                <w:rFonts w:ascii="Calibri" w:hAnsi="Calibri" w:eastAsia="Calibri" w:cs="Calibri"/>
                <w:color w:val="000000" w:themeColor="text1"/>
              </w:rPr>
              <w:t>Yes</w:t>
            </w:r>
          </w:p>
        </w:tc>
        <w:tc>
          <w:tcPr>
            <w:tcW w:w="423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70A11C1A" w14:paraId="59628EDE" w14:textId="40CDDD4F">
            <w:r w:rsidRPr="70A11C1A">
              <w:rPr>
                <w:rFonts w:ascii="Calibri" w:hAnsi="Calibri" w:eastAsia="Calibri" w:cs="Calibri"/>
                <w:color w:val="000000" w:themeColor="text1"/>
              </w:rPr>
              <w:t>User indoor location</w:t>
            </w:r>
          </w:p>
        </w:tc>
      </w:tr>
      <w:tr w:rsidR="70A11C1A" w:rsidTr="7D044197" w14:paraId="729F2F64" w14:textId="77777777">
        <w:trPr>
          <w:trHeight w:val="420"/>
        </w:trPr>
        <w:tc>
          <w:tcPr>
            <w:tcW w:w="9360" w:type="dxa"/>
            <w:gridSpan w:val="7"/>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9DAF8"/>
            <w:tcMar/>
          </w:tcPr>
          <w:p w:rsidR="70A11C1A" w:rsidRDefault="70A11C1A" w14:paraId="12E54EC5" w14:textId="011FB7BF">
            <w:r w:rsidRPr="70A11C1A">
              <w:rPr>
                <w:rFonts w:ascii="Calibri" w:hAnsi="Calibri" w:eastAsia="Calibri" w:cs="Calibri"/>
                <w:color w:val="000000" w:themeColor="text1"/>
              </w:rPr>
              <w:t>Return value</w:t>
            </w:r>
          </w:p>
        </w:tc>
      </w:tr>
      <w:tr w:rsidR="70A11C1A" w:rsidTr="7D044197" w14:paraId="64BA10F9" w14:textId="77777777">
        <w:trPr>
          <w:trHeight w:val="420"/>
        </w:trPr>
        <w:tc>
          <w:tcPr>
            <w:tcW w:w="183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
          <w:p w:rsidR="70A11C1A" w:rsidRDefault="70A11C1A" w14:paraId="4C68483C" w14:textId="0DC2BF97">
            <w:r w:rsidRPr="70A11C1A">
              <w:rPr>
                <w:rFonts w:ascii="Calibri" w:hAnsi="Calibri" w:eastAsia="Calibri" w:cs="Calibri"/>
                <w:color w:val="000000" w:themeColor="text1"/>
              </w:rPr>
              <w:t>Data type</w:t>
            </w:r>
          </w:p>
        </w:tc>
        <w:tc>
          <w:tcPr>
            <w:tcW w:w="156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
          <w:p w:rsidR="70A11C1A" w:rsidRDefault="70A11C1A" w14:paraId="58814C88" w14:textId="258A9D30">
            <w:r w:rsidRPr="70A11C1A">
              <w:rPr>
                <w:rFonts w:ascii="Calibri" w:hAnsi="Calibri" w:eastAsia="Calibri" w:cs="Calibri"/>
                <w:color w:val="000000" w:themeColor="text1"/>
              </w:rPr>
              <w:t>Mandatory</w:t>
            </w:r>
          </w:p>
        </w:tc>
        <w:tc>
          <w:tcPr>
            <w:tcW w:w="5970" w:type="dxa"/>
            <w:gridSpan w:val="4"/>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
          <w:p w:rsidR="70A11C1A" w:rsidRDefault="70A11C1A" w14:paraId="551305F0" w14:textId="0F5A1E6A">
            <w:r w:rsidRPr="70A11C1A">
              <w:rPr>
                <w:rFonts w:ascii="Calibri" w:hAnsi="Calibri" w:eastAsia="Calibri" w:cs="Calibri"/>
                <w:color w:val="000000" w:themeColor="text1"/>
              </w:rPr>
              <w:t>Description</w:t>
            </w:r>
          </w:p>
        </w:tc>
      </w:tr>
      <w:tr w:rsidR="70A11C1A" w:rsidTr="7D044197" w14:paraId="2FF39202" w14:textId="77777777">
        <w:trPr>
          <w:trHeight w:val="420"/>
        </w:trPr>
        <w:tc>
          <w:tcPr>
            <w:tcW w:w="183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38FF0FA3" w:rsidRDefault="38FF0FA3" w14:paraId="6B18D06B" w14:textId="573CFDC6">
            <w:pPr>
              <w:rPr>
                <w:rFonts w:ascii="Calibri" w:hAnsi="Calibri" w:eastAsia="Calibri" w:cs="Calibri"/>
                <w:color w:val="000000" w:themeColor="text1"/>
              </w:rPr>
            </w:pPr>
            <w:proofErr w:type="spellStart"/>
            <w:r w:rsidRPr="38FF0FA3">
              <w:rPr>
                <w:rFonts w:ascii="Calibri" w:hAnsi="Calibri" w:eastAsia="Calibri" w:cs="Calibri"/>
                <w:color w:val="000000" w:themeColor="text1"/>
              </w:rPr>
              <w:lastRenderedPageBreak/>
              <w:t>JSONObject</w:t>
            </w:r>
            <w:proofErr w:type="spellEnd"/>
          </w:p>
        </w:tc>
        <w:tc>
          <w:tcPr>
            <w:tcW w:w="156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38FF0FA3" w:rsidRDefault="38FF0FA3" w14:paraId="7770A7F4" w14:textId="07D0B7F6">
            <w:pPr>
              <w:rPr>
                <w:rFonts w:ascii="Calibri" w:hAnsi="Calibri" w:eastAsia="Calibri" w:cs="Calibri"/>
                <w:color w:val="000000" w:themeColor="text1"/>
              </w:rPr>
            </w:pPr>
            <w:r w:rsidRPr="38FF0FA3">
              <w:rPr>
                <w:rFonts w:ascii="Calibri" w:hAnsi="Calibri" w:eastAsia="Calibri" w:cs="Calibri"/>
                <w:color w:val="000000" w:themeColor="text1"/>
              </w:rPr>
              <w:t>Yes</w:t>
            </w:r>
          </w:p>
        </w:tc>
        <w:tc>
          <w:tcPr>
            <w:tcW w:w="5970" w:type="dxa"/>
            <w:gridSpan w:val="4"/>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38FF0FA3" w:rsidRDefault="38FF0FA3" w14:paraId="53541230" w14:textId="05BE3063">
            <w:pPr>
              <w:spacing w:line="259" w:lineRule="auto"/>
              <w:rPr>
                <w:rFonts w:ascii="Calibri" w:hAnsi="Calibri" w:eastAsia="Calibri" w:cs="Calibri"/>
                <w:color w:val="000000" w:themeColor="text1"/>
              </w:rPr>
            </w:pPr>
            <w:r w:rsidRPr="38FF0FA3">
              <w:rPr>
                <w:rFonts w:ascii="Calibri" w:hAnsi="Calibri" w:eastAsia="Calibri" w:cs="Calibri"/>
                <w:color w:val="000000" w:themeColor="text1"/>
              </w:rPr>
              <w:t xml:space="preserve">Return JSON Object links to </w:t>
            </w:r>
            <w:proofErr w:type="spellStart"/>
            <w:r w:rsidRPr="38FF0FA3">
              <w:rPr>
                <w:rFonts w:ascii="Calibri" w:hAnsi="Calibri" w:eastAsia="Calibri" w:cs="Calibri"/>
                <w:color w:val="000000" w:themeColor="text1"/>
              </w:rPr>
              <w:t>FloorID</w:t>
            </w:r>
            <w:proofErr w:type="spellEnd"/>
            <w:r w:rsidRPr="38FF0FA3">
              <w:rPr>
                <w:rFonts w:ascii="Calibri" w:hAnsi="Calibri" w:eastAsia="Calibri" w:cs="Calibri"/>
                <w:color w:val="000000" w:themeColor="text1"/>
              </w:rPr>
              <w:t>. This JSON Object contain three key pairs.</w:t>
            </w:r>
          </w:p>
          <w:p w:rsidR="70A11C1A" w:rsidP="38FF0FA3" w:rsidRDefault="38FF0FA3" w14:paraId="506CCCD7" w14:textId="10304314">
            <w:pPr>
              <w:spacing w:line="259" w:lineRule="auto"/>
              <w:rPr>
                <w:rFonts w:ascii="Calibri" w:hAnsi="Calibri" w:eastAsia="Calibri" w:cs="Calibri"/>
                <w:color w:val="000000" w:themeColor="text1"/>
              </w:rPr>
            </w:pPr>
            <w:r w:rsidRPr="38FF0FA3">
              <w:rPr>
                <w:rFonts w:ascii="Calibri" w:hAnsi="Calibri" w:eastAsia="Calibri" w:cs="Calibri"/>
                <w:color w:val="000000" w:themeColor="text1"/>
              </w:rPr>
              <w:t>“building” store array of {</w:t>
            </w:r>
            <w:proofErr w:type="spellStart"/>
            <w:r w:rsidRPr="38FF0FA3">
              <w:rPr>
                <w:rFonts w:ascii="Calibri" w:hAnsi="Calibri" w:eastAsia="Calibri" w:cs="Calibri"/>
                <w:color w:val="000000" w:themeColor="text1"/>
              </w:rPr>
              <w:t>mapid</w:t>
            </w:r>
            <w:proofErr w:type="spellEnd"/>
            <w:r w:rsidRPr="38FF0FA3">
              <w:rPr>
                <w:rFonts w:ascii="Calibri" w:hAnsi="Calibri" w:eastAsia="Calibri" w:cs="Calibri"/>
                <w:color w:val="000000" w:themeColor="text1"/>
              </w:rPr>
              <w:t xml:space="preserve">, </w:t>
            </w:r>
            <w:proofErr w:type="spellStart"/>
            <w:r w:rsidRPr="38FF0FA3">
              <w:rPr>
                <w:rFonts w:ascii="Calibri" w:hAnsi="Calibri" w:eastAsia="Calibri" w:cs="Calibri"/>
                <w:color w:val="000000" w:themeColor="text1"/>
              </w:rPr>
              <w:t>maptype</w:t>
            </w:r>
            <w:proofErr w:type="spellEnd"/>
            <w:r w:rsidRPr="38FF0FA3">
              <w:rPr>
                <w:rFonts w:ascii="Calibri" w:hAnsi="Calibri" w:eastAsia="Calibri" w:cs="Calibri"/>
                <w:color w:val="000000" w:themeColor="text1"/>
              </w:rPr>
              <w:t xml:space="preserve">} under building level, all </w:t>
            </w:r>
            <w:proofErr w:type="spellStart"/>
            <w:r w:rsidRPr="38FF0FA3">
              <w:rPr>
                <w:rFonts w:ascii="Calibri" w:hAnsi="Calibri" w:eastAsia="Calibri" w:cs="Calibri"/>
                <w:color w:val="000000" w:themeColor="text1"/>
              </w:rPr>
              <w:t>JSONObject</w:t>
            </w:r>
            <w:proofErr w:type="spellEnd"/>
            <w:r w:rsidRPr="38FF0FA3">
              <w:rPr>
                <w:rFonts w:ascii="Calibri" w:hAnsi="Calibri" w:eastAsia="Calibri" w:cs="Calibri"/>
                <w:color w:val="000000" w:themeColor="text1"/>
              </w:rPr>
              <w:t xml:space="preserve"> in this level should cover all floor and region under this building.</w:t>
            </w:r>
          </w:p>
          <w:p w:rsidR="70A11C1A" w:rsidP="38FF0FA3" w:rsidRDefault="38FF0FA3" w14:paraId="01285F90" w14:textId="15980F48">
            <w:pPr>
              <w:spacing w:line="259" w:lineRule="auto"/>
              <w:rPr>
                <w:rFonts w:ascii="Calibri" w:hAnsi="Calibri" w:eastAsia="Calibri" w:cs="Calibri"/>
                <w:color w:val="000000" w:themeColor="text1"/>
              </w:rPr>
            </w:pPr>
            <w:r w:rsidRPr="38FF0FA3">
              <w:rPr>
                <w:rFonts w:ascii="Calibri" w:hAnsi="Calibri" w:eastAsia="Calibri" w:cs="Calibri"/>
                <w:color w:val="000000" w:themeColor="text1"/>
              </w:rPr>
              <w:t>“floor” store array of {</w:t>
            </w:r>
            <w:proofErr w:type="spellStart"/>
            <w:r w:rsidRPr="38FF0FA3">
              <w:rPr>
                <w:rFonts w:ascii="Calibri" w:hAnsi="Calibri" w:eastAsia="Calibri" w:cs="Calibri"/>
                <w:color w:val="000000" w:themeColor="text1"/>
              </w:rPr>
              <w:t>mapid</w:t>
            </w:r>
            <w:proofErr w:type="spellEnd"/>
            <w:r w:rsidRPr="38FF0FA3">
              <w:rPr>
                <w:rFonts w:ascii="Calibri" w:hAnsi="Calibri" w:eastAsia="Calibri" w:cs="Calibri"/>
                <w:color w:val="000000" w:themeColor="text1"/>
              </w:rPr>
              <w:t xml:space="preserve">, </w:t>
            </w:r>
            <w:proofErr w:type="spellStart"/>
            <w:r w:rsidRPr="38FF0FA3">
              <w:rPr>
                <w:rFonts w:ascii="Calibri" w:hAnsi="Calibri" w:eastAsia="Calibri" w:cs="Calibri"/>
                <w:color w:val="000000" w:themeColor="text1"/>
              </w:rPr>
              <w:t>maptype</w:t>
            </w:r>
            <w:proofErr w:type="spellEnd"/>
            <w:r w:rsidRPr="38FF0FA3">
              <w:rPr>
                <w:rFonts w:ascii="Calibri" w:hAnsi="Calibri" w:eastAsia="Calibri" w:cs="Calibri"/>
                <w:color w:val="000000" w:themeColor="text1"/>
              </w:rPr>
              <w:t xml:space="preserve">} under floor level, all </w:t>
            </w:r>
            <w:proofErr w:type="spellStart"/>
            <w:r w:rsidRPr="38FF0FA3">
              <w:rPr>
                <w:rFonts w:ascii="Calibri" w:hAnsi="Calibri" w:eastAsia="Calibri" w:cs="Calibri"/>
                <w:color w:val="000000" w:themeColor="text1"/>
              </w:rPr>
              <w:t>JSONObject</w:t>
            </w:r>
            <w:proofErr w:type="spellEnd"/>
            <w:r w:rsidRPr="38FF0FA3">
              <w:rPr>
                <w:rFonts w:ascii="Calibri" w:hAnsi="Calibri" w:eastAsia="Calibri" w:cs="Calibri"/>
                <w:color w:val="000000" w:themeColor="text1"/>
              </w:rPr>
              <w:t xml:space="preserve"> in this level should cover all region under this floor.</w:t>
            </w:r>
          </w:p>
          <w:p w:rsidR="70A11C1A" w:rsidP="38FF0FA3" w:rsidRDefault="38FF0FA3" w14:paraId="7D1FD01C" w14:textId="1A4EC80B">
            <w:pPr>
              <w:spacing w:line="259" w:lineRule="auto"/>
              <w:rPr>
                <w:rFonts w:ascii="Calibri" w:hAnsi="Calibri" w:eastAsia="Calibri" w:cs="Calibri"/>
                <w:color w:val="000000" w:themeColor="text1"/>
              </w:rPr>
            </w:pPr>
            <w:r w:rsidRPr="38FF0FA3">
              <w:rPr>
                <w:rFonts w:ascii="Calibri" w:hAnsi="Calibri" w:eastAsia="Calibri" w:cs="Calibri"/>
                <w:color w:val="000000" w:themeColor="text1"/>
              </w:rPr>
              <w:t>“region” store array of {</w:t>
            </w:r>
            <w:proofErr w:type="spellStart"/>
            <w:r w:rsidRPr="38FF0FA3">
              <w:rPr>
                <w:rFonts w:ascii="Calibri" w:hAnsi="Calibri" w:eastAsia="Calibri" w:cs="Calibri"/>
                <w:color w:val="000000" w:themeColor="text1"/>
              </w:rPr>
              <w:t>mapid</w:t>
            </w:r>
            <w:proofErr w:type="spellEnd"/>
            <w:r w:rsidRPr="38FF0FA3">
              <w:rPr>
                <w:rFonts w:ascii="Calibri" w:hAnsi="Calibri" w:eastAsia="Calibri" w:cs="Calibri"/>
                <w:color w:val="000000" w:themeColor="text1"/>
              </w:rPr>
              <w:t xml:space="preserve">, </w:t>
            </w:r>
            <w:proofErr w:type="spellStart"/>
            <w:r w:rsidRPr="38FF0FA3">
              <w:rPr>
                <w:rFonts w:ascii="Calibri" w:hAnsi="Calibri" w:eastAsia="Calibri" w:cs="Calibri"/>
                <w:color w:val="000000" w:themeColor="text1"/>
              </w:rPr>
              <w:t>maptype</w:t>
            </w:r>
            <w:proofErr w:type="spellEnd"/>
            <w:r w:rsidRPr="38FF0FA3">
              <w:rPr>
                <w:rFonts w:ascii="Calibri" w:hAnsi="Calibri" w:eastAsia="Calibri" w:cs="Calibri"/>
                <w:color w:val="000000" w:themeColor="text1"/>
              </w:rPr>
              <w:t>} under region level.</w:t>
            </w:r>
          </w:p>
          <w:p w:rsidR="70A11C1A" w:rsidP="38FF0FA3" w:rsidRDefault="70A11C1A" w14:paraId="58653A55" w14:textId="74BBB9CF">
            <w:pPr>
              <w:spacing w:line="259" w:lineRule="auto"/>
              <w:rPr>
                <w:rFonts w:ascii="Calibri" w:hAnsi="Calibri" w:eastAsia="Calibri" w:cs="Calibri"/>
                <w:color w:val="000000" w:themeColor="text1"/>
              </w:rPr>
            </w:pPr>
          </w:p>
          <w:p w:rsidR="70A11C1A" w:rsidP="38FF0FA3" w:rsidRDefault="38FF0FA3" w14:paraId="0DE0351F" w14:textId="5A461092">
            <w:pPr>
              <w:spacing w:line="259" w:lineRule="auto"/>
              <w:rPr>
                <w:rFonts w:ascii="Calibri" w:hAnsi="Calibri" w:eastAsia="Calibri" w:cs="Calibri"/>
                <w:color w:val="000000" w:themeColor="text1"/>
              </w:rPr>
            </w:pPr>
            <w:r w:rsidRPr="38FF0FA3">
              <w:rPr>
                <w:rFonts w:ascii="Calibri" w:hAnsi="Calibri" w:eastAsia="Calibri" w:cs="Calibri"/>
                <w:color w:val="000000" w:themeColor="text1"/>
              </w:rPr>
              <w:t>Example:</w:t>
            </w:r>
          </w:p>
          <w:p w:rsidR="70A11C1A" w:rsidP="38FF0FA3" w:rsidRDefault="38FF0FA3" w14:paraId="05E6D72C" w14:textId="35F5A322">
            <w:pPr>
              <w:spacing w:line="259" w:lineRule="auto"/>
              <w:rPr>
                <w:rFonts w:ascii="Calibri" w:hAnsi="Calibri" w:eastAsia="Calibri" w:cs="Calibri"/>
                <w:color w:val="000000" w:themeColor="text1"/>
              </w:rPr>
            </w:pPr>
            <w:r w:rsidRPr="38FF0FA3">
              <w:rPr>
                <w:rFonts w:ascii="Calibri" w:hAnsi="Calibri" w:eastAsia="Calibri" w:cs="Calibri"/>
                <w:color w:val="000000" w:themeColor="text1"/>
              </w:rPr>
              <w:t>{</w:t>
            </w:r>
          </w:p>
          <w:p w:rsidR="70A11C1A" w:rsidP="38FF0FA3" w:rsidRDefault="38FF0FA3" w14:paraId="26898E26" w14:textId="60FDA4B5">
            <w:pPr>
              <w:spacing w:line="259" w:lineRule="auto"/>
              <w:rPr>
                <w:rFonts w:ascii="Calibri" w:hAnsi="Calibri" w:eastAsia="Calibri" w:cs="Calibri"/>
                <w:color w:val="000000" w:themeColor="text1"/>
              </w:rPr>
            </w:pPr>
            <w:r w:rsidRPr="38FF0FA3">
              <w:rPr>
                <w:rFonts w:ascii="Calibri" w:hAnsi="Calibri" w:eastAsia="Calibri" w:cs="Calibri"/>
                <w:color w:val="000000" w:themeColor="text1"/>
              </w:rPr>
              <w:t>“building”: [{“</w:t>
            </w:r>
            <w:proofErr w:type="spellStart"/>
            <w:r w:rsidRPr="38FF0FA3">
              <w:rPr>
                <w:rFonts w:ascii="Calibri" w:hAnsi="Calibri" w:eastAsia="Calibri" w:cs="Calibri"/>
                <w:color w:val="000000" w:themeColor="text1"/>
              </w:rPr>
              <w:t>mapid</w:t>
            </w:r>
            <w:proofErr w:type="spellEnd"/>
            <w:r w:rsidRPr="38FF0FA3">
              <w:rPr>
                <w:rFonts w:ascii="Calibri" w:hAnsi="Calibri" w:eastAsia="Calibri" w:cs="Calibri"/>
                <w:color w:val="000000" w:themeColor="text1"/>
              </w:rPr>
              <w:t>”:”</w:t>
            </w:r>
            <w:proofErr w:type="spellStart"/>
            <w:r w:rsidRPr="38FF0FA3">
              <w:rPr>
                <w:rFonts w:ascii="Calibri" w:hAnsi="Calibri" w:eastAsia="Calibri" w:cs="Calibri"/>
                <w:color w:val="000000" w:themeColor="text1"/>
              </w:rPr>
              <w:t>xxxxxxxxxx</w:t>
            </w:r>
            <w:proofErr w:type="spellEnd"/>
            <w:r w:rsidRPr="38FF0FA3">
              <w:rPr>
                <w:rFonts w:ascii="Calibri" w:hAnsi="Calibri" w:eastAsia="Calibri" w:cs="Calibri"/>
                <w:color w:val="000000" w:themeColor="text1"/>
              </w:rPr>
              <w:t>”,”</w:t>
            </w:r>
            <w:proofErr w:type="spellStart"/>
            <w:r w:rsidRPr="38FF0FA3">
              <w:rPr>
                <w:rFonts w:ascii="Calibri" w:hAnsi="Calibri" w:eastAsia="Calibri" w:cs="Calibri"/>
                <w:color w:val="000000" w:themeColor="text1"/>
              </w:rPr>
              <w:t>maptype</w:t>
            </w:r>
            <w:proofErr w:type="spellEnd"/>
            <w:r w:rsidRPr="38FF0FA3">
              <w:rPr>
                <w:rFonts w:ascii="Calibri" w:hAnsi="Calibri" w:eastAsia="Calibri" w:cs="Calibri"/>
                <w:color w:val="000000" w:themeColor="text1"/>
              </w:rPr>
              <w:t>”:”PNG”}],</w:t>
            </w:r>
          </w:p>
          <w:p w:rsidR="70A11C1A" w:rsidP="38FF0FA3" w:rsidRDefault="38FF0FA3" w14:paraId="7B9F0ED1" w14:textId="74E0E488">
            <w:pPr>
              <w:spacing w:line="259" w:lineRule="auto"/>
              <w:rPr>
                <w:rFonts w:ascii="Calibri" w:hAnsi="Calibri" w:eastAsia="Calibri" w:cs="Calibri"/>
                <w:color w:val="000000" w:themeColor="text1"/>
              </w:rPr>
            </w:pPr>
            <w:r w:rsidRPr="38FF0FA3">
              <w:rPr>
                <w:rFonts w:ascii="Calibri" w:hAnsi="Calibri" w:eastAsia="Calibri" w:cs="Calibri"/>
                <w:color w:val="000000" w:themeColor="text1"/>
              </w:rPr>
              <w:t>“floor”: [{“</w:t>
            </w:r>
            <w:proofErr w:type="spellStart"/>
            <w:r w:rsidRPr="38FF0FA3">
              <w:rPr>
                <w:rFonts w:ascii="Calibri" w:hAnsi="Calibri" w:eastAsia="Calibri" w:cs="Calibri"/>
                <w:color w:val="000000" w:themeColor="text1"/>
              </w:rPr>
              <w:t>mapid</w:t>
            </w:r>
            <w:proofErr w:type="spellEnd"/>
            <w:r w:rsidRPr="38FF0FA3">
              <w:rPr>
                <w:rFonts w:ascii="Calibri" w:hAnsi="Calibri" w:eastAsia="Calibri" w:cs="Calibri"/>
                <w:color w:val="000000" w:themeColor="text1"/>
              </w:rPr>
              <w:t>”:”</w:t>
            </w:r>
            <w:proofErr w:type="spellStart"/>
            <w:r w:rsidRPr="38FF0FA3">
              <w:rPr>
                <w:rFonts w:ascii="Calibri" w:hAnsi="Calibri" w:eastAsia="Calibri" w:cs="Calibri"/>
                <w:color w:val="000000" w:themeColor="text1"/>
              </w:rPr>
              <w:t>xxxxxxxxxx</w:t>
            </w:r>
            <w:proofErr w:type="spellEnd"/>
            <w:r w:rsidRPr="38FF0FA3">
              <w:rPr>
                <w:rFonts w:ascii="Calibri" w:hAnsi="Calibri" w:eastAsia="Calibri" w:cs="Calibri"/>
                <w:color w:val="000000" w:themeColor="text1"/>
              </w:rPr>
              <w:t>”,”</w:t>
            </w:r>
            <w:proofErr w:type="spellStart"/>
            <w:r w:rsidRPr="38FF0FA3">
              <w:rPr>
                <w:rFonts w:ascii="Calibri" w:hAnsi="Calibri" w:eastAsia="Calibri" w:cs="Calibri"/>
                <w:color w:val="000000" w:themeColor="text1"/>
              </w:rPr>
              <w:t>maptype</w:t>
            </w:r>
            <w:proofErr w:type="spellEnd"/>
            <w:r w:rsidRPr="38FF0FA3">
              <w:rPr>
                <w:rFonts w:ascii="Calibri" w:hAnsi="Calibri" w:eastAsia="Calibri" w:cs="Calibri"/>
                <w:color w:val="000000" w:themeColor="text1"/>
              </w:rPr>
              <w:t>”:”PNG”}],</w:t>
            </w:r>
          </w:p>
          <w:p w:rsidR="70A11C1A" w:rsidP="38FF0FA3" w:rsidRDefault="38FF0FA3" w14:paraId="42A9FF2B" w14:textId="0B8EB7D7">
            <w:pPr>
              <w:spacing w:line="259" w:lineRule="auto"/>
              <w:rPr>
                <w:rFonts w:ascii="Calibri" w:hAnsi="Calibri" w:eastAsia="Calibri" w:cs="Calibri"/>
                <w:color w:val="000000" w:themeColor="text1"/>
              </w:rPr>
            </w:pPr>
            <w:r w:rsidRPr="38FF0FA3">
              <w:rPr>
                <w:rFonts w:ascii="Calibri" w:hAnsi="Calibri" w:eastAsia="Calibri" w:cs="Calibri"/>
                <w:color w:val="000000" w:themeColor="text1"/>
              </w:rPr>
              <w:t>“region”: [{“</w:t>
            </w:r>
            <w:proofErr w:type="spellStart"/>
            <w:r w:rsidRPr="38FF0FA3">
              <w:rPr>
                <w:rFonts w:ascii="Calibri" w:hAnsi="Calibri" w:eastAsia="Calibri" w:cs="Calibri"/>
                <w:color w:val="000000" w:themeColor="text1"/>
              </w:rPr>
              <w:t>mapid</w:t>
            </w:r>
            <w:proofErr w:type="spellEnd"/>
            <w:r w:rsidRPr="38FF0FA3">
              <w:rPr>
                <w:rFonts w:ascii="Calibri" w:hAnsi="Calibri" w:eastAsia="Calibri" w:cs="Calibri"/>
                <w:color w:val="000000" w:themeColor="text1"/>
              </w:rPr>
              <w:t>”:”</w:t>
            </w:r>
            <w:proofErr w:type="spellStart"/>
            <w:r w:rsidRPr="38FF0FA3">
              <w:rPr>
                <w:rFonts w:ascii="Calibri" w:hAnsi="Calibri" w:eastAsia="Calibri" w:cs="Calibri"/>
                <w:color w:val="000000" w:themeColor="text1"/>
              </w:rPr>
              <w:t>xxxxxxxxxx</w:t>
            </w:r>
            <w:proofErr w:type="spellEnd"/>
            <w:r w:rsidRPr="38FF0FA3">
              <w:rPr>
                <w:rFonts w:ascii="Calibri" w:hAnsi="Calibri" w:eastAsia="Calibri" w:cs="Calibri"/>
                <w:color w:val="000000" w:themeColor="text1"/>
              </w:rPr>
              <w:t>”,”</w:t>
            </w:r>
            <w:proofErr w:type="spellStart"/>
            <w:r w:rsidRPr="38FF0FA3">
              <w:rPr>
                <w:rFonts w:ascii="Calibri" w:hAnsi="Calibri" w:eastAsia="Calibri" w:cs="Calibri"/>
                <w:color w:val="000000" w:themeColor="text1"/>
              </w:rPr>
              <w:t>maptype</w:t>
            </w:r>
            <w:proofErr w:type="spellEnd"/>
            <w:r w:rsidRPr="38FF0FA3">
              <w:rPr>
                <w:rFonts w:ascii="Calibri" w:hAnsi="Calibri" w:eastAsia="Calibri" w:cs="Calibri"/>
                <w:color w:val="000000" w:themeColor="text1"/>
              </w:rPr>
              <w:t>”:”PNG”}]</w:t>
            </w:r>
          </w:p>
          <w:p w:rsidR="70A11C1A" w:rsidP="38FF0FA3" w:rsidRDefault="38FF0FA3" w14:paraId="611F2A8C" w14:textId="4C7F547E">
            <w:pPr>
              <w:spacing w:line="259" w:lineRule="auto"/>
              <w:rPr>
                <w:rFonts w:ascii="Calibri" w:hAnsi="Calibri" w:eastAsia="Calibri" w:cs="Calibri"/>
                <w:color w:val="000000" w:themeColor="text1"/>
              </w:rPr>
            </w:pPr>
            <w:r w:rsidRPr="38FF0FA3">
              <w:rPr>
                <w:rFonts w:ascii="Calibri" w:hAnsi="Calibri" w:eastAsia="Calibri" w:cs="Calibri"/>
                <w:color w:val="000000" w:themeColor="text1"/>
              </w:rPr>
              <w:t>}</w:t>
            </w:r>
          </w:p>
          <w:p w:rsidR="70A11C1A" w:rsidP="38FF0FA3" w:rsidRDefault="70A11C1A" w14:paraId="4AD1C543" w14:textId="1CCEB1CB">
            <w:pPr>
              <w:rPr>
                <w:rFonts w:ascii="Calibri" w:hAnsi="Calibri" w:eastAsia="Calibri" w:cs="Calibri"/>
                <w:color w:val="000000" w:themeColor="text1"/>
              </w:rPr>
            </w:pPr>
          </w:p>
        </w:tc>
      </w:tr>
    </w:tbl>
    <w:p w:rsidR="70A11C1A" w:rsidP="38FF0FA3" w:rsidRDefault="70A11C1A" w14:paraId="177B5F77" w14:textId="1EDD50B8"/>
    <w:tbl>
      <w:tblPr>
        <w:tblStyle w:val="TableGrid"/>
        <w:tblW w:w="0" w:type="auto"/>
        <w:tblLook w:val="06A0" w:firstRow="1" w:lastRow="0" w:firstColumn="1" w:lastColumn="0" w:noHBand="1" w:noVBand="1"/>
      </w:tblPr>
      <w:tblGrid>
        <w:gridCol w:w="1825"/>
        <w:gridCol w:w="1558"/>
        <w:gridCol w:w="1740"/>
        <w:gridCol w:w="4217"/>
      </w:tblGrid>
      <w:tr w:rsidR="7D044197" w:rsidTr="7D044197" w14:paraId="7531A97B">
        <w:trPr>
          <w:trHeight w:val="420"/>
        </w:trPr>
        <w:tc>
          <w:tcPr>
            <w:tcW w:w="9340" w:type="dxa"/>
            <w:gridSpan w:val="4"/>
            <w:tcBorders>
              <w:top w:val="single" w:color="000000" w:themeColor="text1" w:sz="8"/>
              <w:left w:val="single" w:color="000000" w:themeColor="text1" w:sz="8"/>
              <w:bottom w:val="single" w:color="000000" w:themeColor="text1" w:sz="8"/>
              <w:right w:val="single" w:color="000000" w:themeColor="text1" w:sz="8"/>
            </w:tcBorders>
            <w:tcMar/>
          </w:tcPr>
          <w:p w:rsidR="7D044197" w:rsidRDefault="7D044197" w14:paraId="78B1F4C0" w14:textId="223BA836">
            <w:proofErr w:type="spellStart"/>
            <w:r w:rsidRPr="7D044197" w:rsidR="7D044197">
              <w:rPr>
                <w:rFonts w:ascii="Calibri" w:hAnsi="Calibri" w:eastAsia="Calibri" w:cs="Calibri"/>
                <w:color w:val="000000" w:themeColor="text1" w:themeTint="FF" w:themeShade="FF"/>
              </w:rPr>
              <w:t>MapObj</w:t>
            </w:r>
            <w:proofErr w:type="spellEnd"/>
            <w:r w:rsidRPr="7D044197" w:rsidR="7D044197">
              <w:rPr>
                <w:rFonts w:ascii="Calibri" w:hAnsi="Calibri" w:eastAsia="Calibri" w:cs="Calibri"/>
                <w:color w:val="000000" w:themeColor="text1" w:themeTint="FF" w:themeShade="FF"/>
              </w:rPr>
              <w:t xml:space="preserve"> getMapObj(String </w:t>
            </w:r>
            <w:r w:rsidRPr="7D044197" w:rsidR="7D044197">
              <w:rPr>
                <w:rFonts w:ascii="Calibri" w:hAnsi="Calibri" w:eastAsia="Calibri" w:cs="Calibri"/>
                <w:i w:val="1"/>
                <w:iCs w:val="1"/>
                <w:color w:val="000000" w:themeColor="text1" w:themeTint="FF" w:themeShade="FF"/>
              </w:rPr>
              <w:t xml:space="preserve"> </w:t>
            </w:r>
            <w:proofErr w:type="spellStart"/>
            <w:r w:rsidRPr="7D044197" w:rsidR="7D044197">
              <w:rPr>
                <w:rFonts w:ascii="Calibri" w:hAnsi="Calibri" w:eastAsia="Calibri" w:cs="Calibri"/>
                <w:i w:val="1"/>
                <w:iCs w:val="1"/>
                <w:color w:val="000000" w:themeColor="text1" w:themeTint="FF" w:themeShade="FF"/>
              </w:rPr>
              <w:t>mapID</w:t>
            </w:r>
            <w:proofErr w:type="spellEnd"/>
            <w:r w:rsidRPr="7D044197" w:rsidR="7D044197">
              <w:rPr>
                <w:rFonts w:ascii="Calibri" w:hAnsi="Calibri" w:eastAsia="Calibri" w:cs="Calibri"/>
                <w:color w:val="000000" w:themeColor="text1" w:themeTint="FF" w:themeShade="FF"/>
              </w:rPr>
              <w:t>)</w:t>
            </w:r>
          </w:p>
          <w:p w:rsidR="7D044197" w:rsidRDefault="7D044197" w14:paraId="233F69F2" w14:textId="4B7EAF1F"/>
          <w:p w:rsidR="7D044197" w:rsidP="7D044197" w:rsidRDefault="7D044197" w14:paraId="64F54E0C" w14:textId="081F5DC9">
            <w:pPr>
              <w:rPr>
                <w:rFonts w:ascii="Calibri" w:hAnsi="Calibri" w:eastAsia="Calibri" w:cs="Calibri"/>
                <w:color w:val="000000" w:themeColor="text1" w:themeTint="FF" w:themeShade="FF"/>
              </w:rPr>
            </w:pPr>
            <w:r w:rsidRPr="7D044197" w:rsidR="7D044197">
              <w:rPr>
                <w:rFonts w:ascii="Calibri" w:hAnsi="Calibri" w:eastAsia="Calibri" w:cs="Calibri"/>
                <w:color w:val="000000" w:themeColor="text1" w:themeTint="FF" w:themeShade="FF"/>
              </w:rPr>
              <w:t xml:space="preserve">This function will find the </w:t>
            </w:r>
            <w:proofErr w:type="spellStart"/>
            <w:r w:rsidRPr="7D044197" w:rsidR="7D044197">
              <w:rPr>
                <w:rFonts w:ascii="Calibri" w:hAnsi="Calibri" w:eastAsia="Calibri" w:cs="Calibri"/>
                <w:color w:val="000000" w:themeColor="text1" w:themeTint="FF" w:themeShade="FF"/>
              </w:rPr>
              <w:t>MapObj</w:t>
            </w:r>
            <w:proofErr w:type="spellEnd"/>
            <w:r w:rsidRPr="7D044197" w:rsidR="7D044197">
              <w:rPr>
                <w:rFonts w:ascii="Calibri" w:hAnsi="Calibri" w:eastAsia="Calibri" w:cs="Calibri"/>
                <w:color w:val="000000" w:themeColor="text1" w:themeTint="FF" w:themeShade="FF"/>
              </w:rPr>
              <w:t xml:space="preserve"> required by </w:t>
            </w:r>
            <w:proofErr w:type="spellStart"/>
            <w:r w:rsidRPr="7D044197" w:rsidR="7D044197">
              <w:rPr>
                <w:rFonts w:ascii="Calibri" w:hAnsi="Calibri" w:eastAsia="Calibri" w:cs="Calibri"/>
                <w:color w:val="000000" w:themeColor="text1" w:themeTint="FF" w:themeShade="FF"/>
              </w:rPr>
              <w:t>mapID</w:t>
            </w:r>
            <w:proofErr w:type="spellEnd"/>
            <w:r w:rsidRPr="7D044197" w:rsidR="7D044197">
              <w:rPr>
                <w:rFonts w:ascii="Calibri" w:hAnsi="Calibri" w:eastAsia="Calibri" w:cs="Calibri"/>
                <w:color w:val="000000" w:themeColor="text1" w:themeTint="FF" w:themeShade="FF"/>
              </w:rPr>
              <w:t>, and return it to caller.</w:t>
            </w:r>
          </w:p>
        </w:tc>
      </w:tr>
      <w:tr w:rsidR="7D044197" w:rsidTr="7D044197" w14:paraId="5F9686BB">
        <w:trPr>
          <w:trHeight w:val="420"/>
        </w:trPr>
        <w:tc>
          <w:tcPr>
            <w:tcW w:w="9340" w:type="dxa"/>
            <w:gridSpan w:val="4"/>
            <w:tcBorders>
              <w:top w:val="single" w:color="000000" w:themeColor="text1" w:sz="8"/>
              <w:left w:val="single" w:color="000000" w:themeColor="text1" w:sz="8"/>
              <w:bottom w:val="single" w:color="000000" w:themeColor="text1" w:sz="8"/>
              <w:right w:val="single" w:color="000000" w:themeColor="text1" w:sz="8"/>
            </w:tcBorders>
            <w:shd w:val="clear" w:color="auto" w:fill="C9DAF8"/>
            <w:tcMar/>
          </w:tcPr>
          <w:p w:rsidR="7D044197" w:rsidRDefault="7D044197" w14:paraId="018C0C30" w14:textId="144D5E57">
            <w:r w:rsidRPr="7D044197" w:rsidR="7D044197">
              <w:rPr>
                <w:rFonts w:ascii="Calibri" w:hAnsi="Calibri" w:eastAsia="Calibri" w:cs="Calibri"/>
                <w:color w:val="000000" w:themeColor="text1" w:themeTint="FF" w:themeShade="FF"/>
              </w:rPr>
              <w:t>Input Parameter</w:t>
            </w:r>
          </w:p>
        </w:tc>
      </w:tr>
      <w:tr w:rsidR="7D044197" w:rsidTr="7D044197" w14:paraId="427A15B9">
        <w:trPr>
          <w:trHeight w:val="300"/>
        </w:trPr>
        <w:tc>
          <w:tcPr>
            <w:tcW w:w="1825"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cPr>
          <w:p w:rsidR="7D044197" w:rsidRDefault="7D044197" w14:paraId="353F68C1" w14:textId="0586A484">
            <w:r w:rsidRPr="7D044197" w:rsidR="7D044197">
              <w:rPr>
                <w:rFonts w:ascii="Calibri" w:hAnsi="Calibri" w:eastAsia="Calibri" w:cs="Calibri"/>
                <w:color w:val="000000" w:themeColor="text1" w:themeTint="FF" w:themeShade="FF"/>
              </w:rPr>
              <w:t>Parameter name</w:t>
            </w:r>
          </w:p>
        </w:tc>
        <w:tc>
          <w:tcPr>
            <w:tcW w:w="1558"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cPr>
          <w:p w:rsidR="7D044197" w:rsidRDefault="7D044197" w14:paraId="7A2164DD" w14:textId="149B62C0">
            <w:r w:rsidRPr="7D044197" w:rsidR="7D044197">
              <w:rPr>
                <w:rFonts w:ascii="Calibri" w:hAnsi="Calibri" w:eastAsia="Calibri" w:cs="Calibri"/>
                <w:color w:val="000000" w:themeColor="text1" w:themeTint="FF" w:themeShade="FF"/>
              </w:rPr>
              <w:t>Data type</w:t>
            </w:r>
          </w:p>
        </w:tc>
        <w:tc>
          <w:tcPr>
            <w:tcW w:w="174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cPr>
          <w:p w:rsidR="7D044197" w:rsidRDefault="7D044197" w14:paraId="20993655" w14:textId="7A8E794C">
            <w:r w:rsidRPr="7D044197" w:rsidR="7D044197">
              <w:rPr>
                <w:rFonts w:ascii="Calibri" w:hAnsi="Calibri" w:eastAsia="Calibri" w:cs="Calibri"/>
                <w:color w:val="000000" w:themeColor="text1" w:themeTint="FF" w:themeShade="FF"/>
              </w:rPr>
              <w:t>Mandatory</w:t>
            </w:r>
          </w:p>
        </w:tc>
        <w:tc>
          <w:tcPr>
            <w:tcW w:w="4217"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cPr>
          <w:p w:rsidR="7D044197" w:rsidRDefault="7D044197" w14:paraId="552B7FB8" w14:textId="5A1CC0EB">
            <w:r w:rsidRPr="7D044197" w:rsidR="7D044197">
              <w:rPr>
                <w:rFonts w:ascii="Calibri" w:hAnsi="Calibri" w:eastAsia="Calibri" w:cs="Calibri"/>
                <w:color w:val="000000" w:themeColor="text1" w:themeTint="FF" w:themeShade="FF"/>
              </w:rPr>
              <w:t>Description</w:t>
            </w:r>
          </w:p>
        </w:tc>
      </w:tr>
      <w:tr w:rsidR="7D044197" w:rsidTr="7D044197" w14:paraId="5730BAFF">
        <w:trPr>
          <w:trHeight w:val="300"/>
        </w:trPr>
        <w:tc>
          <w:tcPr>
            <w:tcW w:w="1825" w:type="dxa"/>
            <w:tcBorders>
              <w:top w:val="single" w:color="000000" w:themeColor="text1" w:sz="8"/>
              <w:left w:val="single" w:color="000000" w:themeColor="text1" w:sz="8"/>
              <w:bottom w:val="single" w:color="000000" w:themeColor="text1" w:sz="8"/>
              <w:right w:val="single" w:color="000000" w:themeColor="text1" w:sz="8"/>
            </w:tcBorders>
            <w:tcMar/>
          </w:tcPr>
          <w:p w:rsidR="7D044197" w:rsidP="7D044197" w:rsidRDefault="7D044197" w14:paraId="2EB17B6C" w14:textId="6C03206F">
            <w:pPr>
              <w:rPr>
                <w:rFonts w:ascii="Calibri" w:hAnsi="Calibri" w:eastAsia="Calibri" w:cs="Calibri"/>
                <w:i w:val="1"/>
                <w:iCs w:val="1"/>
                <w:color w:val="000000" w:themeColor="text1" w:themeTint="FF" w:themeShade="FF"/>
              </w:rPr>
            </w:pPr>
            <w:r w:rsidRPr="7D044197" w:rsidR="7D044197">
              <w:rPr>
                <w:rFonts w:ascii="Calibri" w:hAnsi="Calibri" w:eastAsia="Calibri" w:cs="Calibri"/>
                <w:i w:val="1"/>
                <w:iCs w:val="1"/>
                <w:color w:val="000000" w:themeColor="text1" w:themeTint="FF" w:themeShade="FF"/>
              </w:rPr>
              <w:t xml:space="preserve"> mapID</w:t>
            </w:r>
          </w:p>
        </w:tc>
        <w:tc>
          <w:tcPr>
            <w:tcW w:w="1558" w:type="dxa"/>
            <w:tcBorders>
              <w:top w:val="single" w:color="000000" w:themeColor="text1" w:sz="8"/>
              <w:left w:val="single" w:color="000000" w:themeColor="text1" w:sz="8"/>
              <w:bottom w:val="single" w:color="000000" w:themeColor="text1" w:sz="8"/>
              <w:right w:val="single" w:color="000000" w:themeColor="text1" w:sz="8"/>
            </w:tcBorders>
            <w:tcMar/>
          </w:tcPr>
          <w:p w:rsidR="7D044197" w:rsidP="7D044197" w:rsidRDefault="7D044197" w14:paraId="1ED398DB" w14:textId="70A56D72">
            <w:pPr>
              <w:rPr>
                <w:rFonts w:ascii="Calibri" w:hAnsi="Calibri" w:eastAsia="Calibri" w:cs="Calibri"/>
                <w:color w:val="000000" w:themeColor="text1" w:themeTint="FF" w:themeShade="FF"/>
              </w:rPr>
            </w:pPr>
            <w:r w:rsidRPr="7D044197" w:rsidR="7D044197">
              <w:rPr>
                <w:rFonts w:ascii="Calibri" w:hAnsi="Calibri" w:eastAsia="Calibri" w:cs="Calibri"/>
                <w:color w:val="000000" w:themeColor="text1" w:themeTint="FF" w:themeShade="FF"/>
              </w:rPr>
              <w:t>String</w:t>
            </w:r>
          </w:p>
        </w:tc>
        <w:tc>
          <w:tcPr>
            <w:tcW w:w="1740" w:type="dxa"/>
            <w:tcBorders>
              <w:top w:val="single" w:color="000000" w:themeColor="text1" w:sz="8"/>
              <w:left w:val="single" w:color="000000" w:themeColor="text1" w:sz="8"/>
              <w:bottom w:val="single" w:color="000000" w:themeColor="text1" w:sz="8"/>
              <w:right w:val="single" w:color="000000" w:themeColor="text1" w:sz="8"/>
            </w:tcBorders>
            <w:tcMar/>
          </w:tcPr>
          <w:p w:rsidR="7D044197" w:rsidP="7D044197" w:rsidRDefault="7D044197" w14:paraId="2C1D05F3" w14:textId="1AAA4FC7">
            <w:pPr>
              <w:rPr>
                <w:rFonts w:ascii="Calibri" w:hAnsi="Calibri" w:eastAsia="Calibri" w:cs="Calibri"/>
                <w:color w:val="000000" w:themeColor="text1" w:themeTint="FF" w:themeShade="FF"/>
              </w:rPr>
            </w:pPr>
            <w:r w:rsidRPr="7D044197" w:rsidR="7D044197">
              <w:rPr>
                <w:rFonts w:ascii="Calibri" w:hAnsi="Calibri" w:eastAsia="Calibri" w:cs="Calibri"/>
                <w:color w:val="000000" w:themeColor="text1" w:themeTint="FF" w:themeShade="FF"/>
              </w:rPr>
              <w:t>Yes</w:t>
            </w:r>
          </w:p>
        </w:tc>
        <w:tc>
          <w:tcPr>
            <w:tcW w:w="4217" w:type="dxa"/>
            <w:tcBorders>
              <w:top w:val="single" w:color="000000" w:themeColor="text1" w:sz="8"/>
              <w:left w:val="single" w:color="000000" w:themeColor="text1" w:sz="8"/>
              <w:bottom w:val="single" w:color="000000" w:themeColor="text1" w:sz="8"/>
              <w:right w:val="single" w:color="000000" w:themeColor="text1" w:sz="8"/>
            </w:tcBorders>
            <w:tcMar/>
          </w:tcPr>
          <w:p w:rsidR="7D044197" w:rsidP="7D044197" w:rsidRDefault="7D044197" w14:paraId="17C7C1E7" w14:textId="333055EF">
            <w:pPr>
              <w:rPr>
                <w:rFonts w:ascii="Calibri" w:hAnsi="Calibri" w:eastAsia="Calibri" w:cs="Calibri"/>
                <w:color w:val="000000" w:themeColor="text1" w:themeTint="FF" w:themeShade="FF"/>
              </w:rPr>
            </w:pPr>
            <w:r w:rsidRPr="7D044197" w:rsidR="7D044197">
              <w:rPr>
                <w:rFonts w:ascii="Calibri" w:hAnsi="Calibri" w:eastAsia="Calibri" w:cs="Calibri"/>
                <w:color w:val="000000" w:themeColor="text1" w:themeTint="FF" w:themeShade="FF"/>
              </w:rPr>
              <w:t>Map ID of the map you want to get</w:t>
            </w:r>
          </w:p>
        </w:tc>
      </w:tr>
      <w:tr w:rsidR="7D044197" w:rsidTr="7D044197" w14:paraId="0A17B280">
        <w:trPr>
          <w:trHeight w:val="420"/>
        </w:trPr>
        <w:tc>
          <w:tcPr>
            <w:tcW w:w="9340" w:type="dxa"/>
            <w:gridSpan w:val="4"/>
            <w:tcBorders>
              <w:top w:val="single" w:color="000000" w:themeColor="text1" w:sz="8"/>
              <w:left w:val="single" w:color="000000" w:themeColor="text1" w:sz="8"/>
              <w:bottom w:val="single" w:color="000000" w:themeColor="text1" w:sz="8"/>
              <w:right w:val="single" w:color="000000" w:themeColor="text1" w:sz="8"/>
            </w:tcBorders>
            <w:shd w:val="clear" w:color="auto" w:fill="C9DAF8"/>
            <w:tcMar/>
          </w:tcPr>
          <w:p w:rsidR="7D044197" w:rsidRDefault="7D044197" w14:paraId="00E5676B" w14:textId="011FB7BF">
            <w:r w:rsidRPr="7D044197" w:rsidR="7D044197">
              <w:rPr>
                <w:rFonts w:ascii="Calibri" w:hAnsi="Calibri" w:eastAsia="Calibri" w:cs="Calibri"/>
                <w:color w:val="000000" w:themeColor="text1" w:themeTint="FF" w:themeShade="FF"/>
              </w:rPr>
              <w:t>Return value</w:t>
            </w:r>
          </w:p>
        </w:tc>
      </w:tr>
      <w:tr w:rsidR="7D044197" w:rsidTr="7D044197" w14:paraId="26B0A8BE">
        <w:trPr>
          <w:trHeight w:val="420"/>
        </w:trPr>
        <w:tc>
          <w:tcPr>
            <w:tcW w:w="1825"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cPr>
          <w:p w:rsidR="7D044197" w:rsidRDefault="7D044197" w14:paraId="5E169147" w14:textId="0DC2BF97">
            <w:r w:rsidRPr="7D044197" w:rsidR="7D044197">
              <w:rPr>
                <w:rFonts w:ascii="Calibri" w:hAnsi="Calibri" w:eastAsia="Calibri" w:cs="Calibri"/>
                <w:color w:val="000000" w:themeColor="text1" w:themeTint="FF" w:themeShade="FF"/>
              </w:rPr>
              <w:t>Data type</w:t>
            </w:r>
          </w:p>
        </w:tc>
        <w:tc>
          <w:tcPr>
            <w:tcW w:w="1558"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cPr>
          <w:p w:rsidR="7D044197" w:rsidRDefault="7D044197" w14:paraId="17C9ACE0" w14:textId="258A9D30">
            <w:r w:rsidRPr="7D044197" w:rsidR="7D044197">
              <w:rPr>
                <w:rFonts w:ascii="Calibri" w:hAnsi="Calibri" w:eastAsia="Calibri" w:cs="Calibri"/>
                <w:color w:val="000000" w:themeColor="text1" w:themeTint="FF" w:themeShade="FF"/>
              </w:rPr>
              <w:t>Mandatory</w:t>
            </w:r>
          </w:p>
        </w:tc>
        <w:tc>
          <w:tcPr>
            <w:tcW w:w="5957" w:type="dxa"/>
            <w:gridSpan w:val="2"/>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cPr>
          <w:p w:rsidR="7D044197" w:rsidRDefault="7D044197" w14:paraId="13505282" w14:textId="0F5A1E6A">
            <w:r w:rsidRPr="7D044197" w:rsidR="7D044197">
              <w:rPr>
                <w:rFonts w:ascii="Calibri" w:hAnsi="Calibri" w:eastAsia="Calibri" w:cs="Calibri"/>
                <w:color w:val="000000" w:themeColor="text1" w:themeTint="FF" w:themeShade="FF"/>
              </w:rPr>
              <w:t>Description</w:t>
            </w:r>
          </w:p>
        </w:tc>
      </w:tr>
      <w:tr w:rsidR="7D044197" w:rsidTr="7D044197" w14:paraId="66084305">
        <w:trPr>
          <w:trHeight w:val="420"/>
        </w:trPr>
        <w:tc>
          <w:tcPr>
            <w:tcW w:w="1825" w:type="dxa"/>
            <w:tcBorders>
              <w:top w:val="single" w:color="000000" w:themeColor="text1" w:sz="8"/>
              <w:left w:val="single" w:color="000000" w:themeColor="text1" w:sz="8"/>
              <w:bottom w:val="single" w:color="000000" w:themeColor="text1" w:sz="8"/>
              <w:right w:val="single" w:color="000000" w:themeColor="text1" w:sz="8"/>
            </w:tcBorders>
            <w:tcMar/>
          </w:tcPr>
          <w:p w:rsidR="7D044197" w:rsidP="7D044197" w:rsidRDefault="7D044197" w14:paraId="055F48CF" w14:textId="3DFB5186">
            <w:pPr>
              <w:pStyle w:val="Normal"/>
              <w:bidi w:val="0"/>
              <w:spacing w:before="0" w:beforeAutospacing="off" w:after="0" w:afterAutospacing="off" w:line="259" w:lineRule="auto"/>
              <w:ind w:left="0" w:right="0"/>
              <w:jc w:val="left"/>
              <w:rPr>
                <w:rFonts w:ascii="Calibri" w:hAnsi="Calibri" w:eastAsia="Calibri" w:cs="Calibri"/>
                <w:color w:val="000000" w:themeColor="text1" w:themeTint="FF" w:themeShade="FF"/>
              </w:rPr>
            </w:pPr>
            <w:r w:rsidRPr="7D044197" w:rsidR="7D044197">
              <w:rPr>
                <w:rFonts w:ascii="Calibri" w:hAnsi="Calibri" w:eastAsia="Calibri" w:cs="Calibri"/>
                <w:color w:val="000000" w:themeColor="text1" w:themeTint="FF" w:themeShade="FF"/>
              </w:rPr>
              <w:t>MapObj</w:t>
            </w:r>
          </w:p>
        </w:tc>
        <w:tc>
          <w:tcPr>
            <w:tcW w:w="1558" w:type="dxa"/>
            <w:tcBorders>
              <w:top w:val="single" w:color="000000" w:themeColor="text1" w:sz="8"/>
              <w:left w:val="single" w:color="000000" w:themeColor="text1" w:sz="8"/>
              <w:bottom w:val="single" w:color="000000" w:themeColor="text1" w:sz="8"/>
              <w:right w:val="single" w:color="000000" w:themeColor="text1" w:sz="8"/>
            </w:tcBorders>
            <w:tcMar/>
          </w:tcPr>
          <w:p w:rsidR="7D044197" w:rsidP="7D044197" w:rsidRDefault="7D044197" w14:paraId="370D69AD" w14:textId="07D0B7F6">
            <w:pPr>
              <w:rPr>
                <w:rFonts w:ascii="Calibri" w:hAnsi="Calibri" w:eastAsia="Calibri" w:cs="Calibri"/>
                <w:color w:val="000000" w:themeColor="text1" w:themeTint="FF" w:themeShade="FF"/>
              </w:rPr>
            </w:pPr>
            <w:r w:rsidRPr="7D044197" w:rsidR="7D044197">
              <w:rPr>
                <w:rFonts w:ascii="Calibri" w:hAnsi="Calibri" w:eastAsia="Calibri" w:cs="Calibri"/>
                <w:color w:val="000000" w:themeColor="text1" w:themeTint="FF" w:themeShade="FF"/>
              </w:rPr>
              <w:t>Yes</w:t>
            </w:r>
          </w:p>
        </w:tc>
        <w:tc>
          <w:tcPr>
            <w:tcW w:w="5957" w:type="dxa"/>
            <w:gridSpan w:val="2"/>
            <w:tcBorders>
              <w:top w:val="single" w:color="000000" w:themeColor="text1" w:sz="8"/>
              <w:left w:val="single" w:color="000000" w:themeColor="text1" w:sz="8"/>
              <w:bottom w:val="single" w:color="000000" w:themeColor="text1" w:sz="8"/>
              <w:right w:val="single" w:color="000000" w:themeColor="text1" w:sz="8"/>
            </w:tcBorders>
            <w:tcMar/>
          </w:tcPr>
          <w:p w:rsidR="7D044197" w:rsidP="7D044197" w:rsidRDefault="7D044197" w14:paraId="6BCD706D" w14:textId="7A46BFDB">
            <w:pPr>
              <w:rPr>
                <w:rFonts w:ascii="Calibri" w:hAnsi="Calibri" w:eastAsia="Calibri" w:cs="Calibri"/>
                <w:color w:val="000000" w:themeColor="text1" w:themeTint="FF" w:themeShade="FF"/>
              </w:rPr>
            </w:pPr>
            <w:r w:rsidRPr="7D044197" w:rsidR="7D044197">
              <w:rPr>
                <w:rFonts w:ascii="Calibri" w:hAnsi="Calibri" w:eastAsia="Calibri" w:cs="Calibri"/>
                <w:color w:val="000000" w:themeColor="text1" w:themeTint="FF" w:themeShade="FF"/>
              </w:rPr>
              <w:t xml:space="preserve">If a </w:t>
            </w:r>
            <w:proofErr w:type="spellStart"/>
            <w:r w:rsidRPr="7D044197" w:rsidR="7D044197">
              <w:rPr>
                <w:rFonts w:ascii="Calibri" w:hAnsi="Calibri" w:eastAsia="Calibri" w:cs="Calibri"/>
                <w:color w:val="000000" w:themeColor="text1" w:themeTint="FF" w:themeShade="FF"/>
              </w:rPr>
              <w:t>MapObj</w:t>
            </w:r>
            <w:proofErr w:type="spellEnd"/>
            <w:r w:rsidRPr="7D044197" w:rsidR="7D044197">
              <w:rPr>
                <w:rFonts w:ascii="Calibri" w:hAnsi="Calibri" w:eastAsia="Calibri" w:cs="Calibri"/>
                <w:color w:val="000000" w:themeColor="text1" w:themeTint="FF" w:themeShade="FF"/>
              </w:rPr>
              <w:t xml:space="preserve"> is found by </w:t>
            </w:r>
            <w:proofErr w:type="spellStart"/>
            <w:r w:rsidRPr="7D044197" w:rsidR="7D044197">
              <w:rPr>
                <w:rFonts w:ascii="Calibri" w:hAnsi="Calibri" w:eastAsia="Calibri" w:cs="Calibri"/>
                <w:color w:val="000000" w:themeColor="text1" w:themeTint="FF" w:themeShade="FF"/>
              </w:rPr>
              <w:t>mapID</w:t>
            </w:r>
            <w:proofErr w:type="spellEnd"/>
            <w:r w:rsidRPr="7D044197" w:rsidR="7D044197">
              <w:rPr>
                <w:rFonts w:ascii="Calibri" w:hAnsi="Calibri" w:eastAsia="Calibri" w:cs="Calibri"/>
                <w:color w:val="000000" w:themeColor="text1" w:themeTint="FF" w:themeShade="FF"/>
              </w:rPr>
              <w:t xml:space="preserve">, return MapObj. </w:t>
            </w:r>
            <w:proofErr w:type="gramStart"/>
            <w:r w:rsidRPr="7D044197" w:rsidR="7D044197">
              <w:rPr>
                <w:rFonts w:ascii="Calibri" w:hAnsi="Calibri" w:eastAsia="Calibri" w:cs="Calibri"/>
                <w:color w:val="000000" w:themeColor="text1" w:themeTint="FF" w:themeShade="FF"/>
              </w:rPr>
              <w:t>If</w:t>
            </w:r>
            <w:proofErr w:type="gramEnd"/>
            <w:r w:rsidRPr="7D044197" w:rsidR="7D044197">
              <w:rPr>
                <w:rFonts w:ascii="Calibri" w:hAnsi="Calibri" w:eastAsia="Calibri" w:cs="Calibri"/>
                <w:color w:val="000000" w:themeColor="text1" w:themeTint="FF" w:themeShade="FF"/>
              </w:rPr>
              <w:t xml:space="preserve"> MapObj is not found, return null.</w:t>
            </w:r>
          </w:p>
        </w:tc>
      </w:tr>
    </w:tbl>
    <w:p w:rsidR="7D044197" w:rsidP="7D044197" w:rsidRDefault="7D044197" w14:paraId="43EA2DF1" w14:textId="254062D0">
      <w:pPr>
        <w:pStyle w:val="Normal"/>
      </w:pPr>
    </w:p>
    <w:tbl>
      <w:tblPr>
        <w:tblStyle w:val="TableGrid"/>
        <w:tblW w:w="0" w:type="auto"/>
        <w:tblLook w:val="06A0" w:firstRow="1" w:lastRow="0" w:firstColumn="1" w:lastColumn="0" w:noHBand="1" w:noVBand="1"/>
      </w:tblPr>
      <w:tblGrid>
        <w:gridCol w:w="1825"/>
        <w:gridCol w:w="1558"/>
        <w:gridCol w:w="1740"/>
        <w:gridCol w:w="4217"/>
      </w:tblGrid>
      <w:tr w:rsidR="7D044197" w:rsidTr="7D044197" w14:paraId="14A7B3B2">
        <w:trPr>
          <w:trHeight w:val="420"/>
        </w:trPr>
        <w:tc>
          <w:tcPr>
            <w:tcW w:w="9340" w:type="dxa"/>
            <w:gridSpan w:val="4"/>
            <w:tcBorders>
              <w:top w:val="single" w:color="000000" w:themeColor="text1" w:sz="8"/>
              <w:left w:val="single" w:color="000000" w:themeColor="text1" w:sz="8"/>
              <w:bottom w:val="single" w:color="000000" w:themeColor="text1" w:sz="8"/>
              <w:right w:val="single" w:color="000000" w:themeColor="text1" w:sz="8"/>
            </w:tcBorders>
            <w:tcMar/>
          </w:tcPr>
          <w:p w:rsidR="7D044197" w:rsidRDefault="7D044197" w14:paraId="3282D158" w14:textId="0F794CB4">
            <w:r w:rsidRPr="7D044197" w:rsidR="7D044197">
              <w:rPr>
                <w:rFonts w:ascii="Calibri" w:hAnsi="Calibri" w:eastAsia="Calibri" w:cs="Calibri"/>
                <w:color w:val="000000" w:themeColor="text1" w:themeTint="FF" w:themeShade="FF"/>
              </w:rPr>
              <w:t xml:space="preserve">byte[] getMapFile(String </w:t>
            </w:r>
            <w:r w:rsidRPr="7D044197" w:rsidR="7D044197">
              <w:rPr>
                <w:rFonts w:ascii="Calibri" w:hAnsi="Calibri" w:eastAsia="Calibri" w:cs="Calibri"/>
                <w:i w:val="1"/>
                <w:iCs w:val="1"/>
                <w:color w:val="000000" w:themeColor="text1" w:themeTint="FF" w:themeShade="FF"/>
              </w:rPr>
              <w:t xml:space="preserve"> filetype</w:t>
            </w:r>
            <w:r w:rsidRPr="7D044197" w:rsidR="7D044197">
              <w:rPr>
                <w:rFonts w:ascii="Calibri" w:hAnsi="Calibri" w:eastAsia="Calibri" w:cs="Calibri"/>
                <w:color w:val="000000" w:themeColor="text1" w:themeTint="FF" w:themeShade="FF"/>
              </w:rPr>
              <w:t xml:space="preserve">, String </w:t>
            </w:r>
            <w:r w:rsidRPr="7D044197" w:rsidR="7D044197">
              <w:rPr>
                <w:rFonts w:ascii="Calibri" w:hAnsi="Calibri" w:eastAsia="Calibri" w:cs="Calibri"/>
                <w:i w:val="1"/>
                <w:iCs w:val="1"/>
                <w:color w:val="000000" w:themeColor="text1" w:themeTint="FF" w:themeShade="FF"/>
              </w:rPr>
              <w:t xml:space="preserve"> mapID</w:t>
            </w:r>
            <w:r w:rsidRPr="7D044197" w:rsidR="7D044197">
              <w:rPr>
                <w:rFonts w:ascii="Calibri" w:hAnsi="Calibri" w:eastAsia="Calibri" w:cs="Calibri"/>
                <w:color w:val="000000" w:themeColor="text1" w:themeTint="FF" w:themeShade="FF"/>
              </w:rPr>
              <w:t>)</w:t>
            </w:r>
          </w:p>
          <w:p w:rsidR="7D044197" w:rsidRDefault="7D044197" w14:paraId="15B22455" w14:textId="4B7EAF1F"/>
          <w:p w:rsidR="7D044197" w:rsidRDefault="7D044197" w14:paraId="073FC306" w14:textId="6AE3087E">
            <w:r w:rsidRPr="7D044197" w:rsidR="7D044197">
              <w:rPr>
                <w:rFonts w:ascii="Calibri" w:hAnsi="Calibri" w:eastAsia="Calibri" w:cs="Calibri"/>
                <w:color w:val="000000" w:themeColor="text1" w:themeTint="FF" w:themeShade="FF"/>
              </w:rPr>
              <w:t>This function will download the map required by filetype and mapID, and return the map to caller in byte array format.</w:t>
            </w:r>
          </w:p>
        </w:tc>
      </w:tr>
      <w:tr w:rsidR="7D044197" w:rsidTr="7D044197" w14:paraId="711C5581">
        <w:trPr>
          <w:trHeight w:val="420"/>
        </w:trPr>
        <w:tc>
          <w:tcPr>
            <w:tcW w:w="9340" w:type="dxa"/>
            <w:gridSpan w:val="4"/>
            <w:tcBorders>
              <w:top w:val="single" w:color="000000" w:themeColor="text1" w:sz="8"/>
              <w:left w:val="single" w:color="000000" w:themeColor="text1" w:sz="8"/>
              <w:bottom w:val="single" w:color="000000" w:themeColor="text1" w:sz="8"/>
              <w:right w:val="single" w:color="000000" w:themeColor="text1" w:sz="8"/>
            </w:tcBorders>
            <w:shd w:val="clear" w:color="auto" w:fill="C9DAF8"/>
            <w:tcMar/>
          </w:tcPr>
          <w:p w:rsidR="7D044197" w:rsidRDefault="7D044197" w14:paraId="3E8D2E8A" w14:textId="144D5E57">
            <w:r w:rsidRPr="7D044197" w:rsidR="7D044197">
              <w:rPr>
                <w:rFonts w:ascii="Calibri" w:hAnsi="Calibri" w:eastAsia="Calibri" w:cs="Calibri"/>
                <w:color w:val="000000" w:themeColor="text1" w:themeTint="FF" w:themeShade="FF"/>
              </w:rPr>
              <w:t>Input Parameter</w:t>
            </w:r>
          </w:p>
        </w:tc>
      </w:tr>
      <w:tr w:rsidR="7D044197" w:rsidTr="7D044197" w14:paraId="3E950519">
        <w:trPr>
          <w:trHeight w:val="300"/>
        </w:trPr>
        <w:tc>
          <w:tcPr>
            <w:tcW w:w="1825"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cPr>
          <w:p w:rsidR="7D044197" w:rsidRDefault="7D044197" w14:paraId="2CD5D034" w14:textId="0586A484">
            <w:r w:rsidRPr="7D044197" w:rsidR="7D044197">
              <w:rPr>
                <w:rFonts w:ascii="Calibri" w:hAnsi="Calibri" w:eastAsia="Calibri" w:cs="Calibri"/>
                <w:color w:val="000000" w:themeColor="text1" w:themeTint="FF" w:themeShade="FF"/>
              </w:rPr>
              <w:t>Parameter name</w:t>
            </w:r>
          </w:p>
        </w:tc>
        <w:tc>
          <w:tcPr>
            <w:tcW w:w="1558"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cPr>
          <w:p w:rsidR="7D044197" w:rsidRDefault="7D044197" w14:paraId="5DEB076D" w14:textId="149B62C0">
            <w:r w:rsidRPr="7D044197" w:rsidR="7D044197">
              <w:rPr>
                <w:rFonts w:ascii="Calibri" w:hAnsi="Calibri" w:eastAsia="Calibri" w:cs="Calibri"/>
                <w:color w:val="000000" w:themeColor="text1" w:themeTint="FF" w:themeShade="FF"/>
              </w:rPr>
              <w:t>Data type</w:t>
            </w:r>
          </w:p>
        </w:tc>
        <w:tc>
          <w:tcPr>
            <w:tcW w:w="1740"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cPr>
          <w:p w:rsidR="7D044197" w:rsidRDefault="7D044197" w14:paraId="2A55D867" w14:textId="7A8E794C">
            <w:r w:rsidRPr="7D044197" w:rsidR="7D044197">
              <w:rPr>
                <w:rFonts w:ascii="Calibri" w:hAnsi="Calibri" w:eastAsia="Calibri" w:cs="Calibri"/>
                <w:color w:val="000000" w:themeColor="text1" w:themeTint="FF" w:themeShade="FF"/>
              </w:rPr>
              <w:t>Mandatory</w:t>
            </w:r>
          </w:p>
        </w:tc>
        <w:tc>
          <w:tcPr>
            <w:tcW w:w="4217"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cPr>
          <w:p w:rsidR="7D044197" w:rsidRDefault="7D044197" w14:paraId="03F518D5" w14:textId="5A1CC0EB">
            <w:r w:rsidRPr="7D044197" w:rsidR="7D044197">
              <w:rPr>
                <w:rFonts w:ascii="Calibri" w:hAnsi="Calibri" w:eastAsia="Calibri" w:cs="Calibri"/>
                <w:color w:val="000000" w:themeColor="text1" w:themeTint="FF" w:themeShade="FF"/>
              </w:rPr>
              <w:t>Description</w:t>
            </w:r>
          </w:p>
        </w:tc>
      </w:tr>
      <w:tr w:rsidR="7D044197" w:rsidTr="7D044197" w14:paraId="58922627">
        <w:trPr>
          <w:trHeight w:val="300"/>
        </w:trPr>
        <w:tc>
          <w:tcPr>
            <w:tcW w:w="1825" w:type="dxa"/>
            <w:tcBorders>
              <w:top w:val="single" w:color="000000" w:themeColor="text1" w:sz="8"/>
              <w:left w:val="single" w:color="000000" w:themeColor="text1" w:sz="8"/>
              <w:bottom w:val="single" w:color="000000" w:themeColor="text1" w:sz="8"/>
              <w:right w:val="single" w:color="000000" w:themeColor="text1" w:sz="8"/>
            </w:tcBorders>
            <w:tcMar/>
          </w:tcPr>
          <w:p w:rsidR="7D044197" w:rsidP="7D044197" w:rsidRDefault="7D044197" w14:paraId="4A566F03" w14:textId="7B4158A0">
            <w:pPr>
              <w:rPr>
                <w:rFonts w:ascii="Calibri" w:hAnsi="Calibri" w:eastAsia="Calibri" w:cs="Calibri"/>
                <w:i w:val="1"/>
                <w:iCs w:val="1"/>
                <w:color w:val="000000" w:themeColor="text1" w:themeTint="FF" w:themeShade="FF"/>
              </w:rPr>
            </w:pPr>
            <w:r w:rsidRPr="7D044197" w:rsidR="7D044197">
              <w:rPr>
                <w:rFonts w:ascii="Calibri" w:hAnsi="Calibri" w:eastAsia="Calibri" w:cs="Calibri"/>
                <w:i w:val="1"/>
                <w:iCs w:val="1"/>
                <w:color w:val="000000" w:themeColor="text1" w:themeTint="FF" w:themeShade="FF"/>
              </w:rPr>
              <w:t xml:space="preserve"> filetype</w:t>
            </w:r>
          </w:p>
        </w:tc>
        <w:tc>
          <w:tcPr>
            <w:tcW w:w="1558" w:type="dxa"/>
            <w:tcBorders>
              <w:top w:val="single" w:color="000000" w:themeColor="text1" w:sz="8"/>
              <w:left w:val="single" w:color="000000" w:themeColor="text1" w:sz="8"/>
              <w:bottom w:val="single" w:color="000000" w:themeColor="text1" w:sz="8"/>
              <w:right w:val="single" w:color="000000" w:themeColor="text1" w:sz="8"/>
            </w:tcBorders>
            <w:tcMar/>
          </w:tcPr>
          <w:p w:rsidR="7D044197" w:rsidP="7D044197" w:rsidRDefault="7D044197" w14:paraId="2177733C" w14:textId="383B14A0">
            <w:pPr>
              <w:spacing w:line="259" w:lineRule="auto"/>
              <w:rPr>
                <w:rFonts w:ascii="Calibri" w:hAnsi="Calibri" w:eastAsia="Calibri" w:cs="Calibri"/>
                <w:color w:val="000000" w:themeColor="text1" w:themeTint="FF" w:themeShade="FF"/>
              </w:rPr>
            </w:pPr>
            <w:r w:rsidRPr="7D044197" w:rsidR="7D044197">
              <w:rPr>
                <w:rFonts w:ascii="Calibri" w:hAnsi="Calibri" w:eastAsia="Calibri" w:cs="Calibri"/>
                <w:color w:val="000000" w:themeColor="text1" w:themeTint="FF" w:themeShade="FF"/>
              </w:rPr>
              <w:t>String</w:t>
            </w:r>
          </w:p>
        </w:tc>
        <w:tc>
          <w:tcPr>
            <w:tcW w:w="1740" w:type="dxa"/>
            <w:tcBorders>
              <w:top w:val="single" w:color="000000" w:themeColor="text1" w:sz="8"/>
              <w:left w:val="single" w:color="000000" w:themeColor="text1" w:sz="8"/>
              <w:bottom w:val="single" w:color="000000" w:themeColor="text1" w:sz="8"/>
              <w:right w:val="single" w:color="000000" w:themeColor="text1" w:sz="8"/>
            </w:tcBorders>
            <w:tcMar/>
          </w:tcPr>
          <w:p w:rsidR="7D044197" w:rsidRDefault="7D044197" w14:paraId="5EF7C22B" w14:textId="09ADC44B">
            <w:r w:rsidRPr="7D044197" w:rsidR="7D044197">
              <w:rPr>
                <w:rFonts w:ascii="Calibri" w:hAnsi="Calibri" w:eastAsia="Calibri" w:cs="Calibri"/>
                <w:color w:val="000000" w:themeColor="text1" w:themeTint="FF" w:themeShade="FF"/>
              </w:rPr>
              <w:t>Yes</w:t>
            </w:r>
          </w:p>
        </w:tc>
        <w:tc>
          <w:tcPr>
            <w:tcW w:w="4217" w:type="dxa"/>
            <w:tcBorders>
              <w:top w:val="single" w:color="000000" w:themeColor="text1" w:sz="8"/>
              <w:left w:val="single" w:color="000000" w:themeColor="text1" w:sz="8"/>
              <w:bottom w:val="single" w:color="000000" w:themeColor="text1" w:sz="8"/>
              <w:right w:val="single" w:color="000000" w:themeColor="text1" w:sz="8"/>
            </w:tcBorders>
            <w:tcMar/>
          </w:tcPr>
          <w:p w:rsidR="7D044197" w:rsidP="7D044197" w:rsidRDefault="7D044197" w14:paraId="5E25A8D5" w14:textId="0CD3CE70">
            <w:pPr>
              <w:spacing w:line="259" w:lineRule="auto"/>
              <w:rPr>
                <w:rFonts w:ascii="Calibri" w:hAnsi="Calibri" w:eastAsia="Calibri" w:cs="Calibri"/>
                <w:color w:val="000000" w:themeColor="text1" w:themeTint="FF" w:themeShade="FF"/>
              </w:rPr>
            </w:pPr>
            <w:r w:rsidRPr="7D044197" w:rsidR="7D044197">
              <w:rPr>
                <w:rFonts w:ascii="Calibri" w:hAnsi="Calibri" w:eastAsia="Calibri" w:cs="Calibri"/>
                <w:color w:val="000000" w:themeColor="text1" w:themeTint="FF" w:themeShade="FF"/>
              </w:rPr>
              <w:t xml:space="preserve">Map file type you want to get </w:t>
            </w:r>
          </w:p>
        </w:tc>
      </w:tr>
      <w:tr w:rsidR="7D044197" w:rsidTr="7D044197" w14:paraId="1064E584">
        <w:trPr>
          <w:trHeight w:val="300"/>
        </w:trPr>
        <w:tc>
          <w:tcPr>
            <w:tcW w:w="1825" w:type="dxa"/>
            <w:tcBorders>
              <w:top w:val="single" w:color="000000" w:themeColor="text1" w:sz="8"/>
              <w:left w:val="single" w:color="000000" w:themeColor="text1" w:sz="8"/>
              <w:bottom w:val="single" w:color="000000" w:themeColor="text1" w:sz="8"/>
              <w:right w:val="single" w:color="000000" w:themeColor="text1" w:sz="8"/>
            </w:tcBorders>
            <w:tcMar/>
          </w:tcPr>
          <w:p w:rsidR="7D044197" w:rsidP="7D044197" w:rsidRDefault="7D044197" w14:paraId="2E7140F8" w14:textId="6C03206F">
            <w:pPr>
              <w:rPr>
                <w:rFonts w:ascii="Calibri" w:hAnsi="Calibri" w:eastAsia="Calibri" w:cs="Calibri"/>
                <w:i w:val="1"/>
                <w:iCs w:val="1"/>
                <w:color w:val="000000" w:themeColor="text1" w:themeTint="FF" w:themeShade="FF"/>
              </w:rPr>
            </w:pPr>
            <w:r w:rsidRPr="7D044197" w:rsidR="7D044197">
              <w:rPr>
                <w:rFonts w:ascii="Calibri" w:hAnsi="Calibri" w:eastAsia="Calibri" w:cs="Calibri"/>
                <w:i w:val="1"/>
                <w:iCs w:val="1"/>
                <w:color w:val="000000" w:themeColor="text1" w:themeTint="FF" w:themeShade="FF"/>
              </w:rPr>
              <w:t xml:space="preserve"> mapID</w:t>
            </w:r>
          </w:p>
        </w:tc>
        <w:tc>
          <w:tcPr>
            <w:tcW w:w="1558" w:type="dxa"/>
            <w:tcBorders>
              <w:top w:val="single" w:color="000000" w:themeColor="text1" w:sz="8"/>
              <w:left w:val="single" w:color="000000" w:themeColor="text1" w:sz="8"/>
              <w:bottom w:val="single" w:color="000000" w:themeColor="text1" w:sz="8"/>
              <w:right w:val="single" w:color="000000" w:themeColor="text1" w:sz="8"/>
            </w:tcBorders>
            <w:tcMar/>
          </w:tcPr>
          <w:p w:rsidR="7D044197" w:rsidP="7D044197" w:rsidRDefault="7D044197" w14:paraId="650A5E9E" w14:textId="70A56D72">
            <w:pPr>
              <w:rPr>
                <w:rFonts w:ascii="Calibri" w:hAnsi="Calibri" w:eastAsia="Calibri" w:cs="Calibri"/>
                <w:color w:val="000000" w:themeColor="text1" w:themeTint="FF" w:themeShade="FF"/>
              </w:rPr>
            </w:pPr>
            <w:r w:rsidRPr="7D044197" w:rsidR="7D044197">
              <w:rPr>
                <w:rFonts w:ascii="Calibri" w:hAnsi="Calibri" w:eastAsia="Calibri" w:cs="Calibri"/>
                <w:color w:val="000000" w:themeColor="text1" w:themeTint="FF" w:themeShade="FF"/>
              </w:rPr>
              <w:t>String</w:t>
            </w:r>
          </w:p>
        </w:tc>
        <w:tc>
          <w:tcPr>
            <w:tcW w:w="1740" w:type="dxa"/>
            <w:tcBorders>
              <w:top w:val="single" w:color="000000" w:themeColor="text1" w:sz="8"/>
              <w:left w:val="single" w:color="000000" w:themeColor="text1" w:sz="8"/>
              <w:bottom w:val="single" w:color="000000" w:themeColor="text1" w:sz="8"/>
              <w:right w:val="single" w:color="000000" w:themeColor="text1" w:sz="8"/>
            </w:tcBorders>
            <w:tcMar/>
          </w:tcPr>
          <w:p w:rsidR="7D044197" w:rsidP="7D044197" w:rsidRDefault="7D044197" w14:paraId="19B90093" w14:textId="1AAA4FC7">
            <w:pPr>
              <w:rPr>
                <w:rFonts w:ascii="Calibri" w:hAnsi="Calibri" w:eastAsia="Calibri" w:cs="Calibri"/>
                <w:color w:val="000000" w:themeColor="text1" w:themeTint="FF" w:themeShade="FF"/>
              </w:rPr>
            </w:pPr>
            <w:r w:rsidRPr="7D044197" w:rsidR="7D044197">
              <w:rPr>
                <w:rFonts w:ascii="Calibri" w:hAnsi="Calibri" w:eastAsia="Calibri" w:cs="Calibri"/>
                <w:color w:val="000000" w:themeColor="text1" w:themeTint="FF" w:themeShade="FF"/>
              </w:rPr>
              <w:t>Yes</w:t>
            </w:r>
          </w:p>
        </w:tc>
        <w:tc>
          <w:tcPr>
            <w:tcW w:w="4217" w:type="dxa"/>
            <w:tcBorders>
              <w:top w:val="single" w:color="000000" w:themeColor="text1" w:sz="8"/>
              <w:left w:val="single" w:color="000000" w:themeColor="text1" w:sz="8"/>
              <w:bottom w:val="single" w:color="000000" w:themeColor="text1" w:sz="8"/>
              <w:right w:val="single" w:color="000000" w:themeColor="text1" w:sz="8"/>
            </w:tcBorders>
            <w:tcMar/>
          </w:tcPr>
          <w:p w:rsidR="7D044197" w:rsidP="7D044197" w:rsidRDefault="7D044197" w14:paraId="68543A40" w14:textId="333055EF">
            <w:pPr>
              <w:rPr>
                <w:rFonts w:ascii="Calibri" w:hAnsi="Calibri" w:eastAsia="Calibri" w:cs="Calibri"/>
                <w:color w:val="000000" w:themeColor="text1" w:themeTint="FF" w:themeShade="FF"/>
              </w:rPr>
            </w:pPr>
            <w:r w:rsidRPr="7D044197" w:rsidR="7D044197">
              <w:rPr>
                <w:rFonts w:ascii="Calibri" w:hAnsi="Calibri" w:eastAsia="Calibri" w:cs="Calibri"/>
                <w:color w:val="000000" w:themeColor="text1" w:themeTint="FF" w:themeShade="FF"/>
              </w:rPr>
              <w:t>Map ID of the map you want to get</w:t>
            </w:r>
          </w:p>
        </w:tc>
      </w:tr>
      <w:tr w:rsidR="7D044197" w:rsidTr="7D044197" w14:paraId="233EB00E">
        <w:trPr>
          <w:trHeight w:val="420"/>
        </w:trPr>
        <w:tc>
          <w:tcPr>
            <w:tcW w:w="9340" w:type="dxa"/>
            <w:gridSpan w:val="4"/>
            <w:tcBorders>
              <w:top w:val="single" w:color="000000" w:themeColor="text1" w:sz="8"/>
              <w:left w:val="single" w:color="000000" w:themeColor="text1" w:sz="8"/>
              <w:bottom w:val="single" w:color="000000" w:themeColor="text1" w:sz="8"/>
              <w:right w:val="single" w:color="000000" w:themeColor="text1" w:sz="8"/>
            </w:tcBorders>
            <w:shd w:val="clear" w:color="auto" w:fill="C9DAF8"/>
            <w:tcMar/>
          </w:tcPr>
          <w:p w:rsidR="7D044197" w:rsidRDefault="7D044197" w14:paraId="578A9B7D" w14:textId="011FB7BF">
            <w:r w:rsidRPr="7D044197" w:rsidR="7D044197">
              <w:rPr>
                <w:rFonts w:ascii="Calibri" w:hAnsi="Calibri" w:eastAsia="Calibri" w:cs="Calibri"/>
                <w:color w:val="000000" w:themeColor="text1" w:themeTint="FF" w:themeShade="FF"/>
              </w:rPr>
              <w:t>Return value</w:t>
            </w:r>
          </w:p>
        </w:tc>
      </w:tr>
      <w:tr w:rsidR="7D044197" w:rsidTr="7D044197" w14:paraId="385339A3">
        <w:trPr>
          <w:trHeight w:val="420"/>
        </w:trPr>
        <w:tc>
          <w:tcPr>
            <w:tcW w:w="1825"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cPr>
          <w:p w:rsidR="7D044197" w:rsidRDefault="7D044197" w14:paraId="491C40A9" w14:textId="0DC2BF97">
            <w:r w:rsidRPr="7D044197" w:rsidR="7D044197">
              <w:rPr>
                <w:rFonts w:ascii="Calibri" w:hAnsi="Calibri" w:eastAsia="Calibri" w:cs="Calibri"/>
                <w:color w:val="000000" w:themeColor="text1" w:themeTint="FF" w:themeShade="FF"/>
              </w:rPr>
              <w:t>Data type</w:t>
            </w:r>
          </w:p>
        </w:tc>
        <w:tc>
          <w:tcPr>
            <w:tcW w:w="1558" w:type="dxa"/>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cPr>
          <w:p w:rsidR="7D044197" w:rsidRDefault="7D044197" w14:paraId="5848B3EF" w14:textId="258A9D30">
            <w:r w:rsidRPr="7D044197" w:rsidR="7D044197">
              <w:rPr>
                <w:rFonts w:ascii="Calibri" w:hAnsi="Calibri" w:eastAsia="Calibri" w:cs="Calibri"/>
                <w:color w:val="000000" w:themeColor="text1" w:themeTint="FF" w:themeShade="FF"/>
              </w:rPr>
              <w:t>Mandatory</w:t>
            </w:r>
          </w:p>
        </w:tc>
        <w:tc>
          <w:tcPr>
            <w:tcW w:w="5957" w:type="dxa"/>
            <w:gridSpan w:val="2"/>
            <w:tcBorders>
              <w:top w:val="single" w:color="000000" w:themeColor="text1" w:sz="8"/>
              <w:left w:val="single" w:color="000000" w:themeColor="text1" w:sz="8"/>
              <w:bottom w:val="single" w:color="000000" w:themeColor="text1" w:sz="8"/>
              <w:right w:val="single" w:color="000000" w:themeColor="text1" w:sz="8"/>
            </w:tcBorders>
            <w:shd w:val="clear" w:color="auto" w:fill="D9D9D9" w:themeFill="background1" w:themeFillShade="D9"/>
            <w:tcMar/>
          </w:tcPr>
          <w:p w:rsidR="7D044197" w:rsidRDefault="7D044197" w14:paraId="6E4CA713" w14:textId="0F5A1E6A">
            <w:r w:rsidRPr="7D044197" w:rsidR="7D044197">
              <w:rPr>
                <w:rFonts w:ascii="Calibri" w:hAnsi="Calibri" w:eastAsia="Calibri" w:cs="Calibri"/>
                <w:color w:val="000000" w:themeColor="text1" w:themeTint="FF" w:themeShade="FF"/>
              </w:rPr>
              <w:t>Description</w:t>
            </w:r>
          </w:p>
        </w:tc>
      </w:tr>
      <w:tr w:rsidR="7D044197" w:rsidTr="7D044197" w14:paraId="6AD006A3">
        <w:trPr>
          <w:trHeight w:val="420"/>
        </w:trPr>
        <w:tc>
          <w:tcPr>
            <w:tcW w:w="1825" w:type="dxa"/>
            <w:tcBorders>
              <w:top w:val="single" w:color="000000" w:themeColor="text1" w:sz="8"/>
              <w:left w:val="single" w:color="000000" w:themeColor="text1" w:sz="8"/>
              <w:bottom w:val="single" w:color="000000" w:themeColor="text1" w:sz="8"/>
              <w:right w:val="single" w:color="000000" w:themeColor="text1" w:sz="8"/>
            </w:tcBorders>
            <w:tcMar/>
          </w:tcPr>
          <w:p w:rsidR="7D044197" w:rsidP="7D044197" w:rsidRDefault="7D044197" w14:paraId="4745BCED" w14:textId="133A63CC">
            <w:pPr>
              <w:spacing w:line="259" w:lineRule="auto"/>
              <w:rPr>
                <w:rFonts w:ascii="Calibri" w:hAnsi="Calibri" w:eastAsia="Calibri" w:cs="Calibri"/>
                <w:color w:val="000000" w:themeColor="text1" w:themeTint="FF" w:themeShade="FF"/>
              </w:rPr>
            </w:pPr>
            <w:r w:rsidRPr="7D044197" w:rsidR="7D044197">
              <w:rPr>
                <w:rFonts w:ascii="Calibri" w:hAnsi="Calibri" w:eastAsia="Calibri" w:cs="Calibri"/>
                <w:color w:val="000000" w:themeColor="text1" w:themeTint="FF" w:themeShade="FF"/>
              </w:rPr>
              <w:t>Byte[]</w:t>
            </w:r>
          </w:p>
        </w:tc>
        <w:tc>
          <w:tcPr>
            <w:tcW w:w="1558" w:type="dxa"/>
            <w:tcBorders>
              <w:top w:val="single" w:color="000000" w:themeColor="text1" w:sz="8"/>
              <w:left w:val="single" w:color="000000" w:themeColor="text1" w:sz="8"/>
              <w:bottom w:val="single" w:color="000000" w:themeColor="text1" w:sz="8"/>
              <w:right w:val="single" w:color="000000" w:themeColor="text1" w:sz="8"/>
            </w:tcBorders>
            <w:tcMar/>
          </w:tcPr>
          <w:p w:rsidR="7D044197" w:rsidP="7D044197" w:rsidRDefault="7D044197" w14:paraId="2560FA59" w14:textId="07D0B7F6">
            <w:pPr>
              <w:rPr>
                <w:rFonts w:ascii="Calibri" w:hAnsi="Calibri" w:eastAsia="Calibri" w:cs="Calibri"/>
                <w:color w:val="000000" w:themeColor="text1" w:themeTint="FF" w:themeShade="FF"/>
              </w:rPr>
            </w:pPr>
            <w:r w:rsidRPr="7D044197" w:rsidR="7D044197">
              <w:rPr>
                <w:rFonts w:ascii="Calibri" w:hAnsi="Calibri" w:eastAsia="Calibri" w:cs="Calibri"/>
                <w:color w:val="000000" w:themeColor="text1" w:themeTint="FF" w:themeShade="FF"/>
              </w:rPr>
              <w:t>Yes</w:t>
            </w:r>
          </w:p>
        </w:tc>
        <w:tc>
          <w:tcPr>
            <w:tcW w:w="5957" w:type="dxa"/>
            <w:gridSpan w:val="2"/>
            <w:tcBorders>
              <w:top w:val="single" w:color="000000" w:themeColor="text1" w:sz="8"/>
              <w:left w:val="single" w:color="000000" w:themeColor="text1" w:sz="8"/>
              <w:bottom w:val="single" w:color="000000" w:themeColor="text1" w:sz="8"/>
              <w:right w:val="single" w:color="000000" w:themeColor="text1" w:sz="8"/>
            </w:tcBorders>
            <w:tcMar/>
          </w:tcPr>
          <w:p w:rsidR="7D044197" w:rsidP="7D044197" w:rsidRDefault="7D044197" w14:paraId="3023A3E9" w14:textId="5CE76369">
            <w:pPr>
              <w:rPr>
                <w:rFonts w:ascii="Calibri" w:hAnsi="Calibri" w:eastAsia="Calibri" w:cs="Calibri"/>
                <w:color w:val="000000" w:themeColor="text1" w:themeTint="FF" w:themeShade="FF"/>
              </w:rPr>
            </w:pPr>
            <w:r w:rsidRPr="7D044197" w:rsidR="7D044197">
              <w:rPr>
                <w:rFonts w:ascii="Calibri" w:hAnsi="Calibri" w:eastAsia="Calibri" w:cs="Calibri"/>
                <w:color w:val="000000" w:themeColor="text1" w:themeTint="FF" w:themeShade="FF"/>
              </w:rPr>
              <w:t>If a map file of fileType is found, return a map file that is serialized into a byte array. If fileType is not found, return null.</w:t>
            </w:r>
          </w:p>
        </w:tc>
      </w:tr>
    </w:tbl>
    <w:p w:rsidR="7D044197" w:rsidP="7D044197" w:rsidRDefault="7D044197" w14:paraId="30302F06" w14:textId="66E1773E">
      <w:pPr>
        <w:pStyle w:val="Normal"/>
      </w:pPr>
    </w:p>
    <w:p w:rsidR="70A11C1A" w:rsidRDefault="70A11C1A" w14:paraId="49CCF1E7" w14:textId="4D15F8ED">
      <w:r w:rsidRPr="70A11C1A">
        <w:rPr>
          <w:rFonts w:ascii="Calibri" w:hAnsi="Calibri" w:eastAsia="Calibri" w:cs="Calibri"/>
          <w:color w:val="000000" w:themeColor="text1"/>
          <w:u w:val="single"/>
        </w:rPr>
        <w:t>Get building information</w:t>
      </w:r>
    </w:p>
    <w:tbl>
      <w:tblPr>
        <w:tblStyle w:val="TableGrid"/>
        <w:tblW w:w="0" w:type="auto"/>
        <w:tblLayout w:type="fixed"/>
        <w:tblLook w:val="06A0" w:firstRow="1" w:lastRow="0" w:firstColumn="1" w:lastColumn="0" w:noHBand="1" w:noVBand="1"/>
      </w:tblPr>
      <w:tblGrid>
        <w:gridCol w:w="1890"/>
        <w:gridCol w:w="1590"/>
        <w:gridCol w:w="1800"/>
        <w:gridCol w:w="4080"/>
      </w:tblGrid>
      <w:tr w:rsidR="70A11C1A" w:rsidTr="5193B620" w14:paraId="09635637" w14:textId="77777777">
        <w:trPr>
          <w:trHeight w:val="420"/>
        </w:trPr>
        <w:tc>
          <w:tcPr>
            <w:tcW w:w="9360" w:type="dxa"/>
            <w:gridSpan w:val="4"/>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38FF0FA3" w14:paraId="7B16082A" w14:textId="27D0ED8B">
            <w:r w:rsidRPr="38FF0FA3">
              <w:rPr>
                <w:rFonts w:ascii="Calibri" w:hAnsi="Calibri" w:eastAsia="Calibri" w:cs="Calibri"/>
                <w:color w:val="000000" w:themeColor="text1"/>
              </w:rPr>
              <w:t xml:space="preserve">String </w:t>
            </w:r>
            <w:proofErr w:type="spellStart"/>
            <w:r w:rsidRPr="38FF0FA3">
              <w:rPr>
                <w:rFonts w:ascii="Calibri" w:hAnsi="Calibri" w:eastAsia="Calibri" w:cs="Calibri"/>
                <w:color w:val="000000" w:themeColor="text1"/>
              </w:rPr>
              <w:t>getBuildingID</w:t>
            </w:r>
            <w:proofErr w:type="spellEnd"/>
            <w:r w:rsidRPr="38FF0FA3">
              <w:rPr>
                <w:rFonts w:ascii="Calibri" w:hAnsi="Calibri" w:eastAsia="Calibri" w:cs="Calibri"/>
                <w:color w:val="000000" w:themeColor="text1"/>
              </w:rPr>
              <w:t>()</w:t>
            </w:r>
          </w:p>
          <w:p w:rsidR="70A11C1A" w:rsidRDefault="70A11C1A" w14:paraId="6BD90A4D" w14:textId="36C14A95"/>
          <w:p w:rsidR="70A11C1A" w:rsidRDefault="70A11C1A" w14:paraId="79F361C3" w14:textId="509AC35E">
            <w:r w:rsidRPr="70A11C1A">
              <w:rPr>
                <w:rFonts w:ascii="Calibri" w:hAnsi="Calibri" w:eastAsia="Calibri" w:cs="Calibri"/>
                <w:color w:val="000000" w:themeColor="text1"/>
              </w:rPr>
              <w:t xml:space="preserve">Getter of </w:t>
            </w:r>
            <w:proofErr w:type="spellStart"/>
            <w:r w:rsidRPr="70A11C1A">
              <w:rPr>
                <w:rFonts w:ascii="Calibri" w:hAnsi="Calibri" w:eastAsia="Calibri" w:cs="Calibri"/>
                <w:color w:val="000000" w:themeColor="text1"/>
              </w:rPr>
              <w:t>buildingID</w:t>
            </w:r>
            <w:proofErr w:type="spellEnd"/>
            <w:r w:rsidRPr="70A11C1A">
              <w:rPr>
                <w:rFonts w:ascii="Calibri" w:hAnsi="Calibri" w:eastAsia="Calibri" w:cs="Calibri"/>
                <w:color w:val="000000" w:themeColor="text1"/>
              </w:rPr>
              <w:t>, help developers in handshaking.</w:t>
            </w:r>
          </w:p>
        </w:tc>
      </w:tr>
      <w:tr w:rsidR="70A11C1A" w:rsidTr="5193B620" w14:paraId="10C16FAA" w14:textId="77777777">
        <w:trPr>
          <w:trHeight w:val="420"/>
        </w:trPr>
        <w:tc>
          <w:tcPr>
            <w:tcW w:w="9360" w:type="dxa"/>
            <w:gridSpan w:val="4"/>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9DAF8"/>
          </w:tcPr>
          <w:p w:rsidR="70A11C1A" w:rsidRDefault="70A11C1A" w14:paraId="7EF7FEA8" w14:textId="76BDA716">
            <w:r w:rsidRPr="70A11C1A">
              <w:rPr>
                <w:rFonts w:ascii="Calibri" w:hAnsi="Calibri" w:eastAsia="Calibri" w:cs="Calibri"/>
                <w:color w:val="000000" w:themeColor="text1"/>
              </w:rPr>
              <w:t>Input Parameter</w:t>
            </w:r>
          </w:p>
        </w:tc>
      </w:tr>
      <w:tr w:rsidR="70A11C1A" w:rsidTr="5193B620" w14:paraId="25B31878" w14:textId="77777777">
        <w:trPr>
          <w:trHeight w:val="420"/>
        </w:trPr>
        <w:tc>
          <w:tcPr>
            <w:tcW w:w="189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Pr>
          <w:p w:rsidR="70A11C1A" w:rsidRDefault="70A11C1A" w14:paraId="48CFC753" w14:textId="4B0997B9">
            <w:r w:rsidRPr="70A11C1A">
              <w:rPr>
                <w:rFonts w:ascii="Calibri" w:hAnsi="Calibri" w:eastAsia="Calibri" w:cs="Calibri"/>
                <w:color w:val="000000" w:themeColor="text1"/>
              </w:rPr>
              <w:t>Parameter name</w:t>
            </w:r>
          </w:p>
        </w:tc>
        <w:tc>
          <w:tcPr>
            <w:tcW w:w="159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Pr>
          <w:p w:rsidR="70A11C1A" w:rsidRDefault="70A11C1A" w14:paraId="21979C3A" w14:textId="47C71CBD">
            <w:r w:rsidRPr="70A11C1A">
              <w:rPr>
                <w:rFonts w:ascii="Calibri" w:hAnsi="Calibri" w:eastAsia="Calibri" w:cs="Calibri"/>
                <w:color w:val="000000" w:themeColor="text1"/>
              </w:rPr>
              <w:t>Data type</w:t>
            </w:r>
          </w:p>
        </w:tc>
        <w:tc>
          <w:tcPr>
            <w:tcW w:w="180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Pr>
          <w:p w:rsidR="70A11C1A" w:rsidRDefault="70A11C1A" w14:paraId="116A3311" w14:textId="275E4FFF">
            <w:r w:rsidRPr="70A11C1A">
              <w:rPr>
                <w:rFonts w:ascii="Calibri" w:hAnsi="Calibri" w:eastAsia="Calibri" w:cs="Calibri"/>
                <w:color w:val="000000" w:themeColor="text1"/>
              </w:rPr>
              <w:t>Mandatory</w:t>
            </w:r>
          </w:p>
        </w:tc>
        <w:tc>
          <w:tcPr>
            <w:tcW w:w="408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Pr>
          <w:p w:rsidR="70A11C1A" w:rsidRDefault="70A11C1A" w14:paraId="7DF31B99" w14:textId="67B29036">
            <w:r w:rsidRPr="70A11C1A">
              <w:rPr>
                <w:rFonts w:ascii="Calibri" w:hAnsi="Calibri" w:eastAsia="Calibri" w:cs="Calibri"/>
                <w:color w:val="000000" w:themeColor="text1"/>
              </w:rPr>
              <w:t>Description</w:t>
            </w:r>
          </w:p>
        </w:tc>
      </w:tr>
      <w:tr w:rsidR="70A11C1A" w:rsidTr="5193B620" w14:paraId="1C2D5853" w14:textId="77777777">
        <w:tc>
          <w:tcPr>
            <w:tcW w:w="189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0E7C1BC7" w14:textId="492E4EDD">
            <w:r w:rsidRPr="70A11C1A">
              <w:rPr>
                <w:rFonts w:ascii="Calibri" w:hAnsi="Calibri" w:eastAsia="Calibri" w:cs="Calibri"/>
                <w:i/>
                <w:iCs/>
                <w:color w:val="000000" w:themeColor="text1"/>
              </w:rPr>
              <w:t>-</w:t>
            </w:r>
          </w:p>
        </w:tc>
        <w:tc>
          <w:tcPr>
            <w:tcW w:w="159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57335C53" w14:textId="40C53299">
            <w:r w:rsidRPr="70A11C1A">
              <w:rPr>
                <w:rFonts w:ascii="Calibri" w:hAnsi="Calibri" w:eastAsia="Calibri" w:cs="Calibri"/>
                <w:color w:val="000000" w:themeColor="text1"/>
              </w:rPr>
              <w:t>-</w:t>
            </w:r>
          </w:p>
        </w:tc>
        <w:tc>
          <w:tcPr>
            <w:tcW w:w="180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4B9DE74C" w14:textId="774E5CEB">
            <w:r w:rsidRPr="70A11C1A">
              <w:rPr>
                <w:rFonts w:ascii="Calibri" w:hAnsi="Calibri" w:eastAsia="Calibri" w:cs="Calibri"/>
                <w:color w:val="000000" w:themeColor="text1"/>
              </w:rPr>
              <w:t>-</w:t>
            </w:r>
          </w:p>
        </w:tc>
        <w:tc>
          <w:tcPr>
            <w:tcW w:w="408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78858FA9" w14:textId="1B1BEC1A">
            <w:r w:rsidRPr="70A11C1A">
              <w:rPr>
                <w:rFonts w:ascii="Calibri" w:hAnsi="Calibri" w:eastAsia="Calibri" w:cs="Calibri"/>
                <w:color w:val="000000" w:themeColor="text1"/>
              </w:rPr>
              <w:t>-</w:t>
            </w:r>
          </w:p>
        </w:tc>
      </w:tr>
      <w:tr w:rsidR="70A11C1A" w:rsidTr="5193B620" w14:paraId="1A18D747" w14:textId="77777777">
        <w:trPr>
          <w:trHeight w:val="420"/>
        </w:trPr>
        <w:tc>
          <w:tcPr>
            <w:tcW w:w="9360" w:type="dxa"/>
            <w:gridSpan w:val="4"/>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9DAF8"/>
          </w:tcPr>
          <w:p w:rsidR="70A11C1A" w:rsidRDefault="70A11C1A" w14:paraId="33E5823D" w14:textId="7E2E6FCF">
            <w:r w:rsidRPr="70A11C1A">
              <w:rPr>
                <w:rFonts w:ascii="Calibri" w:hAnsi="Calibri" w:eastAsia="Calibri" w:cs="Calibri"/>
                <w:color w:val="000000" w:themeColor="text1"/>
              </w:rPr>
              <w:t>Return value</w:t>
            </w:r>
          </w:p>
        </w:tc>
      </w:tr>
      <w:tr w:rsidR="70A11C1A" w:rsidTr="5193B620" w14:paraId="03DBAA0C" w14:textId="77777777">
        <w:trPr>
          <w:trHeight w:val="420"/>
        </w:trPr>
        <w:tc>
          <w:tcPr>
            <w:tcW w:w="189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Pr>
          <w:p w:rsidR="70A11C1A" w:rsidRDefault="70A11C1A" w14:paraId="5865EADB" w14:textId="1D52D739">
            <w:r w:rsidRPr="70A11C1A">
              <w:rPr>
                <w:rFonts w:ascii="Calibri" w:hAnsi="Calibri" w:eastAsia="Calibri" w:cs="Calibri"/>
                <w:color w:val="000000" w:themeColor="text1"/>
              </w:rPr>
              <w:t>Data type</w:t>
            </w:r>
          </w:p>
        </w:tc>
        <w:tc>
          <w:tcPr>
            <w:tcW w:w="159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Pr>
          <w:p w:rsidR="70A11C1A" w:rsidRDefault="70A11C1A" w14:paraId="3B461B8D" w14:textId="51701959">
            <w:r w:rsidRPr="70A11C1A">
              <w:rPr>
                <w:rFonts w:ascii="Calibri" w:hAnsi="Calibri" w:eastAsia="Calibri" w:cs="Calibri"/>
                <w:color w:val="000000" w:themeColor="text1"/>
              </w:rPr>
              <w:t>Mandatory</w:t>
            </w:r>
          </w:p>
        </w:tc>
        <w:tc>
          <w:tcPr>
            <w:tcW w:w="588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Pr>
          <w:p w:rsidR="70A11C1A" w:rsidRDefault="70A11C1A" w14:paraId="4671E060" w14:textId="02C4D5DC">
            <w:r w:rsidRPr="70A11C1A">
              <w:rPr>
                <w:rFonts w:ascii="Calibri" w:hAnsi="Calibri" w:eastAsia="Calibri" w:cs="Calibri"/>
                <w:color w:val="000000" w:themeColor="text1"/>
              </w:rPr>
              <w:t>Description</w:t>
            </w:r>
          </w:p>
        </w:tc>
      </w:tr>
      <w:tr w:rsidR="70A11C1A" w:rsidTr="5193B620" w14:paraId="0F90622D" w14:textId="77777777">
        <w:trPr>
          <w:trHeight w:val="420"/>
        </w:trPr>
        <w:tc>
          <w:tcPr>
            <w:tcW w:w="189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61DBEACF" w14:textId="372CE3C5">
            <w:r w:rsidRPr="70A11C1A">
              <w:rPr>
                <w:rFonts w:ascii="Calibri" w:hAnsi="Calibri" w:eastAsia="Calibri" w:cs="Calibri"/>
                <w:color w:val="000000" w:themeColor="text1"/>
              </w:rPr>
              <w:t>String</w:t>
            </w:r>
          </w:p>
        </w:tc>
        <w:tc>
          <w:tcPr>
            <w:tcW w:w="159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46DC1D12" w14:textId="1714C906">
            <w:r w:rsidRPr="70A11C1A">
              <w:rPr>
                <w:rFonts w:ascii="Calibri" w:hAnsi="Calibri" w:eastAsia="Calibri" w:cs="Calibri"/>
                <w:color w:val="000000" w:themeColor="text1"/>
              </w:rPr>
              <w:t>Yes</w:t>
            </w:r>
          </w:p>
        </w:tc>
        <w:tc>
          <w:tcPr>
            <w:tcW w:w="588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2F09AF38" w14:textId="21E9C6B8">
            <w:r w:rsidRPr="70A11C1A">
              <w:rPr>
                <w:rFonts w:ascii="Calibri" w:hAnsi="Calibri" w:eastAsia="Calibri" w:cs="Calibri"/>
                <w:color w:val="000000" w:themeColor="text1"/>
              </w:rPr>
              <w:t xml:space="preserve">If the device is inside a building, return </w:t>
            </w:r>
            <w:proofErr w:type="spellStart"/>
            <w:r w:rsidRPr="70A11C1A">
              <w:rPr>
                <w:rFonts w:ascii="Calibri" w:hAnsi="Calibri" w:eastAsia="Calibri" w:cs="Calibri"/>
                <w:color w:val="000000" w:themeColor="text1"/>
              </w:rPr>
              <w:t>buildingID</w:t>
            </w:r>
            <w:proofErr w:type="spellEnd"/>
            <w:r w:rsidRPr="70A11C1A">
              <w:rPr>
                <w:rFonts w:ascii="Calibri" w:hAnsi="Calibri" w:eastAsia="Calibri" w:cs="Calibri"/>
                <w:color w:val="000000" w:themeColor="text1"/>
              </w:rPr>
              <w:t xml:space="preserve"> of the current building. Otherwise, return null.</w:t>
            </w:r>
          </w:p>
        </w:tc>
      </w:tr>
    </w:tbl>
    <w:p w:rsidR="70A11C1A" w:rsidRDefault="70A11C1A" w14:paraId="41261B71" w14:textId="1CC51FF8"/>
    <w:tbl>
      <w:tblPr>
        <w:tblStyle w:val="TableGrid"/>
        <w:tblW w:w="0" w:type="auto"/>
        <w:tblLayout w:type="fixed"/>
        <w:tblLook w:val="06A0" w:firstRow="1" w:lastRow="0" w:firstColumn="1" w:lastColumn="0" w:noHBand="1" w:noVBand="1"/>
      </w:tblPr>
      <w:tblGrid>
        <w:gridCol w:w="1875"/>
        <w:gridCol w:w="1605"/>
        <w:gridCol w:w="1860"/>
        <w:gridCol w:w="4020"/>
      </w:tblGrid>
      <w:tr w:rsidR="70A11C1A" w:rsidTr="7D044197" w14:paraId="41FD405F" w14:textId="77777777">
        <w:trPr>
          <w:trHeight w:val="420"/>
        </w:trPr>
        <w:tc>
          <w:tcPr>
            <w:tcW w:w="9360" w:type="dxa"/>
            <w:gridSpan w:val="4"/>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38FF0FA3" w14:paraId="6750A9A9" w14:textId="57D99DF6">
            <w:r w:rsidRPr="5BF00052" w:rsidR="5BF00052">
              <w:rPr>
                <w:rFonts w:ascii="Calibri" w:hAnsi="Calibri" w:eastAsia="Calibri" w:cs="Calibri"/>
                <w:color w:val="000000" w:themeColor="text1" w:themeTint="FF" w:themeShade="FF"/>
              </w:rPr>
              <w:t xml:space="preserve">List&lt;String&gt; </w:t>
            </w:r>
            <w:proofErr w:type="spellStart"/>
            <w:r w:rsidRPr="5BF00052" w:rsidR="5BF00052">
              <w:rPr>
                <w:rFonts w:ascii="Calibri" w:hAnsi="Calibri" w:eastAsia="Calibri" w:cs="Calibri"/>
                <w:color w:val="000000" w:themeColor="text1" w:themeTint="FF" w:themeShade="FF"/>
              </w:rPr>
              <w:t>getSignalMode</w:t>
            </w:r>
            <w:proofErr w:type="spellEnd"/>
            <w:r w:rsidRPr="5BF00052" w:rsidR="5BF00052">
              <w:rPr>
                <w:rFonts w:ascii="Calibri" w:hAnsi="Calibri" w:eastAsia="Calibri" w:cs="Calibri"/>
                <w:color w:val="000000" w:themeColor="text1" w:themeTint="FF" w:themeShade="FF"/>
              </w:rPr>
              <w:t>(</w:t>
            </w:r>
            <w:ins w:author="TSUI Wai Lun" w:date="2022-05-26T06:51:08.915Z" w:id="1914908346">
              <w:r w:rsidRPr="5BF00052" w:rsidR="5BF00052">
                <w:rPr>
                  <w:rFonts w:ascii="Calibri" w:hAnsi="Calibri" w:eastAsia="Calibri" w:cs="Calibri"/>
                  <w:color w:val="000000" w:themeColor="text1" w:themeTint="FF" w:themeShade="FF"/>
                </w:rPr>
                <w:t>Boolean connected</w:t>
              </w:r>
            </w:ins>
            <w:r w:rsidRPr="5BF00052" w:rsidR="5BF00052">
              <w:rPr>
                <w:rFonts w:ascii="Calibri" w:hAnsi="Calibri" w:eastAsia="Calibri" w:cs="Calibri"/>
                <w:color w:val="000000" w:themeColor="text1" w:themeTint="FF" w:themeShade="FF"/>
              </w:rPr>
              <w:t>)</w:t>
            </w:r>
          </w:p>
          <w:p w:rsidR="70A11C1A" w:rsidRDefault="70A11C1A" w14:paraId="2EEE7ADE" w14:textId="7BD58AF5"/>
          <w:p w:rsidR="70A11C1A" w:rsidRDefault="70A11C1A" w14:paraId="3F422F38" w14:textId="4D052270">
            <w:r w:rsidRPr="7D044197" w:rsidR="7D044197">
              <w:rPr>
                <w:rFonts w:ascii="Calibri" w:hAnsi="Calibri" w:eastAsia="Calibri" w:cs="Calibri"/>
                <w:color w:val="000000" w:themeColor="text1" w:themeTint="FF" w:themeShade="FF"/>
              </w:rPr>
              <w:t xml:space="preserve">Getter of </w:t>
            </w:r>
            <w:proofErr w:type="spellStart"/>
            <w:r w:rsidRPr="7D044197" w:rsidR="7D044197">
              <w:rPr>
                <w:rFonts w:ascii="Calibri" w:hAnsi="Calibri" w:eastAsia="Calibri" w:cs="Calibri"/>
                <w:color w:val="000000" w:themeColor="text1" w:themeTint="FF" w:themeShade="FF"/>
              </w:rPr>
              <w:t>signalMode</w:t>
            </w:r>
            <w:proofErr w:type="spellEnd"/>
            <w:r w:rsidRPr="7D044197" w:rsidR="7D044197">
              <w:rPr>
                <w:rFonts w:ascii="Calibri" w:hAnsi="Calibri" w:eastAsia="Calibri" w:cs="Calibri"/>
                <w:color w:val="000000" w:themeColor="text1" w:themeTint="FF" w:themeShade="FF"/>
              </w:rPr>
              <w:t xml:space="preserve"> provided by the </w:t>
            </w:r>
            <w:r w:rsidRPr="7D044197" w:rsidR="7D044197">
              <w:rPr>
                <w:rFonts w:ascii="Calibri" w:hAnsi="Calibri" w:eastAsia="Calibri" w:cs="Calibri"/>
                <w:color w:val="000000" w:themeColor="text1" w:themeTint="FF" w:themeShade="FF"/>
              </w:rPr>
              <w:t xml:space="preserve">desired </w:t>
            </w:r>
            <w:r w:rsidRPr="7D044197" w:rsidR="7D044197">
              <w:rPr>
                <w:rFonts w:ascii="Calibri" w:hAnsi="Calibri" w:eastAsia="Calibri" w:cs="Calibri"/>
                <w:color w:val="000000" w:themeColor="text1" w:themeTint="FF" w:themeShade="FF"/>
              </w:rPr>
              <w:t>building, which indicates the type of signal available for indoor localization in this building.</w:t>
            </w:r>
          </w:p>
        </w:tc>
      </w:tr>
      <w:tr w:rsidR="70A11C1A" w:rsidTr="7D044197" w14:paraId="119CD8B8" w14:textId="77777777">
        <w:trPr>
          <w:trHeight w:val="420"/>
        </w:trPr>
        <w:tc>
          <w:tcPr>
            <w:tcW w:w="9360" w:type="dxa"/>
            <w:gridSpan w:val="4"/>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9DAF8"/>
            <w:tcMar/>
          </w:tcPr>
          <w:p w:rsidR="70A11C1A" w:rsidRDefault="70A11C1A" w14:paraId="3E2DB74E" w14:textId="6CF034D7">
            <w:r w:rsidRPr="70A11C1A">
              <w:rPr>
                <w:rFonts w:ascii="Calibri" w:hAnsi="Calibri" w:eastAsia="Calibri" w:cs="Calibri"/>
                <w:color w:val="000000" w:themeColor="text1"/>
              </w:rPr>
              <w:t>Input Parameter</w:t>
            </w:r>
          </w:p>
        </w:tc>
      </w:tr>
      <w:tr w:rsidR="70A11C1A" w:rsidTr="7D044197" w14:paraId="2AC7DCF5" w14:textId="77777777">
        <w:tc>
          <w:tcPr>
            <w:tcW w:w="187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
          <w:p w:rsidR="70A11C1A" w:rsidRDefault="70A11C1A" w14:paraId="6705EB1A" w14:textId="6954F2B1">
            <w:r w:rsidRPr="70A11C1A">
              <w:rPr>
                <w:rFonts w:ascii="Calibri" w:hAnsi="Calibri" w:eastAsia="Calibri" w:cs="Calibri"/>
                <w:color w:val="000000" w:themeColor="text1"/>
              </w:rPr>
              <w:t>Parameter name</w:t>
            </w:r>
          </w:p>
        </w:tc>
        <w:tc>
          <w:tcPr>
            <w:tcW w:w="160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
          <w:p w:rsidR="70A11C1A" w:rsidRDefault="70A11C1A" w14:paraId="2DBFCE50" w14:textId="2509B1B5">
            <w:r w:rsidRPr="70A11C1A">
              <w:rPr>
                <w:rFonts w:ascii="Calibri" w:hAnsi="Calibri" w:eastAsia="Calibri" w:cs="Calibri"/>
                <w:color w:val="000000" w:themeColor="text1"/>
              </w:rPr>
              <w:t>Data type</w:t>
            </w:r>
          </w:p>
        </w:tc>
        <w:tc>
          <w:tcPr>
            <w:tcW w:w="186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
          <w:p w:rsidR="70A11C1A" w:rsidRDefault="70A11C1A" w14:paraId="6ECA5C9B" w14:textId="4A92F016">
            <w:r w:rsidRPr="70A11C1A">
              <w:rPr>
                <w:rFonts w:ascii="Calibri" w:hAnsi="Calibri" w:eastAsia="Calibri" w:cs="Calibri"/>
                <w:color w:val="000000" w:themeColor="text1"/>
              </w:rPr>
              <w:t>Mandatory</w:t>
            </w:r>
          </w:p>
        </w:tc>
        <w:tc>
          <w:tcPr>
            <w:tcW w:w="402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
          <w:p w:rsidR="70A11C1A" w:rsidRDefault="70A11C1A" w14:paraId="40078CDB" w14:textId="6F2AE012">
            <w:r w:rsidRPr="70A11C1A">
              <w:rPr>
                <w:rFonts w:ascii="Calibri" w:hAnsi="Calibri" w:eastAsia="Calibri" w:cs="Calibri"/>
                <w:color w:val="000000" w:themeColor="text1"/>
              </w:rPr>
              <w:t>Description</w:t>
            </w:r>
          </w:p>
        </w:tc>
      </w:tr>
      <w:tr w:rsidR="70A11C1A" w:rsidTr="7D044197" w14:paraId="4F40E3E8" w14:textId="77777777">
        <w:tc>
          <w:tcPr>
            <w:tcW w:w="18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D044197" w:rsidRDefault="70A11C1A" w14:paraId="20372CA5" w14:textId="20DA9A5E">
            <w:pPr>
              <w:rPr>
                <w:rFonts w:ascii="Calibri" w:hAnsi="Calibri" w:eastAsia="Calibri" w:cs="Calibri"/>
                <w:i w:val="1"/>
                <w:iCs w:val="1"/>
                <w:color w:val="000000" w:themeColor="text1" w:themeTint="FF" w:themeShade="FF"/>
              </w:rPr>
            </w:pPr>
            <w:r w:rsidRPr="7D044197" w:rsidR="7D044197">
              <w:rPr>
                <w:rFonts w:ascii="Calibri" w:hAnsi="Calibri" w:eastAsia="Calibri" w:cs="Calibri"/>
                <w:i w:val="1"/>
                <w:iCs w:val="1"/>
                <w:color w:val="000000" w:themeColor="text1" w:themeTint="FF" w:themeShade="FF"/>
              </w:rPr>
              <w:t>connected</w:t>
            </w:r>
          </w:p>
        </w:tc>
        <w:tc>
          <w:tcPr>
            <w:tcW w:w="160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D044197" w:rsidRDefault="70A11C1A" w14:paraId="2F20344F" w14:textId="75B1ECC0">
            <w:pPr>
              <w:pStyle w:val="Normal"/>
              <w:bidi w:val="0"/>
              <w:spacing w:before="0" w:beforeAutospacing="off" w:after="0" w:afterAutospacing="off" w:line="259" w:lineRule="auto"/>
              <w:ind w:left="0" w:right="0"/>
              <w:jc w:val="left"/>
              <w:rPr>
                <w:rFonts w:ascii="Calibri" w:hAnsi="Calibri" w:eastAsia="Calibri" w:cs="Calibri"/>
                <w:color w:val="000000" w:themeColor="text1" w:themeTint="FF" w:themeShade="FF"/>
              </w:rPr>
              <w:pPrChange w:author="TSUI Wai Lun" w:date="2022-05-26T06:51:33.562Z">
                <w:pPr>
                  <w:pStyle w:val="Normal"/>
                  <w:spacing w:before="0" w:beforeAutospacing="off"/>
                </w:pPr>
              </w:pPrChange>
            </w:pPr>
            <w:r w:rsidRPr="7D044197" w:rsidR="7D044197">
              <w:rPr>
                <w:rFonts w:ascii="Calibri" w:hAnsi="Calibri" w:eastAsia="Calibri" w:cs="Calibri"/>
                <w:color w:val="000000" w:themeColor="text1" w:themeTint="FF" w:themeShade="FF"/>
              </w:rPr>
              <w:t>Boolean</w:t>
            </w:r>
          </w:p>
        </w:tc>
        <w:tc>
          <w:tcPr>
            <w:tcW w:w="186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D044197" w:rsidRDefault="70A11C1A" w14:paraId="4AD51F18" w14:textId="67E279F0">
            <w:pPr>
              <w:pStyle w:val="Normal"/>
              <w:bidi w:val="0"/>
              <w:spacing w:before="0" w:beforeAutospacing="off" w:after="0" w:afterAutospacing="off" w:line="259" w:lineRule="auto"/>
              <w:ind w:left="0" w:right="0"/>
              <w:jc w:val="left"/>
              <w:rPr>
                <w:rFonts w:ascii="Calibri" w:hAnsi="Calibri" w:eastAsia="Calibri" w:cs="Calibri"/>
                <w:color w:val="000000" w:themeColor="text1" w:themeTint="FF" w:themeShade="FF"/>
              </w:rPr>
              <w:pPrChange w:author="TSUI Wai Lun" w:date="2022-05-26T06:51:36.664Z">
                <w:pPr>
                  <w:pStyle w:val="Normal"/>
                  <w:spacing w:before="0" w:beforeAutospacing="off"/>
                </w:pPr>
              </w:pPrChange>
            </w:pPr>
            <w:r w:rsidRPr="7D044197" w:rsidR="7D044197">
              <w:rPr>
                <w:rFonts w:ascii="Calibri" w:hAnsi="Calibri" w:eastAsia="Calibri" w:cs="Calibri"/>
                <w:color w:val="000000" w:themeColor="text1" w:themeTint="FF" w:themeShade="FF"/>
              </w:rPr>
              <w:t>Yes</w:t>
            </w:r>
          </w:p>
        </w:tc>
        <w:tc>
          <w:tcPr>
            <w:tcW w:w="40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70A11C1A" w14:paraId="000D68B3" w14:textId="2CF8EEC1">
            <w:pPr>
              <w:rPr>
                <w:ins w:author="TSUI Wai Lun" w:date="2022-05-26T06:52:12.822Z" w:id="743906011"/>
              </w:rPr>
            </w:pPr>
            <w:r w:rsidRPr="7D044197" w:rsidR="7D044197">
              <w:rPr>
                <w:rFonts w:ascii="Calibri" w:hAnsi="Calibri" w:eastAsia="Calibri" w:cs="Calibri"/>
                <w:color w:val="000000" w:themeColor="text1" w:themeTint="FF" w:themeShade="FF"/>
              </w:rPr>
              <w:t xml:space="preserve">True if you want to get </w:t>
            </w:r>
            <w:proofErr w:type="spellStart"/>
            <w:r w:rsidRPr="7D044197" w:rsidR="7D044197">
              <w:rPr>
                <w:rFonts w:ascii="Calibri" w:hAnsi="Calibri" w:eastAsia="Calibri" w:cs="Calibri"/>
                <w:color w:val="000000" w:themeColor="text1" w:themeTint="FF" w:themeShade="FF"/>
              </w:rPr>
              <w:t>signalMode</w:t>
            </w:r>
            <w:proofErr w:type="spellEnd"/>
            <w:r w:rsidRPr="7D044197" w:rsidR="7D044197">
              <w:rPr>
                <w:rFonts w:ascii="Calibri" w:hAnsi="Calibri" w:eastAsia="Calibri" w:cs="Calibri"/>
                <w:color w:val="000000" w:themeColor="text1" w:themeTint="FF" w:themeShade="FF"/>
              </w:rPr>
              <w:t xml:space="preserve"> of connected building</w:t>
            </w:r>
            <w:ins w:author="TSUI Wai Lun" w:date="2022-05-26T06:52:12.586Z" w:id="2012883876">
              <w:r w:rsidRPr="7D044197" w:rsidR="7D044197">
                <w:rPr>
                  <w:rFonts w:ascii="Calibri" w:hAnsi="Calibri" w:eastAsia="Calibri" w:cs="Calibri"/>
                  <w:color w:val="000000" w:themeColor="text1" w:themeTint="FF" w:themeShade="FF"/>
                </w:rPr>
                <w:t>.</w:t>
              </w:r>
            </w:ins>
          </w:p>
          <w:p w:rsidR="70A11C1A" w:rsidP="5BF00052" w:rsidRDefault="70A11C1A" w14:paraId="43380F28" w14:textId="48537A46">
            <w:pPr>
              <w:pStyle w:val="Normal"/>
              <w:rPr>
                <w:rFonts w:ascii="Calibri" w:hAnsi="Calibri" w:eastAsia="Calibri" w:cs="Calibri"/>
                <w:color w:val="000000" w:themeColor="text1" w:themeTint="FF" w:themeShade="FF"/>
              </w:rPr>
            </w:pPr>
            <w:r w:rsidRPr="7D044197" w:rsidR="7D044197">
              <w:rPr>
                <w:rFonts w:ascii="Calibri" w:hAnsi="Calibri" w:eastAsia="Calibri" w:cs="Calibri"/>
                <w:color w:val="000000" w:themeColor="text1" w:themeTint="FF" w:themeShade="FF"/>
              </w:rPr>
              <w:t xml:space="preserve">False if you want to get </w:t>
            </w:r>
            <w:proofErr w:type="spellStart"/>
            <w:r w:rsidRPr="7D044197" w:rsidR="7D044197">
              <w:rPr>
                <w:rFonts w:ascii="Calibri" w:hAnsi="Calibri" w:eastAsia="Calibri" w:cs="Calibri"/>
                <w:color w:val="000000" w:themeColor="text1" w:themeTint="FF" w:themeShade="FF"/>
              </w:rPr>
              <w:t>signalMode</w:t>
            </w:r>
            <w:proofErr w:type="spellEnd"/>
            <w:r w:rsidRPr="7D044197" w:rsidR="7D044197">
              <w:rPr>
                <w:rFonts w:ascii="Calibri" w:hAnsi="Calibri" w:eastAsia="Calibri" w:cs="Calibri"/>
                <w:color w:val="000000" w:themeColor="text1" w:themeTint="FF" w:themeShade="FF"/>
              </w:rPr>
              <w:t xml:space="preserve"> of current building</w:t>
            </w:r>
          </w:p>
        </w:tc>
      </w:tr>
      <w:tr w:rsidR="70A11C1A" w:rsidTr="7D044197" w14:paraId="0A4AF4E0" w14:textId="77777777">
        <w:trPr>
          <w:trHeight w:val="420"/>
        </w:trPr>
        <w:tc>
          <w:tcPr>
            <w:tcW w:w="9360" w:type="dxa"/>
            <w:gridSpan w:val="4"/>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9DAF8"/>
            <w:tcMar/>
          </w:tcPr>
          <w:p w:rsidR="70A11C1A" w:rsidRDefault="70A11C1A" w14:paraId="3CD7465D" w14:textId="21A696CA">
            <w:r w:rsidRPr="70A11C1A">
              <w:rPr>
                <w:rFonts w:ascii="Calibri" w:hAnsi="Calibri" w:eastAsia="Calibri" w:cs="Calibri"/>
                <w:color w:val="000000" w:themeColor="text1"/>
              </w:rPr>
              <w:t>Return value</w:t>
            </w:r>
          </w:p>
        </w:tc>
      </w:tr>
      <w:tr w:rsidR="70A11C1A" w:rsidTr="7D044197" w14:paraId="5BBCA43D" w14:textId="77777777">
        <w:trPr>
          <w:trHeight w:val="420"/>
        </w:trPr>
        <w:tc>
          <w:tcPr>
            <w:tcW w:w="187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
          <w:p w:rsidR="70A11C1A" w:rsidRDefault="70A11C1A" w14:paraId="0F60DE02" w14:textId="44E1EAC2">
            <w:r w:rsidRPr="70A11C1A">
              <w:rPr>
                <w:rFonts w:ascii="Calibri" w:hAnsi="Calibri" w:eastAsia="Calibri" w:cs="Calibri"/>
                <w:color w:val="000000" w:themeColor="text1"/>
              </w:rPr>
              <w:t>Data type</w:t>
            </w:r>
          </w:p>
        </w:tc>
        <w:tc>
          <w:tcPr>
            <w:tcW w:w="160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
          <w:p w:rsidR="70A11C1A" w:rsidRDefault="70A11C1A" w14:paraId="4D773AA8" w14:textId="67FE3F5C">
            <w:r w:rsidRPr="70A11C1A">
              <w:rPr>
                <w:rFonts w:ascii="Calibri" w:hAnsi="Calibri" w:eastAsia="Calibri" w:cs="Calibri"/>
                <w:color w:val="000000" w:themeColor="text1"/>
              </w:rPr>
              <w:t>Mandatory</w:t>
            </w:r>
          </w:p>
        </w:tc>
        <w:tc>
          <w:tcPr>
            <w:tcW w:w="588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
          <w:p w:rsidR="70A11C1A" w:rsidRDefault="70A11C1A" w14:paraId="12A66F48" w14:textId="69B8798A">
            <w:r w:rsidRPr="70A11C1A">
              <w:rPr>
                <w:rFonts w:ascii="Calibri" w:hAnsi="Calibri" w:eastAsia="Calibri" w:cs="Calibri"/>
                <w:color w:val="000000" w:themeColor="text1"/>
              </w:rPr>
              <w:t>Description</w:t>
            </w:r>
          </w:p>
        </w:tc>
      </w:tr>
      <w:tr w:rsidR="70A11C1A" w:rsidTr="7D044197" w14:paraId="3EF207DE" w14:textId="77777777">
        <w:trPr>
          <w:trHeight w:val="420"/>
        </w:trPr>
        <w:tc>
          <w:tcPr>
            <w:tcW w:w="18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70A11C1A" w14:paraId="540B357F" w14:textId="6EF061B0">
            <w:r w:rsidRPr="70A11C1A">
              <w:rPr>
                <w:rFonts w:ascii="Calibri" w:hAnsi="Calibri" w:eastAsia="Calibri" w:cs="Calibri"/>
                <w:color w:val="000000" w:themeColor="text1"/>
              </w:rPr>
              <w:t>List&lt;String&gt;</w:t>
            </w:r>
          </w:p>
        </w:tc>
        <w:tc>
          <w:tcPr>
            <w:tcW w:w="160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70A11C1A" w14:paraId="30E1D51D" w14:textId="3521C6C0">
            <w:r w:rsidRPr="70A11C1A">
              <w:rPr>
                <w:rFonts w:ascii="Calibri" w:hAnsi="Calibri" w:eastAsia="Calibri" w:cs="Calibri"/>
                <w:color w:val="000000" w:themeColor="text1"/>
              </w:rPr>
              <w:t>Yes</w:t>
            </w:r>
          </w:p>
        </w:tc>
        <w:tc>
          <w:tcPr>
            <w:tcW w:w="588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70A11C1A" w14:paraId="2FBC7FAA" w14:textId="0A8FF88E">
            <w:r w:rsidRPr="7D044197" w:rsidR="7D044197">
              <w:rPr>
                <w:rFonts w:ascii="Calibri" w:hAnsi="Calibri" w:eastAsia="Calibri" w:cs="Calibri"/>
                <w:color w:val="000000" w:themeColor="text1" w:themeTint="FF" w:themeShade="FF"/>
              </w:rPr>
              <w:t xml:space="preserve">Return </w:t>
            </w:r>
            <w:proofErr w:type="spellStart"/>
            <w:r w:rsidRPr="7D044197" w:rsidR="7D044197">
              <w:rPr>
                <w:rFonts w:ascii="Calibri" w:hAnsi="Calibri" w:eastAsia="Calibri" w:cs="Calibri"/>
                <w:color w:val="000000" w:themeColor="text1" w:themeTint="FF" w:themeShade="FF"/>
              </w:rPr>
              <w:t>signalMode</w:t>
            </w:r>
            <w:proofErr w:type="spellEnd"/>
            <w:r w:rsidRPr="7D044197" w:rsidR="7D044197">
              <w:rPr>
                <w:rFonts w:ascii="Calibri" w:hAnsi="Calibri" w:eastAsia="Calibri" w:cs="Calibri"/>
                <w:color w:val="000000" w:themeColor="text1" w:themeTint="FF" w:themeShade="FF"/>
              </w:rPr>
              <w:t xml:space="preserve"> of the </w:t>
            </w:r>
            <w:r w:rsidRPr="7D044197" w:rsidR="7D044197">
              <w:rPr>
                <w:rFonts w:ascii="Calibri" w:hAnsi="Calibri" w:eastAsia="Calibri" w:cs="Calibri"/>
                <w:color w:val="000000" w:themeColor="text1" w:themeTint="FF" w:themeShade="FF"/>
              </w:rPr>
              <w:t xml:space="preserve">desired </w:t>
            </w:r>
            <w:r w:rsidRPr="7D044197" w:rsidR="7D044197">
              <w:rPr>
                <w:rFonts w:ascii="Calibri" w:hAnsi="Calibri" w:eastAsia="Calibri" w:cs="Calibri"/>
                <w:color w:val="000000" w:themeColor="text1" w:themeTint="FF" w:themeShade="FF"/>
              </w:rPr>
              <w:t>building. Otherwise, return null.</w:t>
            </w:r>
          </w:p>
        </w:tc>
      </w:tr>
    </w:tbl>
    <w:p w:rsidR="70A11C1A" w:rsidP="70A11C1A" w:rsidRDefault="70A11C1A" w14:paraId="1B111B7E" w14:textId="175095A8">
      <w:pPr>
        <w:rPr>
          <w:rFonts w:ascii="Calibri" w:hAnsi="Calibri" w:eastAsia="Calibri" w:cs="Calibri"/>
          <w:color w:val="000000" w:themeColor="text1"/>
        </w:rPr>
      </w:pPr>
    </w:p>
    <w:p w:rsidR="70A11C1A" w:rsidP="70A11C1A" w:rsidRDefault="5193B620" w14:paraId="544B8274" w14:textId="4CC37F94">
      <w:pPr>
        <w:pStyle w:val="Heading2"/>
      </w:pPr>
      <w:bookmarkStart w:name="_Toc1276189887" w:id="21"/>
      <w:r>
        <w:t>7.2.3    Localization Assistant</w:t>
      </w:r>
      <w:bookmarkEnd w:id="21"/>
    </w:p>
    <w:p w:rsidR="70A11C1A" w:rsidP="70A11C1A" w:rsidRDefault="70A11C1A" w14:paraId="6C8B75D4" w14:textId="4513BDB2">
      <w:pPr>
        <w:rPr>
          <w:rFonts w:ascii="Calibri" w:hAnsi="Calibri" w:eastAsia="Calibri" w:cs="Calibri"/>
          <w:color w:val="000000" w:themeColor="text1"/>
        </w:rPr>
      </w:pPr>
      <w:r w:rsidRPr="70A11C1A">
        <w:rPr>
          <w:rFonts w:ascii="Calibri" w:hAnsi="Calibri" w:eastAsia="Calibri" w:cs="Calibri"/>
          <w:color w:val="000000" w:themeColor="text1"/>
        </w:rPr>
        <w:t>This class provides reference designs for the implementation of indoor localization done by developers. They are mostly related to making decisions with the device's state (indoor or outdoor, switch condition, etc.). You can call Localization Assistant API instead of implementing your own algorithm.</w:t>
      </w:r>
    </w:p>
    <w:p w:rsidR="70A11C1A" w:rsidRDefault="70A11C1A" w14:paraId="37B3C9B8" w14:textId="7E740609">
      <w:r w:rsidRPr="70A11C1A">
        <w:rPr>
          <w:rFonts w:ascii="Calibri" w:hAnsi="Calibri" w:eastAsia="Calibri" w:cs="Calibri"/>
          <w:color w:val="000000" w:themeColor="text1"/>
          <w:u w:val="single"/>
        </w:rPr>
        <w:t>Indoor outdoor detection</w:t>
      </w:r>
    </w:p>
    <w:tbl>
      <w:tblPr>
        <w:tblStyle w:val="TableGrid"/>
        <w:tblW w:w="0" w:type="auto"/>
        <w:tblLayout w:type="fixed"/>
        <w:tblLook w:val="06A0" w:firstRow="1" w:lastRow="0" w:firstColumn="1" w:lastColumn="0" w:noHBand="1" w:noVBand="1"/>
      </w:tblPr>
      <w:tblGrid>
        <w:gridCol w:w="1875"/>
        <w:gridCol w:w="1575"/>
        <w:gridCol w:w="1845"/>
        <w:gridCol w:w="4065"/>
      </w:tblGrid>
      <w:tr w:rsidR="70A11C1A" w:rsidTr="6872EDE5" w14:paraId="55460ECC" w14:textId="77777777">
        <w:trPr>
          <w:trHeight w:val="420"/>
        </w:trPr>
        <w:tc>
          <w:tcPr>
            <w:tcW w:w="9360" w:type="dxa"/>
            <w:gridSpan w:val="4"/>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6872EDE5" w14:paraId="533071E7" w14:textId="30BA5C97">
            <w:r w:rsidRPr="6872EDE5">
              <w:rPr>
                <w:rFonts w:ascii="Calibri" w:hAnsi="Calibri" w:eastAsia="Calibri" w:cs="Calibri"/>
                <w:color w:val="000000" w:themeColor="text1"/>
              </w:rPr>
              <w:t xml:space="preserve">bool </w:t>
            </w:r>
            <w:proofErr w:type="spellStart"/>
            <w:r w:rsidRPr="6872EDE5">
              <w:rPr>
                <w:rFonts w:ascii="Calibri" w:hAnsi="Calibri" w:eastAsia="Calibri" w:cs="Calibri"/>
                <w:color w:val="000000" w:themeColor="text1"/>
              </w:rPr>
              <w:t>detectIndoorEnviroment</w:t>
            </w:r>
            <w:proofErr w:type="spellEnd"/>
            <w:r w:rsidRPr="6872EDE5">
              <w:rPr>
                <w:rFonts w:ascii="Calibri" w:hAnsi="Calibri" w:eastAsia="Calibri" w:cs="Calibri"/>
                <w:color w:val="000000" w:themeColor="text1"/>
              </w:rPr>
              <w:t xml:space="preserve">(double </w:t>
            </w:r>
            <w:r w:rsidRPr="6872EDE5">
              <w:rPr>
                <w:rFonts w:ascii="Calibri" w:hAnsi="Calibri" w:eastAsia="Calibri" w:cs="Calibri"/>
                <w:i/>
                <w:iCs/>
                <w:color w:val="000000" w:themeColor="text1"/>
              </w:rPr>
              <w:t>latitude</w:t>
            </w:r>
            <w:r w:rsidRPr="6872EDE5">
              <w:rPr>
                <w:rFonts w:ascii="Calibri" w:hAnsi="Calibri" w:eastAsia="Calibri" w:cs="Calibri"/>
                <w:color w:val="000000" w:themeColor="text1"/>
              </w:rPr>
              <w:t xml:space="preserve">, double </w:t>
            </w:r>
            <w:r w:rsidRPr="6872EDE5">
              <w:rPr>
                <w:rFonts w:ascii="Calibri" w:hAnsi="Calibri" w:eastAsia="Calibri" w:cs="Calibri"/>
                <w:i/>
                <w:iCs/>
                <w:color w:val="000000" w:themeColor="text1"/>
              </w:rPr>
              <w:t>longitude</w:t>
            </w:r>
            <w:r w:rsidRPr="6872EDE5">
              <w:rPr>
                <w:rFonts w:ascii="Calibri" w:hAnsi="Calibri" w:eastAsia="Calibri" w:cs="Calibri"/>
                <w:color w:val="000000" w:themeColor="text1"/>
              </w:rPr>
              <w:t xml:space="preserve">, double </w:t>
            </w:r>
            <w:r w:rsidRPr="6872EDE5">
              <w:rPr>
                <w:rFonts w:ascii="Calibri" w:hAnsi="Calibri" w:eastAsia="Calibri" w:cs="Calibri"/>
                <w:i/>
                <w:iCs/>
                <w:color w:val="000000" w:themeColor="text1"/>
              </w:rPr>
              <w:t xml:space="preserve">accuracy, </w:t>
            </w:r>
            <w:r w:rsidRPr="6872EDE5">
              <w:rPr>
                <w:rFonts w:ascii="Calibri" w:hAnsi="Calibri" w:eastAsia="Calibri" w:cs="Calibri"/>
                <w:color w:val="000000" w:themeColor="text1"/>
              </w:rPr>
              <w:t xml:space="preserve">@Nullable double </w:t>
            </w:r>
            <w:r w:rsidRPr="6872EDE5">
              <w:rPr>
                <w:rFonts w:ascii="Calibri" w:hAnsi="Calibri" w:eastAsia="Calibri" w:cs="Calibri"/>
                <w:i/>
                <w:iCs/>
                <w:color w:val="000000" w:themeColor="text1"/>
              </w:rPr>
              <w:t>threshold</w:t>
            </w:r>
            <w:r w:rsidRPr="6872EDE5">
              <w:rPr>
                <w:rFonts w:ascii="Calibri" w:hAnsi="Calibri" w:eastAsia="Calibri" w:cs="Calibri"/>
                <w:color w:val="000000" w:themeColor="text1"/>
              </w:rPr>
              <w:t>)</w:t>
            </w:r>
          </w:p>
          <w:p w:rsidR="70A11C1A" w:rsidRDefault="70A11C1A" w14:paraId="2C48B5BA" w14:textId="1139016E"/>
          <w:p w:rsidR="70A11C1A" w:rsidRDefault="70A11C1A" w14:paraId="1FE84D85" w14:textId="657A31BC">
            <w:r w:rsidRPr="70A11C1A">
              <w:rPr>
                <w:rFonts w:ascii="Calibri" w:hAnsi="Calibri" w:eastAsia="Calibri" w:cs="Calibri"/>
                <w:color w:val="000000" w:themeColor="text1"/>
              </w:rPr>
              <w:t>This function is to detect whether the device is in an indoor or outdoor environment. The accuracy of GPS result will reflect the level of blockage of satellite signals. If the accuracy &gt; threshold, we consider satellite signals were blocked by the indoor environment, and vice versa.</w:t>
            </w:r>
          </w:p>
        </w:tc>
      </w:tr>
      <w:tr w:rsidR="70A11C1A" w:rsidTr="6872EDE5" w14:paraId="7285E1B3" w14:textId="77777777">
        <w:trPr>
          <w:trHeight w:val="420"/>
        </w:trPr>
        <w:tc>
          <w:tcPr>
            <w:tcW w:w="9360" w:type="dxa"/>
            <w:gridSpan w:val="4"/>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9DAF8"/>
          </w:tcPr>
          <w:p w:rsidR="70A11C1A" w:rsidRDefault="70A11C1A" w14:paraId="76785D56" w14:textId="51BD563E">
            <w:r w:rsidRPr="70A11C1A">
              <w:rPr>
                <w:rFonts w:ascii="Calibri" w:hAnsi="Calibri" w:eastAsia="Calibri" w:cs="Calibri"/>
                <w:color w:val="000000" w:themeColor="text1"/>
              </w:rPr>
              <w:t>Input Parameter</w:t>
            </w:r>
          </w:p>
        </w:tc>
      </w:tr>
      <w:tr w:rsidR="70A11C1A" w:rsidTr="6872EDE5" w14:paraId="370A2622" w14:textId="77777777">
        <w:tc>
          <w:tcPr>
            <w:tcW w:w="187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Pr>
          <w:p w:rsidR="70A11C1A" w:rsidRDefault="70A11C1A" w14:paraId="202072FC" w14:textId="5C2E7548">
            <w:r w:rsidRPr="70A11C1A">
              <w:rPr>
                <w:rFonts w:ascii="Calibri" w:hAnsi="Calibri" w:eastAsia="Calibri" w:cs="Calibri"/>
                <w:color w:val="000000" w:themeColor="text1"/>
              </w:rPr>
              <w:t>Parameter name</w:t>
            </w:r>
          </w:p>
        </w:tc>
        <w:tc>
          <w:tcPr>
            <w:tcW w:w="157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Pr>
          <w:p w:rsidR="70A11C1A" w:rsidRDefault="70A11C1A" w14:paraId="37BD54BF" w14:textId="6AC47959">
            <w:r w:rsidRPr="70A11C1A">
              <w:rPr>
                <w:rFonts w:ascii="Calibri" w:hAnsi="Calibri" w:eastAsia="Calibri" w:cs="Calibri"/>
                <w:color w:val="000000" w:themeColor="text1"/>
              </w:rPr>
              <w:t>Data type</w:t>
            </w:r>
          </w:p>
        </w:tc>
        <w:tc>
          <w:tcPr>
            <w:tcW w:w="184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Pr>
          <w:p w:rsidR="70A11C1A" w:rsidRDefault="70A11C1A" w14:paraId="32342E40" w14:textId="70179BFE">
            <w:r w:rsidRPr="70A11C1A">
              <w:rPr>
                <w:rFonts w:ascii="Calibri" w:hAnsi="Calibri" w:eastAsia="Calibri" w:cs="Calibri"/>
                <w:color w:val="000000" w:themeColor="text1"/>
              </w:rPr>
              <w:t>Mandatory</w:t>
            </w:r>
          </w:p>
        </w:tc>
        <w:tc>
          <w:tcPr>
            <w:tcW w:w="406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Pr>
          <w:p w:rsidR="70A11C1A" w:rsidRDefault="70A11C1A" w14:paraId="36C8C73E" w14:textId="6C96CCFC">
            <w:r w:rsidRPr="70A11C1A">
              <w:rPr>
                <w:rFonts w:ascii="Calibri" w:hAnsi="Calibri" w:eastAsia="Calibri" w:cs="Calibri"/>
                <w:color w:val="000000" w:themeColor="text1"/>
              </w:rPr>
              <w:t>Description</w:t>
            </w:r>
          </w:p>
        </w:tc>
      </w:tr>
      <w:tr w:rsidR="70A11C1A" w:rsidTr="6872EDE5" w14:paraId="3EC1D1F7" w14:textId="77777777">
        <w:tc>
          <w:tcPr>
            <w:tcW w:w="187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38FF0FA3" w:rsidRDefault="38FF0FA3" w14:paraId="40F45D2C" w14:textId="76FA55D1">
            <w:pPr>
              <w:rPr>
                <w:rFonts w:ascii="Calibri" w:hAnsi="Calibri" w:eastAsia="Calibri" w:cs="Calibri"/>
                <w:i/>
                <w:iCs/>
                <w:color w:val="000000" w:themeColor="text1"/>
              </w:rPr>
            </w:pPr>
            <w:r w:rsidRPr="38FF0FA3">
              <w:rPr>
                <w:rFonts w:ascii="Calibri" w:hAnsi="Calibri" w:eastAsia="Calibri" w:cs="Calibri"/>
                <w:i/>
                <w:iCs/>
                <w:color w:val="000000" w:themeColor="text1"/>
              </w:rPr>
              <w:t>latitude</w:t>
            </w:r>
          </w:p>
        </w:tc>
        <w:tc>
          <w:tcPr>
            <w:tcW w:w="157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776B5E77" w14:textId="374B7634">
            <w:r w:rsidRPr="70A11C1A">
              <w:rPr>
                <w:rFonts w:ascii="Calibri" w:hAnsi="Calibri" w:eastAsia="Calibri" w:cs="Calibri"/>
                <w:color w:val="000000" w:themeColor="text1"/>
              </w:rPr>
              <w:t>double</w:t>
            </w:r>
          </w:p>
        </w:tc>
        <w:tc>
          <w:tcPr>
            <w:tcW w:w="184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670473A1" w14:textId="43E42C62">
            <w:r w:rsidRPr="70A11C1A">
              <w:rPr>
                <w:rFonts w:ascii="Calibri" w:hAnsi="Calibri" w:eastAsia="Calibri" w:cs="Calibri"/>
                <w:color w:val="000000" w:themeColor="text1"/>
              </w:rPr>
              <w:t>Yes</w:t>
            </w:r>
          </w:p>
        </w:tc>
        <w:tc>
          <w:tcPr>
            <w:tcW w:w="406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33AC5437" w14:textId="01B106AC">
            <w:r w:rsidRPr="70A11C1A">
              <w:rPr>
                <w:rFonts w:ascii="Calibri" w:hAnsi="Calibri" w:eastAsia="Calibri" w:cs="Calibri"/>
                <w:color w:val="000000" w:themeColor="text1"/>
              </w:rPr>
              <w:t>Latitude of GPS result</w:t>
            </w:r>
          </w:p>
        </w:tc>
      </w:tr>
      <w:tr w:rsidR="70A11C1A" w:rsidTr="6872EDE5" w14:paraId="26266860" w14:textId="77777777">
        <w:tc>
          <w:tcPr>
            <w:tcW w:w="187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38FF0FA3" w:rsidRDefault="38FF0FA3" w14:paraId="7FC3F9F7" w14:textId="48DA5DA9">
            <w:pPr>
              <w:rPr>
                <w:rFonts w:ascii="Calibri" w:hAnsi="Calibri" w:eastAsia="Calibri" w:cs="Calibri"/>
                <w:i/>
                <w:iCs/>
                <w:color w:val="000000" w:themeColor="text1"/>
              </w:rPr>
            </w:pPr>
            <w:r w:rsidRPr="38FF0FA3">
              <w:rPr>
                <w:rFonts w:ascii="Calibri" w:hAnsi="Calibri" w:eastAsia="Calibri" w:cs="Calibri"/>
                <w:i/>
                <w:iCs/>
                <w:color w:val="000000" w:themeColor="text1"/>
              </w:rPr>
              <w:t>longitude</w:t>
            </w:r>
          </w:p>
        </w:tc>
        <w:tc>
          <w:tcPr>
            <w:tcW w:w="157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2E264F6E" w14:textId="21F871B0">
            <w:r w:rsidRPr="70A11C1A">
              <w:rPr>
                <w:rFonts w:ascii="Calibri" w:hAnsi="Calibri" w:eastAsia="Calibri" w:cs="Calibri"/>
                <w:color w:val="000000" w:themeColor="text1"/>
              </w:rPr>
              <w:t>double</w:t>
            </w:r>
          </w:p>
        </w:tc>
        <w:tc>
          <w:tcPr>
            <w:tcW w:w="184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3D080470" w14:textId="734400B9">
            <w:r w:rsidRPr="70A11C1A">
              <w:rPr>
                <w:rFonts w:ascii="Calibri" w:hAnsi="Calibri" w:eastAsia="Calibri" w:cs="Calibri"/>
                <w:color w:val="000000" w:themeColor="text1"/>
              </w:rPr>
              <w:t>Yes</w:t>
            </w:r>
          </w:p>
        </w:tc>
        <w:tc>
          <w:tcPr>
            <w:tcW w:w="406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148B378C" w14:textId="344F3638">
            <w:r w:rsidRPr="70A11C1A">
              <w:rPr>
                <w:rFonts w:ascii="Calibri" w:hAnsi="Calibri" w:eastAsia="Calibri" w:cs="Calibri"/>
                <w:color w:val="000000" w:themeColor="text1"/>
              </w:rPr>
              <w:t>Longitude of GPS result</w:t>
            </w:r>
          </w:p>
        </w:tc>
      </w:tr>
      <w:tr w:rsidR="70A11C1A" w:rsidTr="6872EDE5" w14:paraId="707303D1" w14:textId="77777777">
        <w:tc>
          <w:tcPr>
            <w:tcW w:w="187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37952C44" w14:textId="69C71D4E">
            <w:pPr>
              <w:rPr>
                <w:rFonts w:ascii="Calibri" w:hAnsi="Calibri" w:eastAsia="Calibri" w:cs="Calibri"/>
                <w:i/>
                <w:iCs/>
                <w:color w:val="000000" w:themeColor="text1"/>
              </w:rPr>
            </w:pPr>
            <w:r w:rsidRPr="70A11C1A">
              <w:rPr>
                <w:rFonts w:ascii="Calibri" w:hAnsi="Calibri" w:eastAsia="Calibri" w:cs="Calibri"/>
                <w:i/>
                <w:iCs/>
                <w:color w:val="000000" w:themeColor="text1"/>
              </w:rPr>
              <w:t>accuracy</w:t>
            </w:r>
          </w:p>
        </w:tc>
        <w:tc>
          <w:tcPr>
            <w:tcW w:w="157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2821FD40" w14:textId="4F25CBF5">
            <w:r w:rsidRPr="70A11C1A">
              <w:rPr>
                <w:rFonts w:ascii="Calibri" w:hAnsi="Calibri" w:eastAsia="Calibri" w:cs="Calibri"/>
                <w:color w:val="000000" w:themeColor="text1"/>
              </w:rPr>
              <w:t>double</w:t>
            </w:r>
          </w:p>
        </w:tc>
        <w:tc>
          <w:tcPr>
            <w:tcW w:w="184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2D30C0C1" w14:textId="52BF99C2">
            <w:r w:rsidRPr="70A11C1A">
              <w:rPr>
                <w:rFonts w:ascii="Calibri" w:hAnsi="Calibri" w:eastAsia="Calibri" w:cs="Calibri"/>
                <w:color w:val="000000" w:themeColor="text1"/>
              </w:rPr>
              <w:t>Yes</w:t>
            </w:r>
          </w:p>
        </w:tc>
        <w:tc>
          <w:tcPr>
            <w:tcW w:w="406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2A1D4E3F" w14:textId="6742B5D5">
            <w:r w:rsidRPr="70A11C1A">
              <w:rPr>
                <w:rFonts w:ascii="Calibri" w:hAnsi="Calibri" w:eastAsia="Calibri" w:cs="Calibri"/>
                <w:color w:val="000000" w:themeColor="text1"/>
              </w:rPr>
              <w:t>Accuracy of GPS result</w:t>
            </w:r>
          </w:p>
        </w:tc>
      </w:tr>
      <w:tr w:rsidR="70A11C1A" w:rsidTr="6872EDE5" w14:paraId="0EE843B2" w14:textId="77777777">
        <w:tc>
          <w:tcPr>
            <w:tcW w:w="187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69B44565" w14:textId="6FD0884F">
            <w:pPr>
              <w:rPr>
                <w:rFonts w:ascii="Calibri" w:hAnsi="Calibri" w:eastAsia="Calibri" w:cs="Calibri"/>
                <w:i/>
                <w:iCs/>
                <w:color w:val="000000" w:themeColor="text1"/>
              </w:rPr>
            </w:pPr>
            <w:r w:rsidRPr="70A11C1A">
              <w:rPr>
                <w:rFonts w:ascii="Calibri" w:hAnsi="Calibri" w:eastAsia="Calibri" w:cs="Calibri"/>
                <w:i/>
                <w:iCs/>
                <w:color w:val="000000" w:themeColor="text1"/>
              </w:rPr>
              <w:t>threshold</w:t>
            </w:r>
          </w:p>
        </w:tc>
        <w:tc>
          <w:tcPr>
            <w:tcW w:w="157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04E749F9" w14:textId="3A02BEA2">
            <w:r w:rsidRPr="70A11C1A">
              <w:rPr>
                <w:rFonts w:ascii="Calibri" w:hAnsi="Calibri" w:eastAsia="Calibri" w:cs="Calibri"/>
                <w:color w:val="000000" w:themeColor="text1"/>
              </w:rPr>
              <w:t>double</w:t>
            </w:r>
          </w:p>
        </w:tc>
        <w:tc>
          <w:tcPr>
            <w:tcW w:w="184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44492B84" w14:textId="6C7DD7BB">
            <w:r w:rsidRPr="70A11C1A">
              <w:rPr>
                <w:rFonts w:ascii="Calibri" w:hAnsi="Calibri" w:eastAsia="Calibri" w:cs="Calibri"/>
                <w:color w:val="000000" w:themeColor="text1"/>
              </w:rPr>
              <w:t>No</w:t>
            </w:r>
          </w:p>
        </w:tc>
        <w:tc>
          <w:tcPr>
            <w:tcW w:w="406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534C746E" w14:textId="324828DA">
            <w:r w:rsidRPr="70A11C1A">
              <w:rPr>
                <w:rFonts w:ascii="Calibri" w:hAnsi="Calibri" w:eastAsia="Calibri" w:cs="Calibri"/>
                <w:color w:val="000000" w:themeColor="text1"/>
              </w:rPr>
              <w:t>Threshold to determine indoor environment, default is 30m</w:t>
            </w:r>
          </w:p>
        </w:tc>
      </w:tr>
      <w:tr w:rsidR="70A11C1A" w:rsidTr="6872EDE5" w14:paraId="1DFEC9C7" w14:textId="77777777">
        <w:trPr>
          <w:trHeight w:val="420"/>
        </w:trPr>
        <w:tc>
          <w:tcPr>
            <w:tcW w:w="9360" w:type="dxa"/>
            <w:gridSpan w:val="4"/>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9DAF8"/>
          </w:tcPr>
          <w:p w:rsidR="70A11C1A" w:rsidRDefault="70A11C1A" w14:paraId="7240A7E8" w14:textId="7647D85E">
            <w:r w:rsidRPr="70A11C1A">
              <w:rPr>
                <w:rFonts w:ascii="Calibri" w:hAnsi="Calibri" w:eastAsia="Calibri" w:cs="Calibri"/>
                <w:color w:val="000000" w:themeColor="text1"/>
              </w:rPr>
              <w:t>Return value</w:t>
            </w:r>
          </w:p>
        </w:tc>
      </w:tr>
      <w:tr w:rsidR="70A11C1A" w:rsidTr="6872EDE5" w14:paraId="738D91C1" w14:textId="77777777">
        <w:trPr>
          <w:trHeight w:val="420"/>
        </w:trPr>
        <w:tc>
          <w:tcPr>
            <w:tcW w:w="187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Pr>
          <w:p w:rsidR="70A11C1A" w:rsidRDefault="70A11C1A" w14:paraId="6D8C6CF0" w14:textId="2C861B00">
            <w:r w:rsidRPr="70A11C1A">
              <w:rPr>
                <w:rFonts w:ascii="Calibri" w:hAnsi="Calibri" w:eastAsia="Calibri" w:cs="Calibri"/>
                <w:color w:val="000000" w:themeColor="text1"/>
              </w:rPr>
              <w:t>Data type</w:t>
            </w:r>
          </w:p>
        </w:tc>
        <w:tc>
          <w:tcPr>
            <w:tcW w:w="157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Pr>
          <w:p w:rsidR="70A11C1A" w:rsidRDefault="70A11C1A" w14:paraId="345E2324" w14:textId="4C7F6EA3">
            <w:r w:rsidRPr="70A11C1A">
              <w:rPr>
                <w:rFonts w:ascii="Calibri" w:hAnsi="Calibri" w:eastAsia="Calibri" w:cs="Calibri"/>
                <w:color w:val="000000" w:themeColor="text1"/>
              </w:rPr>
              <w:t>Mandatory</w:t>
            </w:r>
          </w:p>
        </w:tc>
        <w:tc>
          <w:tcPr>
            <w:tcW w:w="591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Pr>
          <w:p w:rsidR="70A11C1A" w:rsidRDefault="70A11C1A" w14:paraId="65C0E800" w14:textId="58E5C4AA">
            <w:r w:rsidRPr="70A11C1A">
              <w:rPr>
                <w:rFonts w:ascii="Calibri" w:hAnsi="Calibri" w:eastAsia="Calibri" w:cs="Calibri"/>
                <w:color w:val="000000" w:themeColor="text1"/>
              </w:rPr>
              <w:t>Description</w:t>
            </w:r>
          </w:p>
        </w:tc>
      </w:tr>
      <w:tr w:rsidR="70A11C1A" w:rsidTr="6872EDE5" w14:paraId="5F111163" w14:textId="77777777">
        <w:trPr>
          <w:trHeight w:val="420"/>
        </w:trPr>
        <w:tc>
          <w:tcPr>
            <w:tcW w:w="187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4A823339" w14:textId="6C1DB39E">
            <w:r w:rsidRPr="70A11C1A">
              <w:rPr>
                <w:rFonts w:ascii="Calibri" w:hAnsi="Calibri" w:eastAsia="Calibri" w:cs="Calibri"/>
                <w:color w:val="000000" w:themeColor="text1"/>
              </w:rPr>
              <w:t>bool</w:t>
            </w:r>
          </w:p>
        </w:tc>
        <w:tc>
          <w:tcPr>
            <w:tcW w:w="157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0F4C8C6D" w14:textId="51998F1A">
            <w:r w:rsidRPr="70A11C1A">
              <w:rPr>
                <w:rFonts w:ascii="Calibri" w:hAnsi="Calibri" w:eastAsia="Calibri" w:cs="Calibri"/>
                <w:color w:val="000000" w:themeColor="text1"/>
              </w:rPr>
              <w:t>Yes</w:t>
            </w:r>
          </w:p>
        </w:tc>
        <w:tc>
          <w:tcPr>
            <w:tcW w:w="591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5E432162" w14:textId="712E4062">
            <w:r w:rsidRPr="70A11C1A">
              <w:rPr>
                <w:rFonts w:ascii="Calibri" w:hAnsi="Calibri" w:eastAsia="Calibri" w:cs="Calibri"/>
                <w:color w:val="000000" w:themeColor="text1"/>
              </w:rPr>
              <w:t>True if accuracy &gt; threshold, indicating indoor environment. Otherwise, it returns false to indicate the outdoor environment.</w:t>
            </w:r>
          </w:p>
        </w:tc>
      </w:tr>
    </w:tbl>
    <w:p w:rsidR="70A11C1A" w:rsidP="70A11C1A" w:rsidRDefault="70A11C1A" w14:paraId="7524028A" w14:textId="73902C95">
      <w:pPr>
        <w:rPr>
          <w:rFonts w:ascii="Calibri" w:hAnsi="Calibri" w:eastAsia="Calibri" w:cs="Calibri"/>
          <w:color w:val="000000" w:themeColor="text1"/>
          <w:u w:val="single"/>
        </w:rPr>
      </w:pPr>
    </w:p>
    <w:p w:rsidR="70A11C1A" w:rsidRDefault="70A11C1A" w14:paraId="77BDD236" w14:textId="31095083">
      <w:r w:rsidRPr="70A11C1A">
        <w:rPr>
          <w:rFonts w:ascii="Calibri" w:hAnsi="Calibri" w:eastAsia="Calibri" w:cs="Calibri"/>
          <w:color w:val="000000" w:themeColor="text1"/>
          <w:u w:val="single"/>
        </w:rPr>
        <w:lastRenderedPageBreak/>
        <w:t>Switch zone detection</w:t>
      </w:r>
    </w:p>
    <w:tbl>
      <w:tblPr>
        <w:tblStyle w:val="TableGrid"/>
        <w:tblW w:w="0" w:type="auto"/>
        <w:tblLayout w:type="fixed"/>
        <w:tblLook w:val="06A0" w:firstRow="1" w:lastRow="0" w:firstColumn="1" w:lastColumn="0" w:noHBand="1" w:noVBand="1"/>
      </w:tblPr>
      <w:tblGrid>
        <w:gridCol w:w="1830"/>
        <w:gridCol w:w="1650"/>
        <w:gridCol w:w="1785"/>
        <w:gridCol w:w="4095"/>
      </w:tblGrid>
      <w:tr w:rsidR="70A11C1A" w:rsidTr="7D044197" w14:paraId="089946B7" w14:textId="77777777">
        <w:trPr>
          <w:trHeight w:val="420"/>
        </w:trPr>
        <w:tc>
          <w:tcPr>
            <w:tcW w:w="9360" w:type="dxa"/>
            <w:gridSpan w:val="4"/>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38FF0FA3" w14:paraId="44BA9DEA" w14:textId="23C36244">
            <w:r w:rsidRPr="38FF0FA3">
              <w:rPr>
                <w:rFonts w:ascii="Calibri" w:hAnsi="Calibri" w:eastAsia="Calibri" w:cs="Calibri"/>
                <w:color w:val="000000" w:themeColor="text1"/>
              </w:rPr>
              <w:t xml:space="preserve">String </w:t>
            </w:r>
            <w:proofErr w:type="spellStart"/>
            <w:r w:rsidRPr="38FF0FA3">
              <w:rPr>
                <w:rFonts w:ascii="Calibri" w:hAnsi="Calibri" w:eastAsia="Calibri" w:cs="Calibri"/>
                <w:color w:val="000000" w:themeColor="text1"/>
              </w:rPr>
              <w:t>detectSwitchCondition</w:t>
            </w:r>
            <w:proofErr w:type="spellEnd"/>
            <w:r w:rsidRPr="38FF0FA3">
              <w:rPr>
                <w:rFonts w:ascii="Calibri" w:hAnsi="Calibri" w:eastAsia="Calibri" w:cs="Calibri"/>
                <w:color w:val="000000" w:themeColor="text1"/>
              </w:rPr>
              <w:t xml:space="preserve">(Location </w:t>
            </w:r>
            <w:r w:rsidRPr="38FF0FA3">
              <w:rPr>
                <w:rFonts w:ascii="Calibri" w:hAnsi="Calibri" w:eastAsia="Calibri" w:cs="Calibri"/>
                <w:i/>
                <w:iCs/>
                <w:color w:val="000000" w:themeColor="text1"/>
              </w:rPr>
              <w:t>location</w:t>
            </w:r>
            <w:r w:rsidRPr="38FF0FA3">
              <w:rPr>
                <w:rFonts w:ascii="Calibri" w:hAnsi="Calibri" w:eastAsia="Calibri" w:cs="Calibri"/>
                <w:color w:val="000000" w:themeColor="text1"/>
              </w:rPr>
              <w:t>)</w:t>
            </w:r>
          </w:p>
          <w:p w:rsidR="70A11C1A" w:rsidRDefault="70A11C1A" w14:paraId="1B9A5E32" w14:textId="275FE33E"/>
          <w:p w:rsidR="70A11C1A" w:rsidRDefault="70A11C1A" w14:paraId="70690752" w14:textId="1499E6A4">
            <w:r w:rsidRPr="7D044197" w:rsidR="7D044197">
              <w:rPr>
                <w:rFonts w:ascii="Calibri" w:hAnsi="Calibri" w:eastAsia="Calibri" w:cs="Calibri"/>
                <w:color w:val="000000" w:themeColor="text1" w:themeTint="FF" w:themeShade="FF"/>
              </w:rPr>
              <w:t xml:space="preserve">This function will check if location fall inside switch zone that exits current building, and return connected </w:t>
            </w:r>
            <w:proofErr w:type="spellStart"/>
            <w:r w:rsidRPr="7D044197" w:rsidR="7D044197">
              <w:rPr>
                <w:rFonts w:ascii="Calibri" w:hAnsi="Calibri" w:eastAsia="Calibri" w:cs="Calibri"/>
                <w:color w:val="000000" w:themeColor="text1" w:themeTint="FF" w:themeShade="FF"/>
              </w:rPr>
              <w:t>buildingID</w:t>
            </w:r>
            <w:proofErr w:type="spellEnd"/>
            <w:r w:rsidRPr="7D044197" w:rsidR="7D044197">
              <w:rPr>
                <w:rFonts w:ascii="Calibri" w:hAnsi="Calibri" w:eastAsia="Calibri" w:cs="Calibri"/>
                <w:color w:val="000000" w:themeColor="text1" w:themeTint="FF" w:themeShade="FF"/>
              </w:rPr>
              <w:t xml:space="preserve"> or “Outdoor” tag</w:t>
            </w:r>
          </w:p>
        </w:tc>
      </w:tr>
      <w:tr w:rsidR="70A11C1A" w:rsidTr="7D044197" w14:paraId="62B61E66" w14:textId="77777777">
        <w:trPr>
          <w:trHeight w:val="420"/>
        </w:trPr>
        <w:tc>
          <w:tcPr>
            <w:tcW w:w="9360" w:type="dxa"/>
            <w:gridSpan w:val="4"/>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9DAF8"/>
            <w:tcMar/>
          </w:tcPr>
          <w:p w:rsidR="70A11C1A" w:rsidRDefault="70A11C1A" w14:paraId="408684BA" w14:textId="09D05E0F">
            <w:r w:rsidRPr="70A11C1A">
              <w:rPr>
                <w:rFonts w:ascii="Calibri" w:hAnsi="Calibri" w:eastAsia="Calibri" w:cs="Calibri"/>
                <w:color w:val="000000" w:themeColor="text1"/>
              </w:rPr>
              <w:t>Input Parameter</w:t>
            </w:r>
          </w:p>
        </w:tc>
      </w:tr>
      <w:tr w:rsidR="70A11C1A" w:rsidTr="7D044197" w14:paraId="36E21BBA" w14:textId="77777777">
        <w:tc>
          <w:tcPr>
            <w:tcW w:w="183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
          <w:p w:rsidR="70A11C1A" w:rsidRDefault="70A11C1A" w14:paraId="232A4EE8" w14:textId="4250DE01">
            <w:r w:rsidRPr="70A11C1A">
              <w:rPr>
                <w:rFonts w:ascii="Calibri" w:hAnsi="Calibri" w:eastAsia="Calibri" w:cs="Calibri"/>
                <w:color w:val="000000" w:themeColor="text1"/>
              </w:rPr>
              <w:t>Parameter name</w:t>
            </w:r>
          </w:p>
        </w:tc>
        <w:tc>
          <w:tcPr>
            <w:tcW w:w="165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
          <w:p w:rsidR="70A11C1A" w:rsidRDefault="70A11C1A" w14:paraId="4D44F9C8" w14:textId="4058A46C">
            <w:r w:rsidRPr="70A11C1A">
              <w:rPr>
                <w:rFonts w:ascii="Calibri" w:hAnsi="Calibri" w:eastAsia="Calibri" w:cs="Calibri"/>
                <w:color w:val="000000" w:themeColor="text1"/>
              </w:rPr>
              <w:t>Data type</w:t>
            </w:r>
          </w:p>
        </w:tc>
        <w:tc>
          <w:tcPr>
            <w:tcW w:w="178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
          <w:p w:rsidR="70A11C1A" w:rsidRDefault="70A11C1A" w14:paraId="3BE47773" w14:textId="3AB58066">
            <w:r w:rsidRPr="70A11C1A">
              <w:rPr>
                <w:rFonts w:ascii="Calibri" w:hAnsi="Calibri" w:eastAsia="Calibri" w:cs="Calibri"/>
                <w:color w:val="000000" w:themeColor="text1"/>
              </w:rPr>
              <w:t>Mandatory</w:t>
            </w:r>
          </w:p>
        </w:tc>
        <w:tc>
          <w:tcPr>
            <w:tcW w:w="409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
          <w:p w:rsidR="70A11C1A" w:rsidRDefault="70A11C1A" w14:paraId="21E2720A" w14:textId="24906B32">
            <w:r w:rsidRPr="70A11C1A">
              <w:rPr>
                <w:rFonts w:ascii="Calibri" w:hAnsi="Calibri" w:eastAsia="Calibri" w:cs="Calibri"/>
                <w:color w:val="000000" w:themeColor="text1"/>
              </w:rPr>
              <w:t>Description</w:t>
            </w:r>
          </w:p>
        </w:tc>
      </w:tr>
      <w:tr w:rsidR="70A11C1A" w:rsidTr="7D044197" w14:paraId="08F7F4BA" w14:textId="77777777">
        <w:tc>
          <w:tcPr>
            <w:tcW w:w="183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0A11C1A" w:rsidRDefault="70A11C1A" w14:paraId="3C355160" w14:textId="255D2DD9">
            <w:pPr>
              <w:rPr>
                <w:rFonts w:ascii="Calibri" w:hAnsi="Calibri" w:eastAsia="Calibri" w:cs="Calibri"/>
                <w:i/>
                <w:iCs/>
                <w:color w:val="000000" w:themeColor="text1"/>
              </w:rPr>
            </w:pPr>
            <w:r w:rsidRPr="70A11C1A">
              <w:rPr>
                <w:rFonts w:ascii="Calibri" w:hAnsi="Calibri" w:eastAsia="Calibri" w:cs="Calibri"/>
                <w:i/>
                <w:iCs/>
                <w:color w:val="000000" w:themeColor="text1"/>
              </w:rPr>
              <w:t>location</w:t>
            </w:r>
          </w:p>
        </w:tc>
        <w:tc>
          <w:tcPr>
            <w:tcW w:w="165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70A11C1A" w14:paraId="2B3C83D4" w14:textId="3A8C9C89">
            <w:r w:rsidRPr="70A11C1A">
              <w:rPr>
                <w:rFonts w:ascii="Calibri" w:hAnsi="Calibri" w:eastAsia="Calibri" w:cs="Calibri"/>
                <w:color w:val="000000" w:themeColor="text1"/>
              </w:rPr>
              <w:t>Location</w:t>
            </w:r>
          </w:p>
        </w:tc>
        <w:tc>
          <w:tcPr>
            <w:tcW w:w="17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70A11C1A" w14:paraId="132498E7" w14:textId="63B31EC1">
            <w:r w:rsidRPr="70A11C1A">
              <w:rPr>
                <w:rFonts w:ascii="Calibri" w:hAnsi="Calibri" w:eastAsia="Calibri" w:cs="Calibri"/>
                <w:color w:val="000000" w:themeColor="text1"/>
              </w:rPr>
              <w:t>Yes</w:t>
            </w:r>
          </w:p>
        </w:tc>
        <w:tc>
          <w:tcPr>
            <w:tcW w:w="409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70A11C1A" w14:paraId="776BB890" w14:textId="507DEAC8">
            <w:r w:rsidRPr="70A11C1A">
              <w:rPr>
                <w:rFonts w:ascii="Calibri" w:hAnsi="Calibri" w:eastAsia="Calibri" w:cs="Calibri"/>
                <w:color w:val="000000" w:themeColor="text1"/>
              </w:rPr>
              <w:t>Indoor location of device</w:t>
            </w:r>
          </w:p>
        </w:tc>
      </w:tr>
      <w:tr w:rsidR="70A11C1A" w:rsidTr="7D044197" w14:paraId="6119C1BE" w14:textId="77777777">
        <w:trPr>
          <w:trHeight w:val="420"/>
        </w:trPr>
        <w:tc>
          <w:tcPr>
            <w:tcW w:w="9360" w:type="dxa"/>
            <w:gridSpan w:val="4"/>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9DAF8"/>
            <w:tcMar/>
          </w:tcPr>
          <w:p w:rsidR="70A11C1A" w:rsidRDefault="70A11C1A" w14:paraId="33ACF092" w14:textId="153FBD10">
            <w:r w:rsidRPr="70A11C1A">
              <w:rPr>
                <w:rFonts w:ascii="Calibri" w:hAnsi="Calibri" w:eastAsia="Calibri" w:cs="Calibri"/>
                <w:color w:val="000000" w:themeColor="text1"/>
              </w:rPr>
              <w:t>Return value</w:t>
            </w:r>
          </w:p>
        </w:tc>
      </w:tr>
      <w:tr w:rsidR="70A11C1A" w:rsidTr="7D044197" w14:paraId="7EC6892E" w14:textId="77777777">
        <w:trPr>
          <w:trHeight w:val="420"/>
        </w:trPr>
        <w:tc>
          <w:tcPr>
            <w:tcW w:w="183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
          <w:p w:rsidR="70A11C1A" w:rsidRDefault="70A11C1A" w14:paraId="3CC0DEE3" w14:textId="4037A062">
            <w:r w:rsidRPr="70A11C1A">
              <w:rPr>
                <w:rFonts w:ascii="Calibri" w:hAnsi="Calibri" w:eastAsia="Calibri" w:cs="Calibri"/>
                <w:color w:val="000000" w:themeColor="text1"/>
              </w:rPr>
              <w:t>Data type</w:t>
            </w:r>
          </w:p>
        </w:tc>
        <w:tc>
          <w:tcPr>
            <w:tcW w:w="165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
          <w:p w:rsidR="70A11C1A" w:rsidRDefault="70A11C1A" w14:paraId="3D7F29A2" w14:textId="322330F7">
            <w:r w:rsidRPr="70A11C1A">
              <w:rPr>
                <w:rFonts w:ascii="Calibri" w:hAnsi="Calibri" w:eastAsia="Calibri" w:cs="Calibri"/>
                <w:color w:val="000000" w:themeColor="text1"/>
              </w:rPr>
              <w:t>Mandatory</w:t>
            </w:r>
          </w:p>
        </w:tc>
        <w:tc>
          <w:tcPr>
            <w:tcW w:w="588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tcPr>
          <w:p w:rsidR="70A11C1A" w:rsidRDefault="70A11C1A" w14:paraId="6B2C9CB4" w14:textId="356E8B7B">
            <w:r w:rsidRPr="70A11C1A">
              <w:rPr>
                <w:rFonts w:ascii="Calibri" w:hAnsi="Calibri" w:eastAsia="Calibri" w:cs="Calibri"/>
                <w:color w:val="000000" w:themeColor="text1"/>
              </w:rPr>
              <w:t>Description</w:t>
            </w:r>
          </w:p>
        </w:tc>
      </w:tr>
      <w:tr w:rsidR="70A11C1A" w:rsidTr="7D044197" w14:paraId="0E5FB723" w14:textId="77777777">
        <w:trPr>
          <w:trHeight w:val="420"/>
        </w:trPr>
        <w:tc>
          <w:tcPr>
            <w:tcW w:w="183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70A11C1A" w14:paraId="0E79858A" w14:textId="096363B4">
            <w:r w:rsidRPr="70A11C1A">
              <w:rPr>
                <w:rFonts w:ascii="Calibri" w:hAnsi="Calibri" w:eastAsia="Calibri" w:cs="Calibri"/>
                <w:color w:val="000000" w:themeColor="text1"/>
              </w:rPr>
              <w:t>String</w:t>
            </w:r>
          </w:p>
        </w:tc>
        <w:tc>
          <w:tcPr>
            <w:tcW w:w="165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70A11C1A" w14:paraId="3424C12F" w14:textId="09465A0B">
            <w:r w:rsidRPr="70A11C1A">
              <w:rPr>
                <w:rFonts w:ascii="Calibri" w:hAnsi="Calibri" w:eastAsia="Calibri" w:cs="Calibri"/>
                <w:color w:val="000000" w:themeColor="text1"/>
              </w:rPr>
              <w:t>Yes</w:t>
            </w:r>
          </w:p>
        </w:tc>
        <w:tc>
          <w:tcPr>
            <w:tcW w:w="588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70A11C1A" w14:paraId="0E398DC9" w14:textId="0C9787CA">
            <w:r w:rsidRPr="70A11C1A">
              <w:rPr>
                <w:rFonts w:ascii="Calibri" w:hAnsi="Calibri" w:eastAsia="Calibri" w:cs="Calibri"/>
                <w:color w:val="000000" w:themeColor="text1"/>
              </w:rPr>
              <w:t xml:space="preserve">If the location is inside the switch zone to another building, return </w:t>
            </w:r>
            <w:proofErr w:type="spellStart"/>
            <w:r w:rsidRPr="70A11C1A">
              <w:rPr>
                <w:rFonts w:ascii="Calibri" w:hAnsi="Calibri" w:eastAsia="Calibri" w:cs="Calibri"/>
                <w:color w:val="000000" w:themeColor="text1"/>
              </w:rPr>
              <w:t>connectedID</w:t>
            </w:r>
            <w:proofErr w:type="spellEnd"/>
            <w:r w:rsidRPr="70A11C1A">
              <w:rPr>
                <w:rFonts w:ascii="Calibri" w:hAnsi="Calibri" w:eastAsia="Calibri" w:cs="Calibri"/>
                <w:color w:val="000000" w:themeColor="text1"/>
              </w:rPr>
              <w:t xml:space="preserve"> of switch zone (</w:t>
            </w:r>
            <w:proofErr w:type="spellStart"/>
            <w:r w:rsidRPr="70A11C1A">
              <w:rPr>
                <w:rFonts w:ascii="Calibri" w:hAnsi="Calibri" w:eastAsia="Calibri" w:cs="Calibri"/>
                <w:color w:val="000000" w:themeColor="text1"/>
              </w:rPr>
              <w:t>buildingID</w:t>
            </w:r>
            <w:proofErr w:type="spellEnd"/>
            <w:r w:rsidRPr="70A11C1A">
              <w:rPr>
                <w:rFonts w:ascii="Calibri" w:hAnsi="Calibri" w:eastAsia="Calibri" w:cs="Calibri"/>
                <w:color w:val="000000" w:themeColor="text1"/>
              </w:rPr>
              <w:t>).</w:t>
            </w:r>
          </w:p>
          <w:p w:rsidR="70A11C1A" w:rsidRDefault="70A11C1A" w14:paraId="792AE08C" w14:textId="65E3D5B4">
            <w:r w:rsidRPr="70A11C1A">
              <w:rPr>
                <w:rFonts w:ascii="Calibri" w:hAnsi="Calibri" w:eastAsia="Calibri" w:cs="Calibri"/>
                <w:color w:val="000000" w:themeColor="text1"/>
              </w:rPr>
              <w:t>If the location is inside an existing zone to outdoor, return “Outdoor”. Otherwise, return “Null”.</w:t>
            </w:r>
          </w:p>
        </w:tc>
      </w:tr>
    </w:tbl>
    <w:p w:rsidR="70A11C1A" w:rsidP="70A11C1A" w:rsidRDefault="70A11C1A" w14:paraId="2D454775" w14:textId="67C3E9A9"/>
    <w:p w:rsidR="41CB9ADE" w:rsidP="13F4AAEB" w:rsidRDefault="5193B620" w14:paraId="4EB3F3E1" w14:textId="77630DA5">
      <w:pPr>
        <w:pStyle w:val="Heading1"/>
      </w:pPr>
      <w:bookmarkStart w:name="_Toc1124237393" w:id="22"/>
      <w:r>
        <w:t>8    Server API Specifications for Site Owners</w:t>
      </w:r>
      <w:bookmarkEnd w:id="22"/>
    </w:p>
    <w:p w:rsidR="13F4AAEB" w:rsidP="13F4AAEB" w:rsidRDefault="38FF0FA3" w14:paraId="5A509999" w14:textId="1A27B922">
      <w:r>
        <w:t>In mode 0 and 1, site owners should host their servers to deal with applications’ requests following specifications in this section. M</w:t>
      </w:r>
      <w:r w:rsidRPr="38FF0FA3">
        <w:rPr>
          <w:rFonts w:ascii="Calibri" w:hAnsi="Calibri" w:eastAsia="Calibri" w:cs="Calibri"/>
          <w:color w:val="000000" w:themeColor="text1"/>
        </w:rPr>
        <w:t>ode 0</w:t>
      </w:r>
      <w:r w:rsidRPr="38FF0FA3">
        <w:rPr>
          <w:rFonts w:ascii="Arial" w:hAnsi="Arial" w:eastAsia="Arial" w:cs="Arial"/>
          <w:color w:val="202124"/>
        </w:rPr>
        <w:t xml:space="preserve"> </w:t>
      </w:r>
      <w:r w:rsidRPr="38FF0FA3">
        <w:rPr>
          <w:rFonts w:ascii="Calibri" w:hAnsi="Calibri" w:eastAsia="Calibri" w:cs="Calibri"/>
          <w:color w:val="000000" w:themeColor="text1"/>
        </w:rPr>
        <w:t>site owners</w:t>
      </w:r>
      <w:r>
        <w:t xml:space="preserve"> need to host a REST API server for downloading their site signals while mode 1</w:t>
      </w:r>
      <w:r w:rsidRPr="38FF0FA3">
        <w:rPr>
          <w:rFonts w:ascii="Calibri" w:hAnsi="Calibri" w:eastAsia="Calibri" w:cs="Calibri"/>
          <w:color w:val="000000" w:themeColor="text1"/>
        </w:rPr>
        <w:t xml:space="preserve"> site owners need to host a server for computing location</w:t>
      </w:r>
      <w:r>
        <w:t>.</w:t>
      </w:r>
    </w:p>
    <w:p w:rsidR="70A11C1A" w:rsidP="70A11C1A" w:rsidRDefault="5193B620" w14:paraId="6C49F673" w14:textId="2AD86EB7">
      <w:pPr>
        <w:pStyle w:val="Heading2"/>
        <w:rPr>
          <w:rFonts w:ascii="Calibri Light" w:hAnsi="Calibri Light"/>
        </w:rPr>
      </w:pPr>
      <w:bookmarkStart w:name="_Toc913301941" w:id="23"/>
      <w:r w:rsidRPr="5193B620">
        <w:rPr>
          <w:rFonts w:ascii="Calibri Light" w:hAnsi="Calibri Light"/>
        </w:rPr>
        <w:t>8.1 API URL</w:t>
      </w:r>
      <w:bookmarkEnd w:id="23"/>
    </w:p>
    <w:p w:rsidR="70A11C1A" w:rsidP="70A11C1A" w:rsidRDefault="05236978" w14:paraId="7578E204" w14:textId="0C8CFD1D">
      <w:r>
        <w:t xml:space="preserve">This is the REST API structure that is used in mode 0. Each API URL consists of a scheme, a host, a path and an optional query string. </w:t>
      </w:r>
    </w:p>
    <w:p w:rsidR="70A11C1A" w:rsidP="05236978" w:rsidRDefault="3DA95D55" w14:paraId="25FABFAD" w14:textId="13F926BF">
      <w:pPr>
        <w:jc w:val="center"/>
      </w:pPr>
      <w:r>
        <w:drawing>
          <wp:inline wp14:editId="30C08150" wp14:anchorId="07274505">
            <wp:extent cx="6362139" cy="675977"/>
            <wp:effectExtent l="0" t="0" r="0" b="0"/>
            <wp:docPr id="53771960" name="Picture 53771960" title=""/>
            <wp:cNvGraphicFramePr>
              <a:graphicFrameLocks noChangeAspect="1"/>
            </wp:cNvGraphicFramePr>
            <a:graphic>
              <a:graphicData uri="http://schemas.openxmlformats.org/drawingml/2006/picture">
                <pic:pic>
                  <pic:nvPicPr>
                    <pic:cNvPr id="0" name="Picture 53771960"/>
                    <pic:cNvPicPr/>
                  </pic:nvPicPr>
                  <pic:blipFill>
                    <a:blip r:embed="Ra27aa32850c74c1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362139" cy="675977"/>
                    </a:xfrm>
                    <a:prstGeom prst="rect">
                      <a:avLst/>
                    </a:prstGeom>
                  </pic:spPr>
                </pic:pic>
              </a:graphicData>
            </a:graphic>
          </wp:inline>
        </w:drawing>
      </w:r>
      <w:r w:rsidR="5BF00052">
        <w:rPr/>
        <w:t>Figure 14. Structure of an API URL</w:t>
      </w:r>
    </w:p>
    <w:p w:rsidR="70A11C1A" w:rsidP="00700E16" w:rsidRDefault="70A11C1A" w14:paraId="7ED53D04" w14:textId="61EDE605">
      <w:pPr>
        <w:pStyle w:val="ListParagraph"/>
        <w:numPr>
          <w:ilvl w:val="0"/>
          <w:numId w:val="11"/>
        </w:numPr>
        <w:rPr>
          <w:rFonts w:eastAsiaTheme="minorEastAsia"/>
        </w:rPr>
      </w:pPr>
      <w:r w:rsidRPr="70A11C1A">
        <w:rPr>
          <w:b/>
          <w:bCs/>
        </w:rPr>
        <w:t>Scheme</w:t>
      </w:r>
      <w:r>
        <w:t xml:space="preserve">: </w:t>
      </w:r>
      <w:r>
        <w:br/>
      </w:r>
      <w:r>
        <w:t>The scheme is HTTPS by default.</w:t>
      </w:r>
    </w:p>
    <w:p w:rsidR="70A11C1A" w:rsidP="00700E16" w:rsidRDefault="70A11C1A" w14:paraId="58926F0D" w14:textId="146965BB">
      <w:pPr>
        <w:pStyle w:val="ListParagraph"/>
        <w:numPr>
          <w:ilvl w:val="0"/>
          <w:numId w:val="11"/>
        </w:numPr>
        <w:rPr>
          <w:rFonts w:eastAsiaTheme="minorEastAsia"/>
        </w:rPr>
      </w:pPr>
      <w:r w:rsidRPr="70A11C1A">
        <w:rPr>
          <w:b/>
          <w:bCs/>
        </w:rPr>
        <w:t>Host</w:t>
      </w:r>
      <w:r>
        <w:t>:</w:t>
      </w:r>
      <w:r>
        <w:br/>
      </w:r>
      <w:r>
        <w:t>The host is the server address of the site owner’s server. Site owners need to upload this information to the lookup server after setting up the server.</w:t>
      </w:r>
    </w:p>
    <w:p w:rsidR="70A11C1A" w:rsidP="00700E16" w:rsidRDefault="70A11C1A" w14:paraId="5DEFB00B" w14:textId="54A32DF3">
      <w:pPr>
        <w:pStyle w:val="ListParagraph"/>
        <w:numPr>
          <w:ilvl w:val="0"/>
          <w:numId w:val="11"/>
        </w:numPr>
      </w:pPr>
      <w:r w:rsidRPr="70A11C1A">
        <w:rPr>
          <w:b/>
          <w:bCs/>
        </w:rPr>
        <w:t>Path</w:t>
      </w:r>
      <w:r>
        <w:t xml:space="preserve">: </w:t>
      </w:r>
      <w:r>
        <w:br/>
      </w:r>
      <w:r>
        <w:t>The path is an identifier of the service. The path of each service is defined in this standard, and site owner’s developers should follow the design to set up the server.</w:t>
      </w:r>
    </w:p>
    <w:p w:rsidR="70A11C1A" w:rsidP="00700E16" w:rsidRDefault="70A11C1A" w14:paraId="1027A3F0" w14:textId="35213124" w14:noSpellErr="1">
      <w:pPr>
        <w:pStyle w:val="ListParagraph"/>
        <w:numPr>
          <w:ilvl w:val="0"/>
          <w:numId w:val="11"/>
        </w:numPr>
        <w:rPr>
          <w:ins w:author="Guest User" w:date="2022-05-26T09:33:27.469Z" w:id="1922032560"/>
        </w:rPr>
      </w:pPr>
      <w:r w:rsidRPr="5BF00052" w:rsidR="5BF00052">
        <w:rPr>
          <w:b w:val="1"/>
          <w:bCs w:val="1"/>
        </w:rPr>
        <w:t>Query string</w:t>
      </w:r>
      <w:r w:rsidR="5BF00052">
        <w:rPr/>
        <w:t>:</w:t>
      </w:r>
      <w:r>
        <w:br/>
      </w:r>
      <w:r w:rsidR="5BF00052">
        <w:rPr/>
        <w:t>The query string is one of the methods to send input parameters of the API to the server, and it is used in the GET methods.</w:t>
      </w:r>
    </w:p>
    <w:p w:rsidR="5BF00052" w:rsidP="5BF00052" w:rsidRDefault="5BF00052" w14:paraId="17F08901" w14:textId="578A94D0">
      <w:pPr>
        <w:pStyle w:val="Normal"/>
        <w:ind w:left="0"/>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pPr>
      <w:r w:rsidR="5BF00052">
        <w:rPr/>
        <w:t>In this standard, we specify the path and query string of an API URL. The host is determined by site owners, and the</w:t>
      </w:r>
      <w:r w:rsidRPr="5BF00052" w:rsidR="5BF00052">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 xml:space="preserve"> information is uploaded to the lookup server following instructions in section 9.</w:t>
      </w:r>
    </w:p>
    <w:p w:rsidR="5BF00052" w:rsidP="5BF00052" w:rsidRDefault="5BF00052" w14:paraId="4DEC6EB5" w14:textId="4BBF80A9">
      <w:pPr>
        <w:pStyle w:val="Normal"/>
        <w:ind w:left="0"/>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pPr>
      <w:r w:rsidRPr="5BF00052" w:rsidR="5BF00052">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The path and query string are expressed as &lt;path&gt;?&lt;query name, value pairs&gt;, and the query value is denoted inside the curly braces. For example, in “/</w:t>
      </w:r>
      <w:proofErr w:type="spellStart"/>
      <w:r w:rsidRPr="5BF00052" w:rsidR="5BF00052">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grid-id?zoomLevel</w:t>
      </w:r>
      <w:proofErr w:type="spellEnd"/>
      <w:r w:rsidRPr="5BF00052" w:rsidR="5BF00052">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w:t>
      </w:r>
      <w:proofErr w:type="spellStart"/>
      <w:r w:rsidRPr="5BF00052" w:rsidR="5BF00052">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zoomLevel</w:t>
      </w:r>
      <w:proofErr w:type="spellEnd"/>
      <w:r w:rsidRPr="5BF00052" w:rsidR="5BF00052">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 “/grid-id” is the path, “zoomLevel” is the query parameter name, the curly brace denotes the value of “zoomLevel” query parameter. The curly brace is for easy reading only and will be removed in the real API call. That is, an instance of the example API could be “/grid-id?zoomLevel=19”.</w:t>
      </w:r>
    </w:p>
    <w:p w:rsidR="70A11C1A" w:rsidP="70A11C1A" w:rsidRDefault="5193B620" w14:paraId="17DDF12C" w14:textId="5B1DFC76">
      <w:pPr>
        <w:pStyle w:val="Heading2"/>
        <w:rPr>
          <w:rFonts w:ascii="Calibri Light" w:hAnsi="Calibri Light"/>
        </w:rPr>
      </w:pPr>
      <w:bookmarkStart w:name="_Toc947509106" w:id="24"/>
      <w:r>
        <w:t>8.2 Mode 0 – APIs for Downloading Site Signals</w:t>
      </w:r>
      <w:bookmarkEnd w:id="24"/>
    </w:p>
    <w:p w:rsidR="70A11C1A" w:rsidP="70A11C1A" w:rsidRDefault="3DA95D55" w14:paraId="63B0E4F6" w14:textId="6E04BE7E">
      <w:r w:rsidR="5BF00052">
        <w:rPr/>
        <w:t>Site owner's server returns their site signals upon the user’s request in different searching criteria. Site owner’s developers need to set up a REST API server with API URL indicated in section 8.1.</w:t>
      </w:r>
    </w:p>
    <w:p w:rsidR="5BF00052" w:rsidP="5BF00052" w:rsidRDefault="5BF00052" w14:paraId="5B449F93" w14:textId="73620334">
      <w:pPr>
        <w:rPr>
          <w:b w:val="1"/>
          <w:bCs w:val="1"/>
        </w:rPr>
      </w:pPr>
      <w:r w:rsidRPr="5BF00052" w:rsidR="5BF00052">
        <w:rPr>
          <w:b w:val="1"/>
          <w:bCs w:val="1"/>
        </w:rPr>
        <w:t>GET - Request Signal Modes</w:t>
      </w:r>
    </w:p>
    <w:tbl>
      <w:tblPr>
        <w:tblStyle w:val="TableGrid"/>
        <w:tblW w:w="0" w:type="auto"/>
        <w:tblLook w:val="06A0" w:firstRow="1" w:lastRow="0" w:firstColumn="1" w:lastColumn="0" w:noHBand="1" w:noVBand="1"/>
      </w:tblPr>
      <w:tblGrid>
        <w:gridCol w:w="1110"/>
        <w:gridCol w:w="390"/>
        <w:gridCol w:w="1410"/>
        <w:gridCol w:w="1470"/>
        <w:gridCol w:w="4965"/>
      </w:tblGrid>
      <w:tr w:rsidR="5BF00052" w:rsidTr="5BF00052" w14:paraId="5FBE1C6E">
        <w:tc>
          <w:tcPr>
            <w:tcW w:w="1110" w:type="dxa"/>
            <w:shd w:val="clear" w:color="auto" w:fill="D9D9D9" w:themeFill="background1" w:themeFillShade="D9"/>
            <w:tcMar/>
          </w:tcPr>
          <w:p w:rsidR="5BF00052" w:rsidP="5BF00052" w:rsidRDefault="5BF00052" w14:noSpellErr="1" w14:paraId="7D7D2638" w14:textId="79A04FDB">
            <w:pPr>
              <w:spacing w:line="259" w:lineRule="auto"/>
              <w:rPr>
                <w:rFonts w:ascii="Calibri" w:hAnsi="Calibri" w:eastAsia="Calibri" w:cs="Calibri"/>
                <w:color w:val="000000" w:themeColor="text1" w:themeTint="FF" w:themeShade="FF"/>
              </w:rPr>
            </w:pPr>
            <w:r w:rsidRPr="5BF00052" w:rsidR="5BF00052">
              <w:rPr>
                <w:rFonts w:ascii="Calibri" w:hAnsi="Calibri" w:eastAsia="Calibri" w:cs="Calibri"/>
                <w:color w:val="000000" w:themeColor="text1" w:themeTint="FF" w:themeShade="FF"/>
              </w:rPr>
              <w:t>GET</w:t>
            </w:r>
          </w:p>
        </w:tc>
        <w:tc>
          <w:tcPr>
            <w:tcW w:w="8235" w:type="dxa"/>
            <w:gridSpan w:val="4"/>
            <w:tcMar/>
          </w:tcPr>
          <w:p w:rsidR="5BF00052" w:rsidP="5BF00052" w:rsidRDefault="5BF00052" w14:paraId="1F0366C1" w14:textId="09F4BA3D">
            <w:pPr>
              <w:spacing w:line="259" w:lineRule="auto"/>
              <w:rPr>
                <w:rFonts w:ascii="Calibri" w:hAnsi="Calibri" w:eastAsia="Calibri" w:cs="Calibri"/>
                <w:color w:val="000000" w:themeColor="text1" w:themeTint="FF" w:themeShade="FF"/>
              </w:rPr>
            </w:pPr>
            <w:r w:rsidRPr="5BF00052" w:rsidR="5BF00052">
              <w:rPr>
                <w:rFonts w:ascii="Calibri" w:hAnsi="Calibri" w:eastAsia="Calibri" w:cs="Calibri"/>
                <w:color w:val="000000" w:themeColor="text1" w:themeTint="FF" w:themeShade="FF"/>
              </w:rPr>
              <w:t>/signal-modes</w:t>
            </w:r>
          </w:p>
        </w:tc>
      </w:tr>
      <w:tr w:rsidR="5BF00052" w:rsidTr="5BF00052" w14:paraId="688FFF49">
        <w:tc>
          <w:tcPr>
            <w:tcW w:w="9345" w:type="dxa"/>
            <w:gridSpan w:val="5"/>
            <w:tcMar/>
          </w:tcPr>
          <w:p w:rsidR="5BF00052" w:rsidP="5BF00052" w:rsidRDefault="5BF00052" w14:paraId="123BD5B0" w14:textId="4092C808">
            <w:pPr>
              <w:pStyle w:val="Normal"/>
              <w:bidi w:val="0"/>
              <w:spacing w:before="0" w:beforeAutospacing="off" w:after="0" w:afterAutospacing="off" w:line="259" w:lineRule="auto"/>
              <w:ind w:left="0" w:right="0"/>
              <w:jc w:val="left"/>
              <w:rPr>
                <w:rFonts w:ascii="Calibri" w:hAnsi="Calibri" w:eastAsia="Calibri" w:cs="Calibri"/>
                <w:color w:val="000000" w:themeColor="text1" w:themeTint="FF" w:themeShade="FF"/>
              </w:rPr>
            </w:pPr>
            <w:r w:rsidRPr="5BF00052" w:rsidR="5BF00052">
              <w:rPr>
                <w:rFonts w:ascii="Calibri" w:hAnsi="Calibri" w:eastAsia="Calibri" w:cs="Calibri"/>
                <w:color w:val="000000" w:themeColor="text1" w:themeTint="FF" w:themeShade="FF"/>
              </w:rPr>
              <w:t>Return the supported signal modes that are available for applications</w:t>
            </w:r>
          </w:p>
        </w:tc>
      </w:tr>
      <w:tr w:rsidR="5BF00052" w:rsidTr="5BF00052" w14:paraId="31D8ABC8">
        <w:tc>
          <w:tcPr>
            <w:tcW w:w="9345" w:type="dxa"/>
            <w:gridSpan w:val="5"/>
            <w:shd w:val="clear" w:color="auto" w:fill="D9D9D9" w:themeFill="background1" w:themeFillShade="D9"/>
            <w:tcMar/>
          </w:tcPr>
          <w:p w:rsidR="5BF00052" w:rsidP="5BF00052" w:rsidRDefault="5BF00052" w14:noSpellErr="1" w14:paraId="7C7869D8" w14:textId="4E35B763">
            <w:pPr>
              <w:spacing w:line="259" w:lineRule="auto"/>
              <w:rPr>
                <w:rFonts w:ascii="Calibri" w:hAnsi="Calibri" w:eastAsia="Calibri" w:cs="Calibri"/>
                <w:color w:val="000000" w:themeColor="text1" w:themeTint="FF" w:themeShade="FF"/>
              </w:rPr>
            </w:pPr>
            <w:r w:rsidRPr="5BF00052" w:rsidR="5BF00052">
              <w:rPr>
                <w:rFonts w:ascii="Calibri" w:hAnsi="Calibri" w:eastAsia="Calibri" w:cs="Calibri"/>
                <w:color w:val="000000" w:themeColor="text1" w:themeTint="FF" w:themeShade="FF"/>
              </w:rPr>
              <w:t>Response</w:t>
            </w:r>
          </w:p>
        </w:tc>
      </w:tr>
      <w:tr w:rsidR="5BF00052" w:rsidTr="5BF00052" w14:paraId="0CE1F250">
        <w:tc>
          <w:tcPr>
            <w:tcW w:w="9345" w:type="dxa"/>
            <w:gridSpan w:val="5"/>
            <w:tcMar/>
          </w:tcPr>
          <w:p w:rsidR="5BF00052" w:rsidP="5BF00052" w:rsidRDefault="5BF00052" w14:noSpellErr="1" w14:paraId="0ABBBD83" w14:textId="5960BF7A">
            <w:pPr>
              <w:spacing w:line="259" w:lineRule="auto"/>
              <w:rPr>
                <w:rFonts w:ascii="Calibri" w:hAnsi="Calibri" w:eastAsia="Calibri" w:cs="Calibri"/>
                <w:color w:val="000000" w:themeColor="text1" w:themeTint="FF" w:themeShade="FF"/>
              </w:rPr>
            </w:pPr>
            <w:r w:rsidRPr="5BF00052" w:rsidR="5BF00052">
              <w:rPr>
                <w:rFonts w:ascii="Calibri" w:hAnsi="Calibri" w:eastAsia="Calibri" w:cs="Calibri"/>
                <w:color w:val="000000" w:themeColor="text1" w:themeTint="FF" w:themeShade="FF"/>
              </w:rPr>
              <w:t>{</w:t>
            </w:r>
          </w:p>
          <w:p w:rsidR="5BF00052" w:rsidP="5BF00052" w:rsidRDefault="5BF00052" w14:paraId="64214FF5" w14:textId="6F774473">
            <w:pPr>
              <w:spacing w:line="259" w:lineRule="auto"/>
              <w:rPr>
                <w:rFonts w:ascii="Calibri" w:hAnsi="Calibri" w:eastAsia="Calibri" w:cs="Calibri"/>
                <w:color w:val="000000" w:themeColor="text1" w:themeTint="FF" w:themeShade="FF"/>
              </w:rPr>
            </w:pPr>
            <w:r w:rsidRPr="5BF00052" w:rsidR="5BF00052">
              <w:rPr>
                <w:rFonts w:ascii="Calibri" w:hAnsi="Calibri" w:eastAsia="Calibri" w:cs="Calibri"/>
                <w:color w:val="000000" w:themeColor="text1" w:themeTint="FF" w:themeShade="FF"/>
              </w:rPr>
              <w:t xml:space="preserve">    “signalModes”: [</w:t>
            </w:r>
          </w:p>
          <w:p w:rsidR="5BF00052" w:rsidP="5BF00052" w:rsidRDefault="5BF00052" w14:paraId="06F3B8DB" w14:textId="752F749C">
            <w:pPr>
              <w:spacing w:line="259" w:lineRule="auto"/>
              <w:rPr>
                <w:rFonts w:ascii="Calibri" w:hAnsi="Calibri" w:eastAsia="Calibri" w:cs="Calibri"/>
                <w:color w:val="000000" w:themeColor="text1" w:themeTint="FF" w:themeShade="FF"/>
              </w:rPr>
            </w:pPr>
            <w:r w:rsidRPr="5BF00052" w:rsidR="5BF00052">
              <w:rPr>
                <w:rFonts w:ascii="Calibri" w:hAnsi="Calibri" w:eastAsia="Calibri" w:cs="Calibri"/>
                <w:color w:val="000000" w:themeColor="text1" w:themeTint="FF" w:themeShade="FF"/>
              </w:rPr>
              <w:t xml:space="preserve">        “signal mode_1”, “signal mode_2”, ...</w:t>
            </w:r>
          </w:p>
          <w:p w:rsidR="5BF00052" w:rsidP="5BF00052" w:rsidRDefault="5BF00052" w14:noSpellErr="1" w14:paraId="722A18F3" w14:textId="6C5B1FBD">
            <w:pPr>
              <w:spacing w:line="259" w:lineRule="auto"/>
              <w:rPr>
                <w:rFonts w:ascii="Calibri" w:hAnsi="Calibri" w:eastAsia="Calibri" w:cs="Calibri"/>
                <w:color w:val="000000" w:themeColor="text1" w:themeTint="FF" w:themeShade="FF"/>
              </w:rPr>
            </w:pPr>
            <w:r w:rsidRPr="5BF00052" w:rsidR="5BF00052">
              <w:rPr>
                <w:rFonts w:ascii="Calibri" w:hAnsi="Calibri" w:eastAsia="Calibri" w:cs="Calibri"/>
                <w:color w:val="000000" w:themeColor="text1" w:themeTint="FF" w:themeShade="FF"/>
              </w:rPr>
              <w:t xml:space="preserve">        ]</w:t>
            </w:r>
          </w:p>
          <w:p w:rsidR="5BF00052" w:rsidP="5BF00052" w:rsidRDefault="5BF00052" w14:noSpellErr="1" w14:paraId="12BC35F2" w14:textId="3EF032A2">
            <w:pPr>
              <w:spacing w:line="259" w:lineRule="auto"/>
              <w:rPr>
                <w:rFonts w:ascii="Calibri" w:hAnsi="Calibri" w:eastAsia="Calibri" w:cs="Calibri"/>
                <w:color w:val="000000" w:themeColor="text1" w:themeTint="FF" w:themeShade="FF"/>
              </w:rPr>
            </w:pPr>
            <w:r w:rsidRPr="5BF00052" w:rsidR="5BF00052">
              <w:rPr>
                <w:rFonts w:ascii="Calibri" w:hAnsi="Calibri" w:eastAsia="Calibri" w:cs="Calibri"/>
                <w:color w:val="000000" w:themeColor="text1" w:themeTint="FF" w:themeShade="FF"/>
              </w:rPr>
              <w:t>}</w:t>
            </w:r>
          </w:p>
        </w:tc>
      </w:tr>
      <w:tr w:rsidR="5BF00052" w:rsidTr="5BF00052" w14:paraId="6DAF9FBB">
        <w:tc>
          <w:tcPr>
            <w:tcW w:w="1500" w:type="dxa"/>
            <w:gridSpan w:val="2"/>
            <w:shd w:val="clear" w:color="auto" w:fill="F2F2F2" w:themeFill="background1" w:themeFillShade="F2"/>
            <w:tcMar/>
          </w:tcPr>
          <w:p w:rsidR="5BF00052" w:rsidP="5BF00052" w:rsidRDefault="5BF00052" w14:noSpellErr="1" w14:paraId="11E64A8C" w14:textId="43148D5B">
            <w:pPr>
              <w:spacing w:line="259" w:lineRule="auto"/>
              <w:rPr>
                <w:rFonts w:ascii="Calibri" w:hAnsi="Calibri" w:eastAsia="Calibri" w:cs="Calibri"/>
                <w:color w:val="000000" w:themeColor="text1" w:themeTint="FF" w:themeShade="FF"/>
              </w:rPr>
            </w:pPr>
            <w:r w:rsidRPr="5BF00052" w:rsidR="5BF00052">
              <w:rPr>
                <w:rFonts w:ascii="Calibri" w:hAnsi="Calibri" w:eastAsia="Calibri" w:cs="Calibri"/>
                <w:color w:val="000000" w:themeColor="text1" w:themeTint="FF" w:themeShade="FF"/>
              </w:rPr>
              <w:t>Name</w:t>
            </w:r>
          </w:p>
        </w:tc>
        <w:tc>
          <w:tcPr>
            <w:tcW w:w="1410" w:type="dxa"/>
            <w:shd w:val="clear" w:color="auto" w:fill="F2F2F2" w:themeFill="background1" w:themeFillShade="F2"/>
            <w:tcMar/>
          </w:tcPr>
          <w:p w:rsidR="5BF00052" w:rsidP="5BF00052" w:rsidRDefault="5BF00052" w14:noSpellErr="1" w14:paraId="15927938" w14:textId="5DBE8ABA">
            <w:pPr>
              <w:spacing w:line="259" w:lineRule="auto"/>
              <w:rPr>
                <w:rFonts w:ascii="Calibri" w:hAnsi="Calibri" w:eastAsia="Calibri" w:cs="Calibri"/>
                <w:color w:val="000000" w:themeColor="text1" w:themeTint="FF" w:themeShade="FF"/>
              </w:rPr>
            </w:pPr>
            <w:r w:rsidRPr="5BF00052" w:rsidR="5BF00052">
              <w:rPr>
                <w:rFonts w:ascii="Calibri" w:hAnsi="Calibri" w:eastAsia="Calibri" w:cs="Calibri"/>
                <w:color w:val="000000" w:themeColor="text1" w:themeTint="FF" w:themeShade="FF"/>
              </w:rPr>
              <w:t>Data type</w:t>
            </w:r>
          </w:p>
        </w:tc>
        <w:tc>
          <w:tcPr>
            <w:tcW w:w="6435" w:type="dxa"/>
            <w:gridSpan w:val="2"/>
            <w:shd w:val="clear" w:color="auto" w:fill="F2F2F2" w:themeFill="background1" w:themeFillShade="F2"/>
            <w:tcMar/>
          </w:tcPr>
          <w:p w:rsidR="5BF00052" w:rsidP="5BF00052" w:rsidRDefault="5BF00052" w14:noSpellErr="1" w14:paraId="47761FDF" w14:textId="123A253E">
            <w:pPr>
              <w:spacing w:line="259" w:lineRule="auto"/>
              <w:rPr>
                <w:rFonts w:ascii="Calibri" w:hAnsi="Calibri" w:eastAsia="Calibri" w:cs="Calibri"/>
                <w:color w:val="000000" w:themeColor="text1" w:themeTint="FF" w:themeShade="FF"/>
              </w:rPr>
            </w:pPr>
            <w:r w:rsidRPr="5BF00052" w:rsidR="5BF00052">
              <w:rPr>
                <w:rFonts w:ascii="Calibri" w:hAnsi="Calibri" w:eastAsia="Calibri" w:cs="Calibri"/>
                <w:color w:val="000000" w:themeColor="text1" w:themeTint="FF" w:themeShade="FF"/>
              </w:rPr>
              <w:t>Description</w:t>
            </w:r>
          </w:p>
        </w:tc>
      </w:tr>
      <w:tr w:rsidR="5BF00052" w:rsidTr="5BF00052" w14:paraId="17A27AA0">
        <w:tc>
          <w:tcPr>
            <w:tcW w:w="1500" w:type="dxa"/>
            <w:gridSpan w:val="2"/>
            <w:tcMar/>
          </w:tcPr>
          <w:p w:rsidR="5BF00052" w:rsidP="5BF00052" w:rsidRDefault="5BF00052" w14:paraId="53D4FE98" w14:textId="1838C83F">
            <w:pPr>
              <w:spacing w:line="259" w:lineRule="auto"/>
              <w:rPr>
                <w:rFonts w:ascii="Calibri" w:hAnsi="Calibri" w:eastAsia="Calibri" w:cs="Calibri"/>
                <w:color w:val="000000" w:themeColor="text1" w:themeTint="FF" w:themeShade="FF"/>
              </w:rPr>
            </w:pPr>
            <w:r w:rsidRPr="5BF00052" w:rsidR="5BF00052">
              <w:rPr>
                <w:rFonts w:ascii="Calibri" w:hAnsi="Calibri" w:eastAsia="Calibri" w:cs="Calibri"/>
                <w:color w:val="000000" w:themeColor="text1" w:themeTint="FF" w:themeShade="FF"/>
              </w:rPr>
              <w:t>signalModes</w:t>
            </w:r>
          </w:p>
        </w:tc>
        <w:tc>
          <w:tcPr>
            <w:tcW w:w="1410" w:type="dxa"/>
            <w:tcMar/>
          </w:tcPr>
          <w:p w:rsidR="5BF00052" w:rsidP="5BF00052" w:rsidRDefault="5BF00052" w14:noSpellErr="1" w14:paraId="24356A33" w14:textId="65DF1B08">
            <w:pPr>
              <w:spacing w:line="259" w:lineRule="auto"/>
              <w:rPr>
                <w:rFonts w:ascii="Calibri" w:hAnsi="Calibri" w:eastAsia="Calibri" w:cs="Calibri"/>
                <w:color w:val="000000" w:themeColor="text1" w:themeTint="FF" w:themeShade="FF"/>
              </w:rPr>
            </w:pPr>
            <w:r w:rsidRPr="5BF00052" w:rsidR="5BF00052">
              <w:rPr>
                <w:rFonts w:ascii="Calibri" w:hAnsi="Calibri" w:eastAsia="Calibri" w:cs="Calibri"/>
                <w:color w:val="000000" w:themeColor="text1" w:themeTint="FF" w:themeShade="FF"/>
              </w:rPr>
              <w:t>JSON array</w:t>
            </w:r>
          </w:p>
        </w:tc>
        <w:tc>
          <w:tcPr>
            <w:tcW w:w="6435" w:type="dxa"/>
            <w:gridSpan w:val="2"/>
            <w:tcMar/>
          </w:tcPr>
          <w:p w:rsidR="5BF00052" w:rsidP="5BF00052" w:rsidRDefault="5BF00052" w14:paraId="54A812AC" w14:textId="7C33A168">
            <w:pPr>
              <w:spacing w:line="259" w:lineRule="auto"/>
              <w:rPr>
                <w:rFonts w:ascii="Calibri" w:hAnsi="Calibri" w:eastAsia="Calibri" w:cs="Calibri"/>
                <w:color w:val="000000" w:themeColor="text1" w:themeTint="FF" w:themeShade="FF"/>
              </w:rPr>
            </w:pPr>
            <w:r w:rsidRPr="5BF00052" w:rsidR="5BF00052">
              <w:rPr>
                <w:rFonts w:ascii="Calibri" w:hAnsi="Calibri" w:eastAsia="Calibri" w:cs="Calibri"/>
                <w:color w:val="000000" w:themeColor="text1" w:themeTint="FF" w:themeShade="FF"/>
              </w:rPr>
              <w:t xml:space="preserve">The array of signal modes. Signal mode tags are: </w:t>
            </w:r>
          </w:p>
          <w:p w:rsidR="5BF00052" w:rsidP="5BF00052" w:rsidRDefault="5BF00052" w14:paraId="40154382" w14:textId="065315F1">
            <w:pPr>
              <w:pStyle w:val="Normal"/>
              <w:spacing w:line="259" w:lineRule="auto"/>
              <w:rPr>
                <w:rFonts w:ascii="Calibri" w:hAnsi="Calibri" w:eastAsia="Calibri" w:cs="Calibri"/>
                <w:color w:val="000000" w:themeColor="text1" w:themeTint="FF" w:themeShade="FF"/>
              </w:rPr>
            </w:pPr>
            <w:r w:rsidRPr="5BF00052" w:rsidR="5BF00052">
              <w:rPr>
                <w:rFonts w:ascii="Calibri" w:hAnsi="Calibri" w:eastAsia="Calibri" w:cs="Calibri"/>
                <w:color w:val="000000" w:themeColor="text1" w:themeTint="FF" w:themeShade="FF"/>
              </w:rPr>
              <w:t>“WiFiFingerprint”, “BleFingerprint”, “MagFingerprint”, ”BLELocation”</w:t>
            </w:r>
          </w:p>
        </w:tc>
      </w:tr>
    </w:tbl>
    <w:p w:rsidR="5BF00052" w:rsidP="5BF00052" w:rsidRDefault="5BF00052" w14:paraId="3EF3E27A" w14:textId="28DA1FCD">
      <w:pPr>
        <w:pStyle w:val="Normal"/>
        <w:rPr>
          <w:b w:val="1"/>
          <w:bCs w:val="1"/>
        </w:rPr>
      </w:pPr>
    </w:p>
    <w:p w:rsidR="70A11C1A" w:rsidP="70A11C1A" w:rsidRDefault="3DA95D55" w14:paraId="39412578" w14:textId="72AFB4AB">
      <w:pPr>
        <w:rPr>
          <w:b/>
          <w:bCs/>
        </w:rPr>
      </w:pPr>
      <w:r w:rsidRPr="3DA95D55">
        <w:rPr>
          <w:b/>
          <w:bCs/>
        </w:rPr>
        <w:t xml:space="preserve">GET - Request </w:t>
      </w:r>
      <w:proofErr w:type="spellStart"/>
      <w:r w:rsidRPr="3DA95D55">
        <w:rPr>
          <w:b/>
          <w:bCs/>
        </w:rPr>
        <w:t>GridIds</w:t>
      </w:r>
      <w:proofErr w:type="spellEnd"/>
      <w:r w:rsidRPr="3DA95D55">
        <w:rPr>
          <w:b/>
          <w:bCs/>
        </w:rPr>
        <w:t xml:space="preserve"> </w:t>
      </w:r>
    </w:p>
    <w:tbl>
      <w:tblPr>
        <w:tblStyle w:val="TableGrid"/>
        <w:tblW w:w="0" w:type="auto"/>
        <w:tblLayout w:type="fixed"/>
        <w:tblLook w:val="06A0" w:firstRow="1" w:lastRow="0" w:firstColumn="1" w:lastColumn="0" w:noHBand="1" w:noVBand="1"/>
      </w:tblPr>
      <w:tblGrid>
        <w:gridCol w:w="1110"/>
        <w:gridCol w:w="390"/>
        <w:gridCol w:w="1410"/>
        <w:gridCol w:w="1470"/>
        <w:gridCol w:w="4965"/>
      </w:tblGrid>
      <w:tr w:rsidR="3DA95D55" w:rsidTr="3DA95D55" w14:paraId="45E36D9B" w14:textId="77777777">
        <w:tc>
          <w:tcPr>
            <w:tcW w:w="1110" w:type="dxa"/>
            <w:shd w:val="clear" w:color="auto" w:fill="D9D9D9" w:themeFill="background1" w:themeFillShade="D9"/>
          </w:tcPr>
          <w:p w:rsidR="3DA95D55" w:rsidP="3DA95D55" w:rsidRDefault="3DA95D55" w14:paraId="4D0E271C" w14:textId="79A04FDB">
            <w:pPr>
              <w:spacing w:line="259" w:lineRule="auto"/>
              <w:rPr>
                <w:rFonts w:ascii="Calibri" w:hAnsi="Calibri" w:eastAsia="Calibri" w:cs="Calibri"/>
                <w:color w:val="000000" w:themeColor="text1"/>
              </w:rPr>
            </w:pPr>
            <w:r w:rsidRPr="3DA95D55">
              <w:rPr>
                <w:rFonts w:ascii="Calibri" w:hAnsi="Calibri" w:eastAsia="Calibri" w:cs="Calibri"/>
                <w:color w:val="000000" w:themeColor="text1"/>
              </w:rPr>
              <w:t>GET</w:t>
            </w:r>
          </w:p>
        </w:tc>
        <w:tc>
          <w:tcPr>
            <w:tcW w:w="8235" w:type="dxa"/>
            <w:gridSpan w:val="4"/>
          </w:tcPr>
          <w:p w:rsidR="3DA95D55" w:rsidP="3DA95D55" w:rsidRDefault="3DA95D55" w14:paraId="7BB38A0B" w14:textId="5D95E9BA">
            <w:pPr>
              <w:spacing w:line="259" w:lineRule="auto"/>
              <w:rPr>
                <w:rFonts w:ascii="Calibri" w:hAnsi="Calibri" w:eastAsia="Calibri" w:cs="Calibri"/>
                <w:color w:val="000000" w:themeColor="text1"/>
              </w:rPr>
            </w:pPr>
            <w:r w:rsidRPr="3DA95D55">
              <w:rPr>
                <w:rFonts w:ascii="Calibri" w:hAnsi="Calibri" w:eastAsia="Calibri" w:cs="Calibri"/>
                <w:color w:val="000000" w:themeColor="text1"/>
              </w:rPr>
              <w:t>/</w:t>
            </w:r>
            <w:proofErr w:type="spellStart"/>
            <w:proofErr w:type="gramStart"/>
            <w:r w:rsidRPr="3DA95D55">
              <w:rPr>
                <w:rFonts w:ascii="Calibri" w:hAnsi="Calibri" w:eastAsia="Calibri" w:cs="Calibri"/>
                <w:color w:val="000000" w:themeColor="text1"/>
              </w:rPr>
              <w:t>grid</w:t>
            </w:r>
            <w:proofErr w:type="gramEnd"/>
            <w:r w:rsidRPr="3DA95D55">
              <w:rPr>
                <w:rFonts w:ascii="Calibri" w:hAnsi="Calibri" w:eastAsia="Calibri" w:cs="Calibri"/>
                <w:color w:val="000000" w:themeColor="text1"/>
              </w:rPr>
              <w:t>-id?zoomLevel</w:t>
            </w:r>
            <w:proofErr w:type="spellEnd"/>
            <w:r w:rsidRPr="3DA95D55">
              <w:rPr>
                <w:rFonts w:ascii="Calibri" w:hAnsi="Calibri" w:eastAsia="Calibri" w:cs="Calibri"/>
                <w:color w:val="000000" w:themeColor="text1"/>
              </w:rPr>
              <w:t>={</w:t>
            </w:r>
            <w:proofErr w:type="spellStart"/>
            <w:r w:rsidRPr="3DA95D55">
              <w:rPr>
                <w:rFonts w:ascii="Calibri" w:hAnsi="Calibri" w:eastAsia="Calibri" w:cs="Calibri"/>
                <w:color w:val="000000" w:themeColor="text1"/>
              </w:rPr>
              <w:t>zoomLevel</w:t>
            </w:r>
            <w:proofErr w:type="spellEnd"/>
            <w:r w:rsidRPr="3DA95D55">
              <w:rPr>
                <w:rFonts w:ascii="Calibri" w:hAnsi="Calibri" w:eastAsia="Calibri" w:cs="Calibri"/>
                <w:color w:val="000000" w:themeColor="text1"/>
              </w:rPr>
              <w:t>}</w:t>
            </w:r>
          </w:p>
        </w:tc>
      </w:tr>
      <w:tr w:rsidR="3DA95D55" w:rsidTr="3DA95D55" w14:paraId="1FB53F4A" w14:textId="77777777">
        <w:tc>
          <w:tcPr>
            <w:tcW w:w="9345" w:type="dxa"/>
            <w:gridSpan w:val="5"/>
          </w:tcPr>
          <w:p w:rsidR="3DA95D55" w:rsidP="3DA95D55" w:rsidRDefault="3DA95D55" w14:paraId="4DC61B8B" w14:textId="269FEAFB">
            <w:pPr>
              <w:spacing w:line="259" w:lineRule="auto"/>
              <w:rPr>
                <w:rFonts w:ascii="Calibri" w:hAnsi="Calibri" w:eastAsia="Calibri" w:cs="Calibri"/>
                <w:color w:val="000000" w:themeColor="text1"/>
              </w:rPr>
            </w:pPr>
            <w:r w:rsidRPr="3DA95D55">
              <w:rPr>
                <w:rFonts w:ascii="Calibri" w:hAnsi="Calibri" w:eastAsia="Calibri" w:cs="Calibri"/>
                <w:color w:val="000000" w:themeColor="text1"/>
              </w:rPr>
              <w:t xml:space="preserve">Return the </w:t>
            </w:r>
            <w:proofErr w:type="spellStart"/>
            <w:r w:rsidRPr="3DA95D55">
              <w:rPr>
                <w:rFonts w:ascii="Calibri" w:hAnsi="Calibri" w:eastAsia="Calibri" w:cs="Calibri"/>
                <w:color w:val="000000" w:themeColor="text1"/>
              </w:rPr>
              <w:t>gridIds</w:t>
            </w:r>
            <w:proofErr w:type="spellEnd"/>
            <w:r w:rsidRPr="3DA95D55">
              <w:rPr>
                <w:rFonts w:ascii="Calibri" w:hAnsi="Calibri" w:eastAsia="Calibri" w:cs="Calibri"/>
                <w:color w:val="000000" w:themeColor="text1"/>
              </w:rPr>
              <w:t xml:space="preserve"> given the query parameters:</w:t>
            </w:r>
          </w:p>
          <w:p w:rsidR="3DA95D55" w:rsidP="3DA95D55" w:rsidRDefault="3DA95D55" w14:paraId="7F1139CA" w14:textId="14F729BD">
            <w:pPr>
              <w:spacing w:line="259" w:lineRule="auto"/>
              <w:rPr>
                <w:rFonts w:ascii="Calibri" w:hAnsi="Calibri" w:eastAsia="Calibri" w:cs="Calibri"/>
                <w:color w:val="000000" w:themeColor="text1"/>
              </w:rPr>
            </w:pPr>
            <w:r w:rsidRPr="3DA95D55">
              <w:rPr>
                <w:rFonts w:ascii="Calibri" w:hAnsi="Calibri" w:eastAsia="Calibri" w:cs="Calibri"/>
                <w:color w:val="000000" w:themeColor="text1"/>
              </w:rPr>
              <w:t xml:space="preserve">If no query parameter is given, return all </w:t>
            </w:r>
            <w:proofErr w:type="spellStart"/>
            <w:r w:rsidRPr="3DA95D55">
              <w:rPr>
                <w:rFonts w:ascii="Calibri" w:hAnsi="Calibri" w:eastAsia="Calibri" w:cs="Calibri"/>
                <w:color w:val="000000" w:themeColor="text1"/>
              </w:rPr>
              <w:t>gridIds</w:t>
            </w:r>
            <w:proofErr w:type="spellEnd"/>
            <w:r w:rsidRPr="3DA95D55">
              <w:rPr>
                <w:rFonts w:ascii="Calibri" w:hAnsi="Calibri" w:eastAsia="Calibri" w:cs="Calibri"/>
                <w:color w:val="000000" w:themeColor="text1"/>
              </w:rPr>
              <w:t xml:space="preserve"> in the site.</w:t>
            </w:r>
          </w:p>
          <w:p w:rsidR="3DA95D55" w:rsidP="3DA95D55" w:rsidRDefault="3DA95D55" w14:paraId="2E117576" w14:textId="49D36EF4">
            <w:pPr>
              <w:spacing w:line="259" w:lineRule="auto"/>
              <w:rPr>
                <w:rFonts w:ascii="Calibri" w:hAnsi="Calibri" w:eastAsia="Calibri" w:cs="Calibri"/>
                <w:color w:val="000000" w:themeColor="text1"/>
              </w:rPr>
            </w:pPr>
            <w:r w:rsidRPr="3DA95D55">
              <w:rPr>
                <w:rFonts w:ascii="Calibri" w:hAnsi="Calibri" w:eastAsia="Calibri" w:cs="Calibri"/>
                <w:color w:val="000000" w:themeColor="text1"/>
              </w:rPr>
              <w:t xml:space="preserve">If zoom level is given, return the </w:t>
            </w:r>
            <w:proofErr w:type="spellStart"/>
            <w:r w:rsidRPr="3DA95D55">
              <w:rPr>
                <w:rFonts w:ascii="Calibri" w:hAnsi="Calibri" w:eastAsia="Calibri" w:cs="Calibri"/>
                <w:color w:val="000000" w:themeColor="text1"/>
              </w:rPr>
              <w:t>gridIds</w:t>
            </w:r>
            <w:proofErr w:type="spellEnd"/>
            <w:r w:rsidRPr="3DA95D55">
              <w:rPr>
                <w:rFonts w:ascii="Calibri" w:hAnsi="Calibri" w:eastAsia="Calibri" w:cs="Calibri"/>
                <w:color w:val="000000" w:themeColor="text1"/>
              </w:rPr>
              <w:t xml:space="preserve"> in that zoom level.</w:t>
            </w:r>
          </w:p>
        </w:tc>
      </w:tr>
      <w:tr w:rsidR="3DA95D55" w:rsidTr="3DA95D55" w14:paraId="4F2C542B" w14:textId="77777777">
        <w:tc>
          <w:tcPr>
            <w:tcW w:w="9345" w:type="dxa"/>
            <w:gridSpan w:val="5"/>
            <w:shd w:val="clear" w:color="auto" w:fill="D9D9D9" w:themeFill="background1" w:themeFillShade="D9"/>
          </w:tcPr>
          <w:p w:rsidR="3DA95D55" w:rsidP="3DA95D55" w:rsidRDefault="3DA95D55" w14:paraId="38272AFA" w14:textId="15591F48">
            <w:pPr>
              <w:spacing w:line="259" w:lineRule="auto"/>
              <w:rPr>
                <w:rFonts w:ascii="Calibri" w:hAnsi="Calibri" w:eastAsia="Calibri" w:cs="Calibri"/>
                <w:color w:val="000000" w:themeColor="text1"/>
              </w:rPr>
            </w:pPr>
            <w:r w:rsidRPr="3DA95D55">
              <w:rPr>
                <w:rFonts w:ascii="Calibri" w:hAnsi="Calibri" w:eastAsia="Calibri" w:cs="Calibri"/>
                <w:color w:val="000000" w:themeColor="text1"/>
              </w:rPr>
              <w:t>Parameters</w:t>
            </w:r>
          </w:p>
        </w:tc>
      </w:tr>
      <w:tr w:rsidR="3DA95D55" w:rsidTr="3DA95D55" w14:paraId="5ACD1414" w14:textId="77777777">
        <w:trPr>
          <w:trHeight w:val="315"/>
        </w:trPr>
        <w:tc>
          <w:tcPr>
            <w:tcW w:w="1500" w:type="dxa"/>
            <w:gridSpan w:val="2"/>
            <w:shd w:val="clear" w:color="auto" w:fill="F2F2F2" w:themeFill="background1" w:themeFillShade="F2"/>
          </w:tcPr>
          <w:p w:rsidR="3DA95D55" w:rsidP="3DA95D55" w:rsidRDefault="3DA95D55" w14:paraId="584EA023" w14:textId="46664B75">
            <w:pPr>
              <w:spacing w:line="259" w:lineRule="auto"/>
              <w:rPr>
                <w:rFonts w:ascii="Calibri" w:hAnsi="Calibri" w:eastAsia="Calibri" w:cs="Calibri"/>
                <w:color w:val="000000" w:themeColor="text1"/>
              </w:rPr>
            </w:pPr>
            <w:r w:rsidRPr="3DA95D55">
              <w:rPr>
                <w:rFonts w:ascii="Calibri" w:hAnsi="Calibri" w:eastAsia="Calibri" w:cs="Calibri"/>
                <w:color w:val="000000" w:themeColor="text1"/>
              </w:rPr>
              <w:t>Name</w:t>
            </w:r>
          </w:p>
        </w:tc>
        <w:tc>
          <w:tcPr>
            <w:tcW w:w="1410" w:type="dxa"/>
            <w:shd w:val="clear" w:color="auto" w:fill="F2F2F2" w:themeFill="background1" w:themeFillShade="F2"/>
          </w:tcPr>
          <w:p w:rsidR="3DA95D55" w:rsidP="3DA95D55" w:rsidRDefault="3DA95D55" w14:paraId="3928E6CA" w14:textId="2EB75FBF">
            <w:pPr>
              <w:spacing w:line="259" w:lineRule="auto"/>
              <w:rPr>
                <w:rFonts w:ascii="Calibri" w:hAnsi="Calibri" w:eastAsia="Calibri" w:cs="Calibri"/>
                <w:color w:val="000000" w:themeColor="text1"/>
              </w:rPr>
            </w:pPr>
            <w:r w:rsidRPr="3DA95D55">
              <w:rPr>
                <w:rFonts w:ascii="Calibri" w:hAnsi="Calibri" w:eastAsia="Calibri" w:cs="Calibri"/>
                <w:color w:val="000000" w:themeColor="text1"/>
              </w:rPr>
              <w:t>Data type</w:t>
            </w:r>
          </w:p>
        </w:tc>
        <w:tc>
          <w:tcPr>
            <w:tcW w:w="1470" w:type="dxa"/>
            <w:shd w:val="clear" w:color="auto" w:fill="F2F2F2" w:themeFill="background1" w:themeFillShade="F2"/>
          </w:tcPr>
          <w:p w:rsidR="3DA95D55" w:rsidP="3DA95D55" w:rsidRDefault="3DA95D55" w14:paraId="797DA2B9" w14:textId="0DD1685D">
            <w:pPr>
              <w:spacing w:line="259" w:lineRule="auto"/>
              <w:rPr>
                <w:rFonts w:ascii="Calibri" w:hAnsi="Calibri" w:eastAsia="Calibri" w:cs="Calibri"/>
                <w:color w:val="000000" w:themeColor="text1"/>
              </w:rPr>
            </w:pPr>
            <w:r w:rsidRPr="3DA95D55">
              <w:rPr>
                <w:rFonts w:ascii="Calibri" w:hAnsi="Calibri" w:eastAsia="Calibri" w:cs="Calibri"/>
                <w:color w:val="000000" w:themeColor="text1"/>
              </w:rPr>
              <w:t>Mandatory</w:t>
            </w:r>
          </w:p>
        </w:tc>
        <w:tc>
          <w:tcPr>
            <w:tcW w:w="4965" w:type="dxa"/>
            <w:shd w:val="clear" w:color="auto" w:fill="F2F2F2" w:themeFill="background1" w:themeFillShade="F2"/>
          </w:tcPr>
          <w:p w:rsidR="3DA95D55" w:rsidP="3DA95D55" w:rsidRDefault="3DA95D55" w14:paraId="0295C8B2" w14:textId="50A00B43">
            <w:pPr>
              <w:spacing w:line="259" w:lineRule="auto"/>
              <w:rPr>
                <w:rFonts w:ascii="Calibri" w:hAnsi="Calibri" w:eastAsia="Calibri" w:cs="Calibri"/>
                <w:color w:val="000000" w:themeColor="text1"/>
              </w:rPr>
            </w:pPr>
            <w:r w:rsidRPr="3DA95D55">
              <w:rPr>
                <w:rFonts w:ascii="Calibri" w:hAnsi="Calibri" w:eastAsia="Calibri" w:cs="Calibri"/>
                <w:color w:val="000000" w:themeColor="text1"/>
              </w:rPr>
              <w:t>Description</w:t>
            </w:r>
          </w:p>
        </w:tc>
      </w:tr>
      <w:tr w:rsidR="3DA95D55" w:rsidTr="3DA95D55" w14:paraId="4F00C2B6" w14:textId="77777777">
        <w:tc>
          <w:tcPr>
            <w:tcW w:w="1500" w:type="dxa"/>
            <w:gridSpan w:val="2"/>
          </w:tcPr>
          <w:p w:rsidR="3DA95D55" w:rsidP="3DA95D55" w:rsidRDefault="3DA95D55" w14:paraId="45421669" w14:textId="03BE7B64">
            <w:pPr>
              <w:spacing w:line="259" w:lineRule="auto"/>
              <w:rPr>
                <w:rFonts w:ascii="Calibri" w:hAnsi="Calibri" w:eastAsia="Calibri" w:cs="Calibri"/>
                <w:color w:val="000000" w:themeColor="text1"/>
              </w:rPr>
            </w:pPr>
            <w:proofErr w:type="spellStart"/>
            <w:r w:rsidRPr="3DA95D55">
              <w:rPr>
                <w:rFonts w:ascii="Calibri" w:hAnsi="Calibri" w:eastAsia="Calibri" w:cs="Calibri"/>
                <w:color w:val="000000" w:themeColor="text1"/>
              </w:rPr>
              <w:t>zoomLevel</w:t>
            </w:r>
            <w:proofErr w:type="spellEnd"/>
          </w:p>
        </w:tc>
        <w:tc>
          <w:tcPr>
            <w:tcW w:w="1410" w:type="dxa"/>
          </w:tcPr>
          <w:p w:rsidR="3DA95D55" w:rsidP="3DA95D55" w:rsidRDefault="3DA95D55" w14:paraId="1171FA34" w14:textId="71CC4E11">
            <w:pPr>
              <w:spacing w:line="259" w:lineRule="auto"/>
              <w:rPr>
                <w:rFonts w:ascii="Calibri" w:hAnsi="Calibri" w:eastAsia="Calibri" w:cs="Calibri"/>
                <w:color w:val="000000" w:themeColor="text1"/>
              </w:rPr>
            </w:pPr>
            <w:r w:rsidRPr="3DA95D55">
              <w:rPr>
                <w:rFonts w:ascii="Calibri" w:hAnsi="Calibri" w:eastAsia="Calibri" w:cs="Calibri"/>
                <w:color w:val="000000" w:themeColor="text1"/>
              </w:rPr>
              <w:t>string</w:t>
            </w:r>
          </w:p>
        </w:tc>
        <w:tc>
          <w:tcPr>
            <w:tcW w:w="1470" w:type="dxa"/>
          </w:tcPr>
          <w:p w:rsidR="3DA95D55" w:rsidP="3DA95D55" w:rsidRDefault="3DA95D55" w14:paraId="00B81F57" w14:textId="66AE301A">
            <w:pPr>
              <w:spacing w:line="259" w:lineRule="auto"/>
              <w:rPr>
                <w:rFonts w:ascii="Calibri" w:hAnsi="Calibri" w:eastAsia="Calibri" w:cs="Calibri"/>
                <w:color w:val="000000" w:themeColor="text1"/>
              </w:rPr>
            </w:pPr>
            <w:r w:rsidRPr="3DA95D55">
              <w:rPr>
                <w:rFonts w:ascii="Calibri" w:hAnsi="Calibri" w:eastAsia="Calibri" w:cs="Calibri"/>
                <w:color w:val="000000" w:themeColor="text1"/>
              </w:rPr>
              <w:t>no</w:t>
            </w:r>
          </w:p>
        </w:tc>
        <w:tc>
          <w:tcPr>
            <w:tcW w:w="4965" w:type="dxa"/>
          </w:tcPr>
          <w:p w:rsidR="3DA95D55" w:rsidP="3DA95D55" w:rsidRDefault="3DA95D55" w14:paraId="1B058CAC" w14:textId="4AFFDAA2">
            <w:pPr>
              <w:spacing w:line="259" w:lineRule="auto"/>
              <w:rPr>
                <w:rFonts w:ascii="Calibri" w:hAnsi="Calibri" w:eastAsia="Calibri" w:cs="Calibri"/>
                <w:color w:val="000000" w:themeColor="text1"/>
              </w:rPr>
            </w:pPr>
            <w:r w:rsidRPr="3DA95D55">
              <w:rPr>
                <w:rFonts w:ascii="Calibri" w:hAnsi="Calibri" w:eastAsia="Calibri" w:cs="Calibri"/>
                <w:color w:val="000000" w:themeColor="text1"/>
              </w:rPr>
              <w:t>The desired zoom level</w:t>
            </w:r>
          </w:p>
        </w:tc>
      </w:tr>
      <w:tr w:rsidR="3DA95D55" w:rsidTr="3DA95D55" w14:paraId="0C82503D" w14:textId="77777777">
        <w:tc>
          <w:tcPr>
            <w:tcW w:w="9345" w:type="dxa"/>
            <w:gridSpan w:val="5"/>
            <w:shd w:val="clear" w:color="auto" w:fill="D9D9D9" w:themeFill="background1" w:themeFillShade="D9"/>
          </w:tcPr>
          <w:p w:rsidR="3DA95D55" w:rsidP="3DA95D55" w:rsidRDefault="3DA95D55" w14:paraId="3B622A45" w14:textId="4E35B763">
            <w:pPr>
              <w:spacing w:line="259" w:lineRule="auto"/>
              <w:rPr>
                <w:rFonts w:ascii="Calibri" w:hAnsi="Calibri" w:eastAsia="Calibri" w:cs="Calibri"/>
                <w:color w:val="000000" w:themeColor="text1"/>
              </w:rPr>
            </w:pPr>
            <w:r w:rsidRPr="3DA95D55">
              <w:rPr>
                <w:rFonts w:ascii="Calibri" w:hAnsi="Calibri" w:eastAsia="Calibri" w:cs="Calibri"/>
                <w:color w:val="000000" w:themeColor="text1"/>
              </w:rPr>
              <w:t>Response</w:t>
            </w:r>
          </w:p>
        </w:tc>
      </w:tr>
      <w:tr w:rsidR="3DA95D55" w:rsidTr="3DA95D55" w14:paraId="3480FA17" w14:textId="77777777">
        <w:tc>
          <w:tcPr>
            <w:tcW w:w="9345" w:type="dxa"/>
            <w:gridSpan w:val="5"/>
          </w:tcPr>
          <w:p w:rsidR="3DA95D55" w:rsidP="3DA95D55" w:rsidRDefault="3DA95D55" w14:paraId="3E04D159" w14:textId="5960BF7A">
            <w:pPr>
              <w:spacing w:line="259" w:lineRule="auto"/>
              <w:rPr>
                <w:rFonts w:ascii="Calibri" w:hAnsi="Calibri" w:eastAsia="Calibri" w:cs="Calibri"/>
                <w:color w:val="000000" w:themeColor="text1"/>
              </w:rPr>
            </w:pPr>
            <w:r w:rsidRPr="3DA95D55">
              <w:rPr>
                <w:rFonts w:ascii="Calibri" w:hAnsi="Calibri" w:eastAsia="Calibri" w:cs="Calibri"/>
                <w:color w:val="000000" w:themeColor="text1"/>
              </w:rPr>
              <w:t>{</w:t>
            </w:r>
          </w:p>
          <w:p w:rsidR="3DA95D55" w:rsidP="3DA95D55" w:rsidRDefault="3DA95D55" w14:paraId="4444E060" w14:textId="7D47C997">
            <w:pPr>
              <w:spacing w:line="259" w:lineRule="auto"/>
              <w:rPr>
                <w:rFonts w:ascii="Calibri" w:hAnsi="Calibri" w:eastAsia="Calibri" w:cs="Calibri"/>
                <w:color w:val="000000" w:themeColor="text1"/>
              </w:rPr>
            </w:pPr>
            <w:r w:rsidRPr="3DA95D55">
              <w:rPr>
                <w:rFonts w:ascii="Calibri" w:hAnsi="Calibri" w:eastAsia="Calibri" w:cs="Calibri"/>
                <w:color w:val="000000" w:themeColor="text1"/>
              </w:rPr>
              <w:t xml:space="preserve">    “</w:t>
            </w:r>
            <w:proofErr w:type="spellStart"/>
            <w:r w:rsidRPr="3DA95D55">
              <w:rPr>
                <w:rFonts w:ascii="Calibri" w:hAnsi="Calibri" w:eastAsia="Calibri" w:cs="Calibri"/>
                <w:color w:val="000000" w:themeColor="text1"/>
              </w:rPr>
              <w:t>gridIds</w:t>
            </w:r>
            <w:proofErr w:type="spellEnd"/>
            <w:r w:rsidRPr="3DA95D55">
              <w:rPr>
                <w:rFonts w:ascii="Calibri" w:hAnsi="Calibri" w:eastAsia="Calibri" w:cs="Calibri"/>
                <w:color w:val="000000" w:themeColor="text1"/>
              </w:rPr>
              <w:t>”: [</w:t>
            </w:r>
          </w:p>
          <w:p w:rsidR="3DA95D55" w:rsidP="3DA95D55" w:rsidRDefault="3DA95D55" w14:paraId="182E02AF" w14:textId="2C61643E">
            <w:pPr>
              <w:spacing w:line="259" w:lineRule="auto"/>
              <w:rPr>
                <w:rFonts w:ascii="Calibri" w:hAnsi="Calibri" w:eastAsia="Calibri" w:cs="Calibri"/>
                <w:color w:val="000000" w:themeColor="text1"/>
              </w:rPr>
            </w:pPr>
            <w:r w:rsidRPr="3DA95D55">
              <w:rPr>
                <w:rFonts w:ascii="Calibri" w:hAnsi="Calibri" w:eastAsia="Calibri" w:cs="Calibri"/>
                <w:color w:val="000000" w:themeColor="text1"/>
              </w:rPr>
              <w:t xml:space="preserve">        “gridId_1”, “gridId_2”, ...</w:t>
            </w:r>
          </w:p>
          <w:p w:rsidR="3DA95D55" w:rsidP="3DA95D55" w:rsidRDefault="3DA95D55" w14:paraId="0C66ACB5" w14:textId="6C5B1FBD">
            <w:pPr>
              <w:spacing w:line="259" w:lineRule="auto"/>
              <w:rPr>
                <w:rFonts w:ascii="Calibri" w:hAnsi="Calibri" w:eastAsia="Calibri" w:cs="Calibri"/>
                <w:color w:val="000000" w:themeColor="text1"/>
              </w:rPr>
            </w:pPr>
            <w:r w:rsidRPr="3DA95D55">
              <w:rPr>
                <w:rFonts w:ascii="Calibri" w:hAnsi="Calibri" w:eastAsia="Calibri" w:cs="Calibri"/>
                <w:color w:val="000000" w:themeColor="text1"/>
              </w:rPr>
              <w:t xml:space="preserve">        ]</w:t>
            </w:r>
          </w:p>
          <w:p w:rsidR="3DA95D55" w:rsidP="3DA95D55" w:rsidRDefault="3DA95D55" w14:paraId="5B05D7D7" w14:textId="3EF032A2">
            <w:pPr>
              <w:spacing w:line="259" w:lineRule="auto"/>
              <w:rPr>
                <w:rFonts w:ascii="Calibri" w:hAnsi="Calibri" w:eastAsia="Calibri" w:cs="Calibri"/>
                <w:color w:val="000000" w:themeColor="text1"/>
              </w:rPr>
            </w:pPr>
            <w:r w:rsidRPr="3DA95D55">
              <w:rPr>
                <w:rFonts w:ascii="Calibri" w:hAnsi="Calibri" w:eastAsia="Calibri" w:cs="Calibri"/>
                <w:color w:val="000000" w:themeColor="text1"/>
              </w:rPr>
              <w:t>}</w:t>
            </w:r>
          </w:p>
        </w:tc>
      </w:tr>
      <w:tr w:rsidR="3DA95D55" w:rsidTr="3DA95D55" w14:paraId="02555375" w14:textId="77777777">
        <w:tc>
          <w:tcPr>
            <w:tcW w:w="1500" w:type="dxa"/>
            <w:gridSpan w:val="2"/>
            <w:shd w:val="clear" w:color="auto" w:fill="F2F2F2" w:themeFill="background1" w:themeFillShade="F2"/>
          </w:tcPr>
          <w:p w:rsidR="3DA95D55" w:rsidP="3DA95D55" w:rsidRDefault="3DA95D55" w14:paraId="2D018A9C" w14:textId="43148D5B">
            <w:pPr>
              <w:spacing w:line="259" w:lineRule="auto"/>
              <w:rPr>
                <w:rFonts w:ascii="Calibri" w:hAnsi="Calibri" w:eastAsia="Calibri" w:cs="Calibri"/>
                <w:color w:val="000000" w:themeColor="text1"/>
              </w:rPr>
            </w:pPr>
            <w:r w:rsidRPr="3DA95D55">
              <w:rPr>
                <w:rFonts w:ascii="Calibri" w:hAnsi="Calibri" w:eastAsia="Calibri" w:cs="Calibri"/>
                <w:color w:val="000000" w:themeColor="text1"/>
              </w:rPr>
              <w:t>Name</w:t>
            </w:r>
          </w:p>
        </w:tc>
        <w:tc>
          <w:tcPr>
            <w:tcW w:w="1410" w:type="dxa"/>
            <w:shd w:val="clear" w:color="auto" w:fill="F2F2F2" w:themeFill="background1" w:themeFillShade="F2"/>
          </w:tcPr>
          <w:p w:rsidR="3DA95D55" w:rsidP="3DA95D55" w:rsidRDefault="3DA95D55" w14:paraId="1BBBD13C" w14:textId="5DBE8ABA">
            <w:pPr>
              <w:spacing w:line="259" w:lineRule="auto"/>
              <w:rPr>
                <w:rFonts w:ascii="Calibri" w:hAnsi="Calibri" w:eastAsia="Calibri" w:cs="Calibri"/>
                <w:color w:val="000000" w:themeColor="text1"/>
              </w:rPr>
            </w:pPr>
            <w:r w:rsidRPr="3DA95D55">
              <w:rPr>
                <w:rFonts w:ascii="Calibri" w:hAnsi="Calibri" w:eastAsia="Calibri" w:cs="Calibri"/>
                <w:color w:val="000000" w:themeColor="text1"/>
              </w:rPr>
              <w:t>Data type</w:t>
            </w:r>
          </w:p>
        </w:tc>
        <w:tc>
          <w:tcPr>
            <w:tcW w:w="6435" w:type="dxa"/>
            <w:gridSpan w:val="2"/>
            <w:shd w:val="clear" w:color="auto" w:fill="F2F2F2" w:themeFill="background1" w:themeFillShade="F2"/>
          </w:tcPr>
          <w:p w:rsidR="3DA95D55" w:rsidP="3DA95D55" w:rsidRDefault="3DA95D55" w14:paraId="527B8580" w14:textId="123A253E">
            <w:pPr>
              <w:spacing w:line="259" w:lineRule="auto"/>
              <w:rPr>
                <w:rFonts w:ascii="Calibri" w:hAnsi="Calibri" w:eastAsia="Calibri" w:cs="Calibri"/>
                <w:color w:val="000000" w:themeColor="text1"/>
              </w:rPr>
            </w:pPr>
            <w:r w:rsidRPr="3DA95D55">
              <w:rPr>
                <w:rFonts w:ascii="Calibri" w:hAnsi="Calibri" w:eastAsia="Calibri" w:cs="Calibri"/>
                <w:color w:val="000000" w:themeColor="text1"/>
              </w:rPr>
              <w:t>Description</w:t>
            </w:r>
          </w:p>
        </w:tc>
      </w:tr>
      <w:tr w:rsidR="3DA95D55" w:rsidTr="3DA95D55" w14:paraId="429F80E9" w14:textId="77777777">
        <w:tc>
          <w:tcPr>
            <w:tcW w:w="1500" w:type="dxa"/>
            <w:gridSpan w:val="2"/>
          </w:tcPr>
          <w:p w:rsidR="3DA95D55" w:rsidP="3DA95D55" w:rsidRDefault="3DA95D55" w14:paraId="35D7B536" w14:textId="21F04C1F">
            <w:pPr>
              <w:spacing w:line="259" w:lineRule="auto"/>
              <w:rPr>
                <w:rFonts w:ascii="Calibri" w:hAnsi="Calibri" w:eastAsia="Calibri" w:cs="Calibri"/>
                <w:color w:val="000000" w:themeColor="text1"/>
              </w:rPr>
            </w:pPr>
            <w:proofErr w:type="spellStart"/>
            <w:r w:rsidRPr="3DA95D55">
              <w:rPr>
                <w:rFonts w:ascii="Calibri" w:hAnsi="Calibri" w:eastAsia="Calibri" w:cs="Calibri"/>
                <w:color w:val="000000" w:themeColor="text1"/>
              </w:rPr>
              <w:t>gridIds</w:t>
            </w:r>
            <w:proofErr w:type="spellEnd"/>
          </w:p>
        </w:tc>
        <w:tc>
          <w:tcPr>
            <w:tcW w:w="1410" w:type="dxa"/>
          </w:tcPr>
          <w:p w:rsidR="3DA95D55" w:rsidP="3DA95D55" w:rsidRDefault="3DA95D55" w14:paraId="4F05F41D" w14:textId="65DF1B08">
            <w:pPr>
              <w:spacing w:line="259" w:lineRule="auto"/>
              <w:rPr>
                <w:rFonts w:ascii="Calibri" w:hAnsi="Calibri" w:eastAsia="Calibri" w:cs="Calibri"/>
                <w:color w:val="000000" w:themeColor="text1"/>
              </w:rPr>
            </w:pPr>
            <w:r w:rsidRPr="3DA95D55">
              <w:rPr>
                <w:rFonts w:ascii="Calibri" w:hAnsi="Calibri" w:eastAsia="Calibri" w:cs="Calibri"/>
                <w:color w:val="000000" w:themeColor="text1"/>
              </w:rPr>
              <w:t>JSON array</w:t>
            </w:r>
          </w:p>
        </w:tc>
        <w:tc>
          <w:tcPr>
            <w:tcW w:w="6435" w:type="dxa"/>
            <w:gridSpan w:val="2"/>
          </w:tcPr>
          <w:p w:rsidR="3DA95D55" w:rsidP="3DA95D55" w:rsidRDefault="3DA95D55" w14:paraId="3D954F08" w14:textId="0634BD86">
            <w:pPr>
              <w:spacing w:line="259" w:lineRule="auto"/>
              <w:rPr>
                <w:rFonts w:ascii="Calibri" w:hAnsi="Calibri" w:eastAsia="Calibri" w:cs="Calibri"/>
                <w:color w:val="000000" w:themeColor="text1"/>
              </w:rPr>
            </w:pPr>
            <w:r w:rsidRPr="3DA95D55">
              <w:rPr>
                <w:rFonts w:ascii="Calibri" w:hAnsi="Calibri" w:eastAsia="Calibri" w:cs="Calibri"/>
                <w:color w:val="000000" w:themeColor="text1"/>
              </w:rPr>
              <w:t xml:space="preserve">The array of </w:t>
            </w:r>
            <w:proofErr w:type="spellStart"/>
            <w:r w:rsidRPr="3DA95D55">
              <w:rPr>
                <w:rFonts w:ascii="Calibri" w:hAnsi="Calibri" w:eastAsia="Calibri" w:cs="Calibri"/>
                <w:color w:val="000000" w:themeColor="text1"/>
              </w:rPr>
              <w:t>gridIds</w:t>
            </w:r>
            <w:proofErr w:type="spellEnd"/>
          </w:p>
        </w:tc>
      </w:tr>
    </w:tbl>
    <w:p w:rsidR="3DA95D55" w:rsidP="3DA95D55" w:rsidRDefault="3DA95D55" w14:paraId="4E5289ED" w14:textId="506DA746">
      <w:pPr>
        <w:rPr>
          <w:b/>
          <w:bCs/>
        </w:rPr>
      </w:pPr>
    </w:p>
    <w:p w:rsidR="3DA95D55" w:rsidP="3DA95D55" w:rsidRDefault="3DA95D55" w14:paraId="6FC5496A" w14:textId="0635B641">
      <w:pPr>
        <w:rPr>
          <w:b/>
          <w:bCs/>
        </w:rPr>
      </w:pPr>
      <w:r w:rsidRPr="3DA95D55">
        <w:rPr>
          <w:b/>
          <w:bCs/>
        </w:rPr>
        <w:t xml:space="preserve">GET - Request Site Signals by </w:t>
      </w:r>
      <w:proofErr w:type="spellStart"/>
      <w:r w:rsidRPr="3DA95D55">
        <w:rPr>
          <w:b/>
          <w:bCs/>
        </w:rPr>
        <w:t>GridId</w:t>
      </w:r>
      <w:proofErr w:type="spellEnd"/>
      <w:r w:rsidRPr="3DA95D55">
        <w:rPr>
          <w:b/>
          <w:bCs/>
        </w:rPr>
        <w:t xml:space="preserve"> for Indoor Site</w:t>
      </w:r>
    </w:p>
    <w:tbl>
      <w:tblPr>
        <w:tblStyle w:val="TableGrid"/>
        <w:tblW w:w="0" w:type="auto"/>
        <w:tblLayout w:type="fixed"/>
        <w:tblLook w:val="06A0" w:firstRow="1" w:lastRow="0" w:firstColumn="1" w:lastColumn="0" w:noHBand="1" w:noVBand="1"/>
      </w:tblPr>
      <w:tblGrid>
        <w:gridCol w:w="1110"/>
        <w:gridCol w:w="495"/>
        <w:gridCol w:w="1305"/>
        <w:gridCol w:w="1305"/>
        <w:gridCol w:w="5130"/>
      </w:tblGrid>
      <w:tr w:rsidR="3DA95D55" w:rsidTr="6872EDE5" w14:paraId="2863B336" w14:textId="77777777">
        <w:tc>
          <w:tcPr>
            <w:tcW w:w="1110" w:type="dxa"/>
            <w:shd w:val="clear" w:color="auto" w:fill="D9D9D9" w:themeFill="background1" w:themeFillShade="D9"/>
          </w:tcPr>
          <w:p w:rsidR="3DA95D55" w:rsidP="3DA95D55" w:rsidRDefault="3DA95D55" w14:paraId="4405B706" w14:textId="79A04FDB">
            <w:pPr>
              <w:spacing w:line="259" w:lineRule="auto"/>
              <w:rPr>
                <w:rFonts w:ascii="Calibri" w:hAnsi="Calibri" w:eastAsia="Calibri" w:cs="Calibri"/>
                <w:color w:val="000000" w:themeColor="text1"/>
              </w:rPr>
            </w:pPr>
            <w:r w:rsidRPr="3DA95D55">
              <w:rPr>
                <w:rFonts w:ascii="Calibri" w:hAnsi="Calibri" w:eastAsia="Calibri" w:cs="Calibri"/>
                <w:color w:val="000000" w:themeColor="text1"/>
              </w:rPr>
              <w:t>GET</w:t>
            </w:r>
          </w:p>
        </w:tc>
        <w:tc>
          <w:tcPr>
            <w:tcW w:w="8235" w:type="dxa"/>
            <w:gridSpan w:val="4"/>
          </w:tcPr>
          <w:p w:rsidR="3DA95D55" w:rsidP="3DA95D55" w:rsidRDefault="3DA95D55" w14:paraId="6B15B5BE" w14:textId="31ADDD1D">
            <w:pPr>
              <w:spacing w:line="259" w:lineRule="auto"/>
              <w:rPr>
                <w:rFonts w:ascii="Calibri" w:hAnsi="Calibri" w:eastAsia="Calibri" w:cs="Calibri"/>
                <w:color w:val="000000" w:themeColor="text1"/>
              </w:rPr>
            </w:pPr>
            <w:r w:rsidRPr="3DA95D55">
              <w:rPr>
                <w:rFonts w:ascii="Calibri" w:hAnsi="Calibri" w:eastAsia="Calibri" w:cs="Calibri"/>
                <w:color w:val="000000" w:themeColor="text1"/>
              </w:rPr>
              <w:t>/grid/{</w:t>
            </w:r>
            <w:proofErr w:type="spellStart"/>
            <w:r w:rsidRPr="3DA95D55">
              <w:rPr>
                <w:rFonts w:ascii="Calibri" w:hAnsi="Calibri" w:eastAsia="Calibri" w:cs="Calibri"/>
                <w:color w:val="000000" w:themeColor="text1"/>
              </w:rPr>
              <w:t>gridId</w:t>
            </w:r>
            <w:proofErr w:type="spellEnd"/>
            <w:r w:rsidRPr="3DA95D55">
              <w:rPr>
                <w:rFonts w:ascii="Calibri" w:hAnsi="Calibri" w:eastAsia="Calibri" w:cs="Calibri"/>
                <w:color w:val="000000" w:themeColor="text1"/>
              </w:rPr>
              <w:t>}?</w:t>
            </w:r>
            <w:proofErr w:type="spellStart"/>
            <w:r w:rsidRPr="3DA95D55">
              <w:rPr>
                <w:rFonts w:ascii="Calibri" w:hAnsi="Calibri" w:eastAsia="Calibri" w:cs="Calibri"/>
                <w:color w:val="000000" w:themeColor="text1"/>
              </w:rPr>
              <w:t>floorId</w:t>
            </w:r>
            <w:proofErr w:type="spellEnd"/>
            <w:r w:rsidRPr="3DA95D55">
              <w:rPr>
                <w:rFonts w:ascii="Calibri" w:hAnsi="Calibri" w:eastAsia="Calibri" w:cs="Calibri"/>
                <w:color w:val="000000" w:themeColor="text1"/>
              </w:rPr>
              <w:t>={</w:t>
            </w:r>
            <w:proofErr w:type="spellStart"/>
            <w:r w:rsidRPr="3DA95D55">
              <w:rPr>
                <w:rFonts w:ascii="Calibri" w:hAnsi="Calibri" w:eastAsia="Calibri" w:cs="Calibri"/>
                <w:color w:val="000000" w:themeColor="text1"/>
              </w:rPr>
              <w:t>floorId</w:t>
            </w:r>
            <w:proofErr w:type="spellEnd"/>
            <w:r w:rsidRPr="3DA95D55">
              <w:rPr>
                <w:rFonts w:ascii="Calibri" w:hAnsi="Calibri" w:eastAsia="Calibri" w:cs="Calibri"/>
                <w:color w:val="000000" w:themeColor="text1"/>
              </w:rPr>
              <w:t>}&amp;</w:t>
            </w:r>
            <w:proofErr w:type="spellStart"/>
            <w:r w:rsidRPr="3DA95D55">
              <w:rPr>
                <w:rFonts w:ascii="Calibri" w:hAnsi="Calibri" w:eastAsia="Calibri" w:cs="Calibri"/>
                <w:color w:val="000000" w:themeColor="text1"/>
              </w:rPr>
              <w:t>signalMode</w:t>
            </w:r>
            <w:proofErr w:type="spellEnd"/>
            <w:r w:rsidRPr="3DA95D55">
              <w:rPr>
                <w:rFonts w:ascii="Calibri" w:hAnsi="Calibri" w:eastAsia="Calibri" w:cs="Calibri"/>
                <w:color w:val="000000" w:themeColor="text1"/>
              </w:rPr>
              <w:t>={</w:t>
            </w:r>
            <w:proofErr w:type="spellStart"/>
            <w:r w:rsidRPr="3DA95D55">
              <w:rPr>
                <w:rFonts w:ascii="Calibri" w:hAnsi="Calibri" w:eastAsia="Calibri" w:cs="Calibri"/>
                <w:color w:val="000000" w:themeColor="text1"/>
              </w:rPr>
              <w:t>signalMode</w:t>
            </w:r>
            <w:proofErr w:type="spellEnd"/>
            <w:r w:rsidRPr="3DA95D55">
              <w:rPr>
                <w:rFonts w:ascii="Calibri" w:hAnsi="Calibri" w:eastAsia="Calibri" w:cs="Calibri"/>
                <w:color w:val="000000" w:themeColor="text1"/>
              </w:rPr>
              <w:t>}</w:t>
            </w:r>
          </w:p>
        </w:tc>
      </w:tr>
      <w:tr w:rsidR="3DA95D55" w:rsidTr="6872EDE5" w14:paraId="349D7383" w14:textId="77777777">
        <w:tc>
          <w:tcPr>
            <w:tcW w:w="9345" w:type="dxa"/>
            <w:gridSpan w:val="5"/>
          </w:tcPr>
          <w:p w:rsidR="3DA95D55" w:rsidP="3DA95D55" w:rsidRDefault="3DA95D55" w14:paraId="29E4CE0A" w14:textId="46E64E72">
            <w:pPr>
              <w:spacing w:line="259" w:lineRule="auto"/>
              <w:rPr>
                <w:rFonts w:ascii="Calibri" w:hAnsi="Calibri" w:eastAsia="Calibri" w:cs="Calibri"/>
                <w:color w:val="000000" w:themeColor="text1"/>
              </w:rPr>
            </w:pPr>
            <w:r w:rsidRPr="3DA95D55">
              <w:rPr>
                <w:rFonts w:ascii="Calibri" w:hAnsi="Calibri" w:eastAsia="Calibri" w:cs="Calibri"/>
                <w:color w:val="000000" w:themeColor="text1"/>
              </w:rPr>
              <w:t xml:space="preserve">Return the site signals given the </w:t>
            </w:r>
            <w:proofErr w:type="spellStart"/>
            <w:r w:rsidRPr="3DA95D55">
              <w:rPr>
                <w:rFonts w:ascii="Calibri" w:hAnsi="Calibri" w:eastAsia="Calibri" w:cs="Calibri"/>
                <w:color w:val="000000" w:themeColor="text1"/>
              </w:rPr>
              <w:t>gridId</w:t>
            </w:r>
            <w:proofErr w:type="spellEnd"/>
            <w:r w:rsidRPr="3DA95D55">
              <w:rPr>
                <w:rFonts w:ascii="Calibri" w:hAnsi="Calibri" w:eastAsia="Calibri" w:cs="Calibri"/>
                <w:color w:val="000000" w:themeColor="text1"/>
              </w:rPr>
              <w:t xml:space="preserve"> and the optional query parameters:</w:t>
            </w:r>
          </w:p>
          <w:p w:rsidR="3DA95D55" w:rsidP="3DA95D55" w:rsidRDefault="3DA95D55" w14:paraId="0180FFF8" w14:textId="4AF671BE">
            <w:pPr>
              <w:spacing w:line="259" w:lineRule="auto"/>
              <w:rPr>
                <w:rFonts w:ascii="Calibri" w:hAnsi="Calibri" w:eastAsia="Calibri" w:cs="Calibri"/>
                <w:color w:val="000000" w:themeColor="text1"/>
              </w:rPr>
            </w:pPr>
            <w:r w:rsidRPr="3DA95D55">
              <w:rPr>
                <w:rFonts w:ascii="Calibri" w:hAnsi="Calibri" w:eastAsia="Calibri" w:cs="Calibri"/>
                <w:color w:val="000000" w:themeColor="text1"/>
              </w:rPr>
              <w:t>If no query parameter is given, return all site signals in this grid.</w:t>
            </w:r>
          </w:p>
          <w:p w:rsidR="3DA95D55" w:rsidP="3DA95D55" w:rsidRDefault="3DA95D55" w14:paraId="35136AD2" w14:textId="47192290">
            <w:pPr>
              <w:spacing w:line="259" w:lineRule="auto"/>
              <w:rPr>
                <w:rFonts w:ascii="Calibri" w:hAnsi="Calibri" w:eastAsia="Calibri" w:cs="Calibri"/>
                <w:color w:val="000000" w:themeColor="text1"/>
              </w:rPr>
            </w:pPr>
            <w:r w:rsidRPr="3DA95D55">
              <w:rPr>
                <w:rFonts w:ascii="Calibri" w:hAnsi="Calibri" w:eastAsia="Calibri" w:cs="Calibri"/>
                <w:color w:val="000000" w:themeColor="text1"/>
              </w:rPr>
              <w:t xml:space="preserve">If </w:t>
            </w:r>
            <w:proofErr w:type="spellStart"/>
            <w:r w:rsidRPr="3DA95D55">
              <w:rPr>
                <w:rFonts w:ascii="Calibri" w:hAnsi="Calibri" w:eastAsia="Calibri" w:cs="Calibri"/>
                <w:color w:val="000000" w:themeColor="text1"/>
              </w:rPr>
              <w:t>floorId</w:t>
            </w:r>
            <w:proofErr w:type="spellEnd"/>
            <w:r w:rsidRPr="3DA95D55">
              <w:rPr>
                <w:rFonts w:ascii="Calibri" w:hAnsi="Calibri" w:eastAsia="Calibri" w:cs="Calibri"/>
                <w:color w:val="000000" w:themeColor="text1"/>
              </w:rPr>
              <w:t xml:space="preserve"> or </w:t>
            </w:r>
            <w:proofErr w:type="spellStart"/>
            <w:r w:rsidRPr="3DA95D55">
              <w:rPr>
                <w:rFonts w:ascii="Calibri" w:hAnsi="Calibri" w:eastAsia="Calibri" w:cs="Calibri"/>
                <w:color w:val="000000" w:themeColor="text1"/>
              </w:rPr>
              <w:t>regionId</w:t>
            </w:r>
            <w:proofErr w:type="spellEnd"/>
            <w:r w:rsidRPr="3DA95D55">
              <w:rPr>
                <w:rFonts w:ascii="Calibri" w:hAnsi="Calibri" w:eastAsia="Calibri" w:cs="Calibri"/>
                <w:color w:val="000000" w:themeColor="text1"/>
              </w:rPr>
              <w:t xml:space="preserve"> is given, return the site signals in this grid and on this floor or region.</w:t>
            </w:r>
          </w:p>
          <w:p w:rsidR="3DA95D55" w:rsidP="3DA95D55" w:rsidRDefault="3DA95D55" w14:paraId="4DD01220" w14:textId="21F31821">
            <w:pPr>
              <w:spacing w:line="259" w:lineRule="auto"/>
              <w:rPr>
                <w:rFonts w:ascii="Calibri" w:hAnsi="Calibri" w:eastAsia="Calibri" w:cs="Calibri"/>
                <w:color w:val="000000" w:themeColor="text1"/>
              </w:rPr>
            </w:pPr>
            <w:r w:rsidRPr="3DA95D55">
              <w:rPr>
                <w:rFonts w:ascii="Calibri" w:hAnsi="Calibri" w:eastAsia="Calibri" w:cs="Calibri"/>
                <w:color w:val="000000" w:themeColor="text1"/>
              </w:rPr>
              <w:t>If signal mode is given, return the site signals in this grid with this mode.</w:t>
            </w:r>
          </w:p>
        </w:tc>
      </w:tr>
      <w:tr w:rsidR="3DA95D55" w:rsidTr="6872EDE5" w14:paraId="540732E9" w14:textId="77777777">
        <w:tc>
          <w:tcPr>
            <w:tcW w:w="9345" w:type="dxa"/>
            <w:gridSpan w:val="5"/>
            <w:shd w:val="clear" w:color="auto" w:fill="D9D9D9" w:themeFill="background1" w:themeFillShade="D9"/>
          </w:tcPr>
          <w:p w:rsidR="3DA95D55" w:rsidP="3DA95D55" w:rsidRDefault="3DA95D55" w14:paraId="00969F1F" w14:textId="15591F48">
            <w:pPr>
              <w:spacing w:line="259" w:lineRule="auto"/>
              <w:rPr>
                <w:rFonts w:ascii="Calibri" w:hAnsi="Calibri" w:eastAsia="Calibri" w:cs="Calibri"/>
                <w:color w:val="000000" w:themeColor="text1"/>
              </w:rPr>
            </w:pPr>
            <w:r w:rsidRPr="3DA95D55">
              <w:rPr>
                <w:rFonts w:ascii="Calibri" w:hAnsi="Calibri" w:eastAsia="Calibri" w:cs="Calibri"/>
                <w:color w:val="000000" w:themeColor="text1"/>
              </w:rPr>
              <w:t>Parameters</w:t>
            </w:r>
          </w:p>
        </w:tc>
      </w:tr>
      <w:tr w:rsidR="3DA95D55" w:rsidTr="6872EDE5" w14:paraId="727A65CF" w14:textId="77777777">
        <w:trPr>
          <w:trHeight w:val="315"/>
        </w:trPr>
        <w:tc>
          <w:tcPr>
            <w:tcW w:w="1605" w:type="dxa"/>
            <w:gridSpan w:val="2"/>
            <w:shd w:val="clear" w:color="auto" w:fill="F2F2F2" w:themeFill="background1" w:themeFillShade="F2"/>
          </w:tcPr>
          <w:p w:rsidR="3DA95D55" w:rsidP="3DA95D55" w:rsidRDefault="3DA95D55" w14:paraId="6EB93D60" w14:textId="46664B75">
            <w:pPr>
              <w:spacing w:line="259" w:lineRule="auto"/>
              <w:rPr>
                <w:rFonts w:ascii="Calibri" w:hAnsi="Calibri" w:eastAsia="Calibri" w:cs="Calibri"/>
                <w:color w:val="000000" w:themeColor="text1"/>
              </w:rPr>
            </w:pPr>
            <w:r w:rsidRPr="3DA95D55">
              <w:rPr>
                <w:rFonts w:ascii="Calibri" w:hAnsi="Calibri" w:eastAsia="Calibri" w:cs="Calibri"/>
                <w:color w:val="000000" w:themeColor="text1"/>
              </w:rPr>
              <w:t>Name</w:t>
            </w:r>
          </w:p>
        </w:tc>
        <w:tc>
          <w:tcPr>
            <w:tcW w:w="1305" w:type="dxa"/>
            <w:shd w:val="clear" w:color="auto" w:fill="F2F2F2" w:themeFill="background1" w:themeFillShade="F2"/>
          </w:tcPr>
          <w:p w:rsidR="3DA95D55" w:rsidP="3DA95D55" w:rsidRDefault="3DA95D55" w14:paraId="7E294866" w14:textId="2EB75FBF">
            <w:pPr>
              <w:spacing w:line="259" w:lineRule="auto"/>
              <w:rPr>
                <w:rFonts w:ascii="Calibri" w:hAnsi="Calibri" w:eastAsia="Calibri" w:cs="Calibri"/>
                <w:color w:val="000000" w:themeColor="text1"/>
              </w:rPr>
            </w:pPr>
            <w:r w:rsidRPr="3DA95D55">
              <w:rPr>
                <w:rFonts w:ascii="Calibri" w:hAnsi="Calibri" w:eastAsia="Calibri" w:cs="Calibri"/>
                <w:color w:val="000000" w:themeColor="text1"/>
              </w:rPr>
              <w:t>Data type</w:t>
            </w:r>
          </w:p>
        </w:tc>
        <w:tc>
          <w:tcPr>
            <w:tcW w:w="1305" w:type="dxa"/>
            <w:shd w:val="clear" w:color="auto" w:fill="F2F2F2" w:themeFill="background1" w:themeFillShade="F2"/>
          </w:tcPr>
          <w:p w:rsidR="3DA95D55" w:rsidP="3DA95D55" w:rsidRDefault="3DA95D55" w14:paraId="45C58C93" w14:textId="0DD1685D">
            <w:pPr>
              <w:spacing w:line="259" w:lineRule="auto"/>
              <w:rPr>
                <w:rFonts w:ascii="Calibri" w:hAnsi="Calibri" w:eastAsia="Calibri" w:cs="Calibri"/>
                <w:color w:val="000000" w:themeColor="text1"/>
              </w:rPr>
            </w:pPr>
            <w:r w:rsidRPr="3DA95D55">
              <w:rPr>
                <w:rFonts w:ascii="Calibri" w:hAnsi="Calibri" w:eastAsia="Calibri" w:cs="Calibri"/>
                <w:color w:val="000000" w:themeColor="text1"/>
              </w:rPr>
              <w:t>Mandatory</w:t>
            </w:r>
          </w:p>
        </w:tc>
        <w:tc>
          <w:tcPr>
            <w:tcW w:w="5130" w:type="dxa"/>
            <w:shd w:val="clear" w:color="auto" w:fill="F2F2F2" w:themeFill="background1" w:themeFillShade="F2"/>
          </w:tcPr>
          <w:p w:rsidR="3DA95D55" w:rsidP="3DA95D55" w:rsidRDefault="3DA95D55" w14:paraId="611F9AF4" w14:textId="50A00B43">
            <w:pPr>
              <w:spacing w:line="259" w:lineRule="auto"/>
              <w:rPr>
                <w:rFonts w:ascii="Calibri" w:hAnsi="Calibri" w:eastAsia="Calibri" w:cs="Calibri"/>
                <w:color w:val="000000" w:themeColor="text1"/>
              </w:rPr>
            </w:pPr>
            <w:r w:rsidRPr="3DA95D55">
              <w:rPr>
                <w:rFonts w:ascii="Calibri" w:hAnsi="Calibri" w:eastAsia="Calibri" w:cs="Calibri"/>
                <w:color w:val="000000" w:themeColor="text1"/>
              </w:rPr>
              <w:t>Description</w:t>
            </w:r>
          </w:p>
        </w:tc>
      </w:tr>
      <w:tr w:rsidR="3DA95D55" w:rsidTr="6872EDE5" w14:paraId="2C6AA522" w14:textId="77777777">
        <w:tc>
          <w:tcPr>
            <w:tcW w:w="1605" w:type="dxa"/>
            <w:gridSpan w:val="2"/>
          </w:tcPr>
          <w:p w:rsidR="3DA95D55" w:rsidP="3DA95D55" w:rsidRDefault="3DA95D55" w14:paraId="6F53FB4B" w14:textId="71640E6E">
            <w:pPr>
              <w:spacing w:line="259" w:lineRule="auto"/>
              <w:rPr>
                <w:rFonts w:ascii="Calibri" w:hAnsi="Calibri" w:eastAsia="Calibri" w:cs="Calibri"/>
                <w:color w:val="000000" w:themeColor="text1"/>
              </w:rPr>
            </w:pPr>
            <w:proofErr w:type="spellStart"/>
            <w:r w:rsidRPr="3DA95D55">
              <w:rPr>
                <w:rFonts w:ascii="Calibri" w:hAnsi="Calibri" w:eastAsia="Calibri" w:cs="Calibri"/>
                <w:color w:val="000000" w:themeColor="text1"/>
              </w:rPr>
              <w:t>gridId</w:t>
            </w:r>
            <w:proofErr w:type="spellEnd"/>
          </w:p>
        </w:tc>
        <w:tc>
          <w:tcPr>
            <w:tcW w:w="1305" w:type="dxa"/>
          </w:tcPr>
          <w:p w:rsidR="3DA95D55" w:rsidP="3DA95D55" w:rsidRDefault="3DA95D55" w14:paraId="799F83EE" w14:textId="71CC4E11">
            <w:pPr>
              <w:spacing w:line="259" w:lineRule="auto"/>
              <w:rPr>
                <w:rFonts w:ascii="Calibri" w:hAnsi="Calibri" w:eastAsia="Calibri" w:cs="Calibri"/>
                <w:color w:val="000000" w:themeColor="text1"/>
              </w:rPr>
            </w:pPr>
            <w:r w:rsidRPr="3DA95D55">
              <w:rPr>
                <w:rFonts w:ascii="Calibri" w:hAnsi="Calibri" w:eastAsia="Calibri" w:cs="Calibri"/>
                <w:color w:val="000000" w:themeColor="text1"/>
              </w:rPr>
              <w:t>string</w:t>
            </w:r>
          </w:p>
        </w:tc>
        <w:tc>
          <w:tcPr>
            <w:tcW w:w="1305" w:type="dxa"/>
          </w:tcPr>
          <w:p w:rsidR="3DA95D55" w:rsidP="3DA95D55" w:rsidRDefault="3DA95D55" w14:paraId="0CE9A36F" w14:textId="1C018614">
            <w:pPr>
              <w:spacing w:line="259" w:lineRule="auto"/>
              <w:rPr>
                <w:rFonts w:ascii="Calibri" w:hAnsi="Calibri" w:eastAsia="Calibri" w:cs="Calibri"/>
                <w:color w:val="000000" w:themeColor="text1"/>
              </w:rPr>
            </w:pPr>
            <w:r w:rsidRPr="3DA95D55">
              <w:rPr>
                <w:rFonts w:ascii="Calibri" w:hAnsi="Calibri" w:eastAsia="Calibri" w:cs="Calibri"/>
                <w:color w:val="000000" w:themeColor="text1"/>
              </w:rPr>
              <w:t>yes</w:t>
            </w:r>
          </w:p>
        </w:tc>
        <w:tc>
          <w:tcPr>
            <w:tcW w:w="5130" w:type="dxa"/>
          </w:tcPr>
          <w:p w:rsidR="3DA95D55" w:rsidP="3DA95D55" w:rsidRDefault="3DA95D55" w14:paraId="3DB107B6" w14:textId="14AD4C0B">
            <w:pPr>
              <w:spacing w:line="259" w:lineRule="auto"/>
              <w:rPr>
                <w:rFonts w:ascii="Calibri" w:hAnsi="Calibri" w:eastAsia="Calibri" w:cs="Calibri"/>
                <w:color w:val="000000" w:themeColor="text1"/>
              </w:rPr>
            </w:pPr>
            <w:r w:rsidRPr="3DA95D55">
              <w:rPr>
                <w:rFonts w:ascii="Calibri" w:hAnsi="Calibri" w:eastAsia="Calibri" w:cs="Calibri"/>
                <w:color w:val="000000" w:themeColor="text1"/>
              </w:rPr>
              <w:t xml:space="preserve">The desired </w:t>
            </w:r>
            <w:proofErr w:type="spellStart"/>
            <w:r w:rsidRPr="3DA95D55">
              <w:rPr>
                <w:rFonts w:ascii="Calibri" w:hAnsi="Calibri" w:eastAsia="Calibri" w:cs="Calibri"/>
                <w:color w:val="000000" w:themeColor="text1"/>
              </w:rPr>
              <w:t>gridId</w:t>
            </w:r>
            <w:proofErr w:type="spellEnd"/>
          </w:p>
        </w:tc>
      </w:tr>
      <w:tr w:rsidR="3DA95D55" w:rsidTr="6872EDE5" w14:paraId="12C45391" w14:textId="77777777">
        <w:tc>
          <w:tcPr>
            <w:tcW w:w="1605" w:type="dxa"/>
            <w:gridSpan w:val="2"/>
          </w:tcPr>
          <w:p w:rsidR="3DA95D55" w:rsidP="3DA95D55" w:rsidRDefault="3DA95D55" w14:paraId="509E16BD" w14:textId="20A079F2">
            <w:pPr>
              <w:spacing w:line="259" w:lineRule="auto"/>
              <w:rPr>
                <w:rFonts w:ascii="Calibri" w:hAnsi="Calibri" w:eastAsia="Calibri" w:cs="Calibri"/>
                <w:color w:val="000000" w:themeColor="text1"/>
              </w:rPr>
            </w:pPr>
            <w:proofErr w:type="spellStart"/>
            <w:r w:rsidRPr="3DA95D55">
              <w:rPr>
                <w:rFonts w:ascii="Calibri" w:hAnsi="Calibri" w:eastAsia="Calibri" w:cs="Calibri"/>
                <w:color w:val="000000" w:themeColor="text1"/>
              </w:rPr>
              <w:t>floorId</w:t>
            </w:r>
            <w:proofErr w:type="spellEnd"/>
          </w:p>
        </w:tc>
        <w:tc>
          <w:tcPr>
            <w:tcW w:w="1305" w:type="dxa"/>
          </w:tcPr>
          <w:p w:rsidR="3DA95D55" w:rsidP="3DA95D55" w:rsidRDefault="3DA95D55" w14:paraId="6E089C55" w14:textId="2161E954">
            <w:pPr>
              <w:spacing w:line="259" w:lineRule="auto"/>
              <w:rPr>
                <w:rFonts w:ascii="Calibri" w:hAnsi="Calibri" w:eastAsia="Calibri" w:cs="Calibri"/>
                <w:color w:val="000000" w:themeColor="text1"/>
              </w:rPr>
            </w:pPr>
            <w:r w:rsidRPr="3DA95D55">
              <w:rPr>
                <w:rFonts w:ascii="Calibri" w:hAnsi="Calibri" w:eastAsia="Calibri" w:cs="Calibri"/>
                <w:color w:val="000000" w:themeColor="text1"/>
              </w:rPr>
              <w:t>string</w:t>
            </w:r>
          </w:p>
        </w:tc>
        <w:tc>
          <w:tcPr>
            <w:tcW w:w="1305" w:type="dxa"/>
          </w:tcPr>
          <w:p w:rsidR="3DA95D55" w:rsidP="3DA95D55" w:rsidRDefault="3DA95D55" w14:paraId="55C1CE55" w14:textId="535FB439">
            <w:pPr>
              <w:spacing w:line="259" w:lineRule="auto"/>
              <w:rPr>
                <w:rFonts w:ascii="Calibri" w:hAnsi="Calibri" w:eastAsia="Calibri" w:cs="Calibri"/>
                <w:color w:val="000000" w:themeColor="text1"/>
              </w:rPr>
            </w:pPr>
            <w:r w:rsidRPr="3DA95D55">
              <w:rPr>
                <w:rFonts w:ascii="Calibri" w:hAnsi="Calibri" w:eastAsia="Calibri" w:cs="Calibri"/>
                <w:color w:val="000000" w:themeColor="text1"/>
              </w:rPr>
              <w:t>no</w:t>
            </w:r>
          </w:p>
        </w:tc>
        <w:tc>
          <w:tcPr>
            <w:tcW w:w="5130" w:type="dxa"/>
          </w:tcPr>
          <w:p w:rsidR="3DA95D55" w:rsidP="3DA95D55" w:rsidRDefault="3DA95D55" w14:paraId="4F6F305B" w14:textId="1FABEAEC">
            <w:pPr>
              <w:spacing w:line="259" w:lineRule="auto"/>
              <w:rPr>
                <w:rFonts w:ascii="Calibri" w:hAnsi="Calibri" w:eastAsia="Calibri" w:cs="Calibri"/>
                <w:color w:val="000000" w:themeColor="text1"/>
              </w:rPr>
            </w:pPr>
            <w:r w:rsidRPr="3DA95D55">
              <w:rPr>
                <w:rFonts w:ascii="Calibri" w:hAnsi="Calibri" w:eastAsia="Calibri" w:cs="Calibri"/>
                <w:color w:val="000000" w:themeColor="text1"/>
              </w:rPr>
              <w:t>If this is given, only return the site signals on this floor</w:t>
            </w:r>
          </w:p>
        </w:tc>
      </w:tr>
      <w:tr w:rsidR="3DA95D55" w:rsidTr="6872EDE5" w14:paraId="058B842F" w14:textId="77777777">
        <w:tc>
          <w:tcPr>
            <w:tcW w:w="1605" w:type="dxa"/>
            <w:gridSpan w:val="2"/>
          </w:tcPr>
          <w:p w:rsidR="3DA95D55" w:rsidP="3DA95D55" w:rsidRDefault="3DA95D55" w14:paraId="65AA98A1" w14:textId="29E49F14">
            <w:pPr>
              <w:spacing w:line="259" w:lineRule="auto"/>
              <w:rPr>
                <w:rFonts w:ascii="Calibri" w:hAnsi="Calibri" w:eastAsia="Calibri" w:cs="Calibri"/>
                <w:color w:val="000000" w:themeColor="text1"/>
              </w:rPr>
            </w:pPr>
            <w:proofErr w:type="spellStart"/>
            <w:r w:rsidRPr="3DA95D55">
              <w:rPr>
                <w:rFonts w:ascii="Calibri" w:hAnsi="Calibri" w:eastAsia="Calibri" w:cs="Calibri"/>
                <w:color w:val="000000" w:themeColor="text1"/>
              </w:rPr>
              <w:t>signalMode</w:t>
            </w:r>
            <w:proofErr w:type="spellEnd"/>
          </w:p>
        </w:tc>
        <w:tc>
          <w:tcPr>
            <w:tcW w:w="1305" w:type="dxa"/>
          </w:tcPr>
          <w:p w:rsidR="3DA95D55" w:rsidP="3DA95D55" w:rsidRDefault="3DA95D55" w14:paraId="62086158" w14:textId="060D79F9">
            <w:pPr>
              <w:spacing w:line="259" w:lineRule="auto"/>
              <w:rPr>
                <w:rFonts w:ascii="Calibri" w:hAnsi="Calibri" w:eastAsia="Calibri" w:cs="Calibri"/>
                <w:color w:val="000000" w:themeColor="text1"/>
              </w:rPr>
            </w:pPr>
            <w:r w:rsidRPr="3DA95D55">
              <w:rPr>
                <w:rFonts w:ascii="Calibri" w:hAnsi="Calibri" w:eastAsia="Calibri" w:cs="Calibri"/>
                <w:color w:val="000000" w:themeColor="text1"/>
              </w:rPr>
              <w:t>string</w:t>
            </w:r>
          </w:p>
        </w:tc>
        <w:tc>
          <w:tcPr>
            <w:tcW w:w="1305" w:type="dxa"/>
          </w:tcPr>
          <w:p w:rsidR="3DA95D55" w:rsidP="3DA95D55" w:rsidRDefault="3DA95D55" w14:paraId="0B5B541B" w14:textId="1E2BA0C4">
            <w:pPr>
              <w:spacing w:line="259" w:lineRule="auto"/>
              <w:rPr>
                <w:rFonts w:ascii="Calibri" w:hAnsi="Calibri" w:eastAsia="Calibri" w:cs="Calibri"/>
                <w:color w:val="000000" w:themeColor="text1"/>
              </w:rPr>
            </w:pPr>
            <w:r w:rsidRPr="3DA95D55">
              <w:rPr>
                <w:rFonts w:ascii="Calibri" w:hAnsi="Calibri" w:eastAsia="Calibri" w:cs="Calibri"/>
                <w:color w:val="000000" w:themeColor="text1"/>
              </w:rPr>
              <w:t>no</w:t>
            </w:r>
          </w:p>
        </w:tc>
        <w:tc>
          <w:tcPr>
            <w:tcW w:w="5130" w:type="dxa"/>
          </w:tcPr>
          <w:p w:rsidR="3DA95D55" w:rsidP="3DA95D55" w:rsidRDefault="3DA95D55" w14:paraId="24D7BE0B" w14:textId="7B84E69C">
            <w:pPr>
              <w:spacing w:line="259" w:lineRule="auto"/>
              <w:rPr>
                <w:rFonts w:ascii="Calibri" w:hAnsi="Calibri" w:eastAsia="Calibri" w:cs="Calibri"/>
                <w:color w:val="000000" w:themeColor="text1"/>
              </w:rPr>
            </w:pPr>
            <w:r w:rsidRPr="3DA95D55">
              <w:rPr>
                <w:rFonts w:ascii="Calibri" w:hAnsi="Calibri" w:eastAsia="Calibri" w:cs="Calibri"/>
                <w:color w:val="000000" w:themeColor="text1"/>
              </w:rPr>
              <w:t>If this is given, only return the site signals with this mode. Signal mode tags are:</w:t>
            </w:r>
          </w:p>
          <w:p w:rsidR="3DA95D55" w:rsidP="6872EDE5" w:rsidRDefault="6872EDE5" w14:paraId="3CFA347F" w14:textId="0C1225A1">
            <w:pPr>
              <w:spacing w:line="259" w:lineRule="auto"/>
              <w:rPr>
                <w:rFonts w:ascii="Calibri" w:hAnsi="Calibri" w:eastAsia="Calibri" w:cs="Calibri"/>
                <w:color w:val="000000" w:themeColor="text1"/>
              </w:rPr>
            </w:pPr>
            <w:r w:rsidRPr="6872EDE5">
              <w:rPr>
                <w:rFonts w:ascii="Calibri" w:hAnsi="Calibri" w:eastAsia="Calibri" w:cs="Calibri"/>
                <w:color w:val="000000" w:themeColor="text1"/>
              </w:rPr>
              <w:t>“</w:t>
            </w:r>
            <w:proofErr w:type="spellStart"/>
            <w:r w:rsidRPr="6872EDE5">
              <w:rPr>
                <w:rFonts w:ascii="Calibri" w:hAnsi="Calibri" w:eastAsia="Calibri" w:cs="Calibri"/>
                <w:color w:val="000000" w:themeColor="text1"/>
              </w:rPr>
              <w:t>WiFiFingerprint</w:t>
            </w:r>
            <w:proofErr w:type="spellEnd"/>
            <w:r w:rsidRPr="6872EDE5">
              <w:rPr>
                <w:rFonts w:ascii="Calibri" w:hAnsi="Calibri" w:eastAsia="Calibri" w:cs="Calibri"/>
                <w:color w:val="000000" w:themeColor="text1"/>
              </w:rPr>
              <w:t>”, “</w:t>
            </w:r>
            <w:proofErr w:type="spellStart"/>
            <w:r w:rsidRPr="6872EDE5">
              <w:rPr>
                <w:rFonts w:ascii="Calibri" w:hAnsi="Calibri" w:eastAsia="Calibri" w:cs="Calibri"/>
                <w:color w:val="000000" w:themeColor="text1"/>
              </w:rPr>
              <w:t>BleFingerprint</w:t>
            </w:r>
            <w:proofErr w:type="spellEnd"/>
            <w:r w:rsidRPr="6872EDE5">
              <w:rPr>
                <w:rFonts w:ascii="Calibri" w:hAnsi="Calibri" w:eastAsia="Calibri" w:cs="Calibri"/>
                <w:color w:val="000000" w:themeColor="text1"/>
              </w:rPr>
              <w:t>”, “</w:t>
            </w:r>
            <w:proofErr w:type="spellStart"/>
            <w:r w:rsidRPr="6872EDE5">
              <w:rPr>
                <w:rFonts w:ascii="Calibri" w:hAnsi="Calibri" w:eastAsia="Calibri" w:cs="Calibri"/>
                <w:color w:val="000000" w:themeColor="text1"/>
              </w:rPr>
              <w:t>MagFingerprint</w:t>
            </w:r>
            <w:proofErr w:type="spellEnd"/>
            <w:r w:rsidRPr="6872EDE5">
              <w:rPr>
                <w:rFonts w:ascii="Calibri" w:hAnsi="Calibri" w:eastAsia="Calibri" w:cs="Calibri"/>
                <w:color w:val="000000" w:themeColor="text1"/>
              </w:rPr>
              <w:t>”, ”</w:t>
            </w:r>
            <w:proofErr w:type="spellStart"/>
            <w:r w:rsidRPr="6872EDE5">
              <w:rPr>
                <w:rFonts w:ascii="Calibri" w:hAnsi="Calibri" w:eastAsia="Calibri" w:cs="Calibri"/>
                <w:color w:val="000000" w:themeColor="text1"/>
              </w:rPr>
              <w:t>BLELocation</w:t>
            </w:r>
            <w:proofErr w:type="spellEnd"/>
            <w:r w:rsidRPr="6872EDE5">
              <w:rPr>
                <w:rFonts w:ascii="Calibri" w:hAnsi="Calibri" w:eastAsia="Calibri" w:cs="Calibri"/>
                <w:color w:val="000000" w:themeColor="text1"/>
              </w:rPr>
              <w:t>”</w:t>
            </w:r>
          </w:p>
        </w:tc>
      </w:tr>
      <w:tr w:rsidR="3DA95D55" w:rsidTr="6872EDE5" w14:paraId="7DCC39CC" w14:textId="77777777">
        <w:tc>
          <w:tcPr>
            <w:tcW w:w="9345" w:type="dxa"/>
            <w:gridSpan w:val="5"/>
            <w:shd w:val="clear" w:color="auto" w:fill="D9D9D9" w:themeFill="background1" w:themeFillShade="D9"/>
          </w:tcPr>
          <w:p w:rsidR="3DA95D55" w:rsidP="3DA95D55" w:rsidRDefault="3DA95D55" w14:paraId="29D45C68" w14:textId="4E35B763">
            <w:pPr>
              <w:spacing w:line="259" w:lineRule="auto"/>
              <w:rPr>
                <w:rFonts w:ascii="Calibri" w:hAnsi="Calibri" w:eastAsia="Calibri" w:cs="Calibri"/>
                <w:color w:val="000000" w:themeColor="text1"/>
              </w:rPr>
            </w:pPr>
            <w:r w:rsidRPr="3DA95D55">
              <w:rPr>
                <w:rFonts w:ascii="Calibri" w:hAnsi="Calibri" w:eastAsia="Calibri" w:cs="Calibri"/>
                <w:color w:val="000000" w:themeColor="text1"/>
              </w:rPr>
              <w:t>Response</w:t>
            </w:r>
          </w:p>
        </w:tc>
      </w:tr>
      <w:tr w:rsidR="3DA95D55" w:rsidTr="6872EDE5" w14:paraId="6C4B90EB" w14:textId="77777777">
        <w:tc>
          <w:tcPr>
            <w:tcW w:w="9345" w:type="dxa"/>
            <w:gridSpan w:val="5"/>
          </w:tcPr>
          <w:p w:rsidR="3DA95D55" w:rsidRDefault="3DA95D55" w14:paraId="71FC5775" w14:textId="1091AC9C">
            <w:r>
              <w:t>{</w:t>
            </w:r>
          </w:p>
          <w:p w:rsidR="3DA95D55" w:rsidRDefault="3DA95D55" w14:paraId="1F78D83B" w14:textId="70437D99">
            <w:r>
              <w:lastRenderedPageBreak/>
              <w:t xml:space="preserve">    “</w:t>
            </w:r>
            <w:proofErr w:type="spellStart"/>
            <w:proofErr w:type="gramStart"/>
            <w:r>
              <w:t>connected</w:t>
            </w:r>
            <w:proofErr w:type="gramEnd"/>
            <w:r>
              <w:t>_grid_ids</w:t>
            </w:r>
            <w:proofErr w:type="spellEnd"/>
            <w:r>
              <w:t>”: [“connected grid id”, ...],</w:t>
            </w:r>
          </w:p>
          <w:p w:rsidR="3DA95D55" w:rsidP="3DA95D55" w:rsidRDefault="3DA95D55" w14:paraId="2D145E5B" w14:textId="14BF4EC0">
            <w:r>
              <w:t xml:space="preserve">    “fingerprints”: [</w:t>
            </w:r>
          </w:p>
          <w:p w:rsidR="3DA95D55" w:rsidP="3DA95D55" w:rsidRDefault="3DA95D55" w14:paraId="2D76AC35" w14:textId="3A1C0A56">
            <w:r>
              <w:t xml:space="preserve">        {</w:t>
            </w:r>
          </w:p>
          <w:p w:rsidR="3DA95D55" w:rsidP="3DA95D55" w:rsidRDefault="3DA95D55" w14:paraId="4D18EBAE" w14:textId="681C3E29">
            <w:r>
              <w:t xml:space="preserve">            “</w:t>
            </w:r>
            <w:proofErr w:type="spellStart"/>
            <w:r>
              <w:t>rpId</w:t>
            </w:r>
            <w:proofErr w:type="spellEnd"/>
            <w:r>
              <w:t>”: “RP Id”</w:t>
            </w:r>
          </w:p>
          <w:p w:rsidR="3DA95D55" w:rsidP="3DA95D55" w:rsidRDefault="3DA95D55" w14:paraId="611F5FC0" w14:textId="46A6A1C1">
            <w:r>
              <w:t xml:space="preserve">            “latitude”: “latitude”,</w:t>
            </w:r>
          </w:p>
          <w:p w:rsidR="3DA95D55" w:rsidP="3DA95D55" w:rsidRDefault="3DA95D55" w14:paraId="4FFA2AE9" w14:textId="5B44E82F">
            <w:r>
              <w:t xml:space="preserve">            “longitude”: “longitude”,</w:t>
            </w:r>
          </w:p>
          <w:p w:rsidR="3DA95D55" w:rsidP="3DA95D55" w:rsidRDefault="3DA95D55" w14:paraId="334DC7A3" w14:textId="733D1222">
            <w:r>
              <w:t xml:space="preserve">            “</w:t>
            </w:r>
            <w:proofErr w:type="spellStart"/>
            <w:r>
              <w:t>floorId</w:t>
            </w:r>
            <w:proofErr w:type="spellEnd"/>
            <w:r>
              <w:t>”: ”floor Id”,</w:t>
            </w:r>
          </w:p>
          <w:p w:rsidR="3DA95D55" w:rsidP="3DA95D55" w:rsidRDefault="3DA95D55" w14:paraId="1921EFF6" w14:textId="78DF59D3">
            <w:r>
              <w:t xml:space="preserve">            “</w:t>
            </w:r>
            <w:proofErr w:type="spellStart"/>
            <w:r>
              <w:t>wifiRssVector</w:t>
            </w:r>
            <w:proofErr w:type="spellEnd"/>
            <w:r>
              <w:t>”: {“mac”: “</w:t>
            </w:r>
            <w:proofErr w:type="spellStart"/>
            <w:r>
              <w:t>rss</w:t>
            </w:r>
            <w:proofErr w:type="spellEnd"/>
            <w:r>
              <w:t xml:space="preserve"> value”, …},</w:t>
            </w:r>
          </w:p>
          <w:p w:rsidR="3DA95D55" w:rsidP="3DA95D55" w:rsidRDefault="3DA95D55" w14:paraId="3B039172" w14:textId="215FB462">
            <w:r>
              <w:t xml:space="preserve">            “</w:t>
            </w:r>
            <w:proofErr w:type="spellStart"/>
            <w:r>
              <w:t>bleRssVector</w:t>
            </w:r>
            <w:proofErr w:type="spellEnd"/>
            <w:r>
              <w:t>”: {“mac”: “</w:t>
            </w:r>
            <w:proofErr w:type="spellStart"/>
            <w:r>
              <w:t>rss</w:t>
            </w:r>
            <w:proofErr w:type="spellEnd"/>
            <w:r>
              <w:t xml:space="preserve"> value”, …},</w:t>
            </w:r>
          </w:p>
          <w:p w:rsidR="3DA95D55" w:rsidP="3DA95D55" w:rsidRDefault="3DA95D55" w14:paraId="3A7C11EC" w14:textId="39DEBA45">
            <w:r>
              <w:t xml:space="preserve">            “</w:t>
            </w:r>
            <w:proofErr w:type="spellStart"/>
            <w:r>
              <w:t>magneticSignal</w:t>
            </w:r>
            <w:proofErr w:type="spellEnd"/>
            <w:r>
              <w:t>”: [“magnetic field strength along x-axis", “along y-axis", “along z-axis"]</w:t>
            </w:r>
          </w:p>
          <w:p w:rsidR="3DA95D55" w:rsidP="3DA95D55" w:rsidRDefault="3DA95D55" w14:paraId="4EE2970D" w14:textId="6B4056D5">
            <w:r>
              <w:t xml:space="preserve">        }, …</w:t>
            </w:r>
          </w:p>
          <w:p w:rsidR="3DA95D55" w:rsidP="3DA95D55" w:rsidRDefault="3DA95D55" w14:paraId="79EAC266" w14:textId="2C245F09">
            <w:r>
              <w:t xml:space="preserve">    ],</w:t>
            </w:r>
          </w:p>
          <w:p w:rsidR="3DA95D55" w:rsidP="3DA95D55" w:rsidRDefault="3DA95D55" w14:paraId="72EAB32D" w14:textId="78F628BE">
            <w:r>
              <w:t xml:space="preserve">    “</w:t>
            </w:r>
            <w:proofErr w:type="spellStart"/>
            <w:r>
              <w:t>beaconLocations</w:t>
            </w:r>
            <w:proofErr w:type="spellEnd"/>
            <w:r>
              <w:t>”: [</w:t>
            </w:r>
          </w:p>
          <w:p w:rsidR="3DA95D55" w:rsidP="3DA95D55" w:rsidRDefault="3DA95D55" w14:paraId="034BF4CB" w14:textId="539A56A6">
            <w:r>
              <w:t xml:space="preserve">        {</w:t>
            </w:r>
          </w:p>
          <w:p w:rsidR="3DA95D55" w:rsidP="3DA95D55" w:rsidRDefault="3DA95D55" w14:paraId="25EE5963" w14:textId="56DEFBC3">
            <w:r>
              <w:t xml:space="preserve">            “</w:t>
            </w:r>
            <w:proofErr w:type="spellStart"/>
            <w:r>
              <w:t>beaconId</w:t>
            </w:r>
            <w:proofErr w:type="spellEnd"/>
            <w:r>
              <w:t>”: “beacon Id”,</w:t>
            </w:r>
          </w:p>
          <w:p w:rsidR="3DA95D55" w:rsidP="3DA95D55" w:rsidRDefault="3DA95D55" w14:paraId="350CF128" w14:textId="4E3C078A">
            <w:r>
              <w:t xml:space="preserve">            “latitude”: “latitude”,</w:t>
            </w:r>
          </w:p>
          <w:p w:rsidR="3DA95D55" w:rsidP="3DA95D55" w:rsidRDefault="3DA95D55" w14:paraId="528C08C2" w14:textId="79B6C301">
            <w:r>
              <w:t xml:space="preserve">            “longitude”: “longitude”,</w:t>
            </w:r>
          </w:p>
          <w:p w:rsidR="3DA95D55" w:rsidP="3DA95D55" w:rsidRDefault="3DA95D55" w14:paraId="4182428D" w14:textId="7EE0D366">
            <w:r>
              <w:t xml:space="preserve">            “</w:t>
            </w:r>
            <w:proofErr w:type="spellStart"/>
            <w:r>
              <w:t>floorId</w:t>
            </w:r>
            <w:proofErr w:type="spellEnd"/>
            <w:r>
              <w:t>”: “floor Id”</w:t>
            </w:r>
          </w:p>
          <w:p w:rsidR="3DA95D55" w:rsidP="3DA95D55" w:rsidRDefault="3DA95D55" w14:paraId="705784B1" w14:textId="3844645D">
            <w:r>
              <w:t xml:space="preserve">        }, ...</w:t>
            </w:r>
          </w:p>
          <w:p w:rsidR="3DA95D55" w:rsidP="3DA95D55" w:rsidRDefault="3DA95D55" w14:paraId="7554009A" w14:textId="59CAA66E">
            <w:r>
              <w:t xml:space="preserve">   ]</w:t>
            </w:r>
          </w:p>
          <w:p w:rsidR="3DA95D55" w:rsidP="3DA95D55" w:rsidRDefault="3DA95D55" w14:paraId="40D6C250" w14:textId="2419F520">
            <w:pPr>
              <w:spacing w:line="259" w:lineRule="auto"/>
              <w:rPr>
                <w:rFonts w:ascii="Calibri" w:hAnsi="Calibri" w:eastAsia="Calibri" w:cs="Calibri"/>
                <w:color w:val="000000" w:themeColor="text1"/>
              </w:rPr>
            </w:pPr>
            <w:r w:rsidRPr="3DA95D55">
              <w:rPr>
                <w:rFonts w:ascii="Calibri" w:hAnsi="Calibri" w:eastAsia="Calibri" w:cs="Calibri"/>
                <w:color w:val="000000" w:themeColor="text1"/>
              </w:rPr>
              <w:t>}</w:t>
            </w:r>
          </w:p>
        </w:tc>
      </w:tr>
      <w:tr w:rsidR="3DA95D55" w:rsidTr="6872EDE5" w14:paraId="68203D52" w14:textId="77777777">
        <w:tc>
          <w:tcPr>
            <w:tcW w:w="1605" w:type="dxa"/>
            <w:gridSpan w:val="2"/>
            <w:shd w:val="clear" w:color="auto" w:fill="F2F2F2" w:themeFill="background1" w:themeFillShade="F2"/>
          </w:tcPr>
          <w:p w:rsidR="3DA95D55" w:rsidP="3DA95D55" w:rsidRDefault="3DA95D55" w14:paraId="6CF9BFD5" w14:textId="43148D5B">
            <w:pPr>
              <w:spacing w:line="259" w:lineRule="auto"/>
              <w:rPr>
                <w:rFonts w:ascii="Calibri" w:hAnsi="Calibri" w:eastAsia="Calibri" w:cs="Calibri"/>
                <w:color w:val="000000" w:themeColor="text1"/>
              </w:rPr>
            </w:pPr>
            <w:r w:rsidRPr="3DA95D55">
              <w:rPr>
                <w:rFonts w:ascii="Calibri" w:hAnsi="Calibri" w:eastAsia="Calibri" w:cs="Calibri"/>
                <w:color w:val="000000" w:themeColor="text1"/>
              </w:rPr>
              <w:lastRenderedPageBreak/>
              <w:t>Name</w:t>
            </w:r>
          </w:p>
        </w:tc>
        <w:tc>
          <w:tcPr>
            <w:tcW w:w="1305" w:type="dxa"/>
            <w:shd w:val="clear" w:color="auto" w:fill="F2F2F2" w:themeFill="background1" w:themeFillShade="F2"/>
          </w:tcPr>
          <w:p w:rsidR="3DA95D55" w:rsidP="3DA95D55" w:rsidRDefault="3DA95D55" w14:paraId="34A0A9B6" w14:textId="5DBE8ABA">
            <w:pPr>
              <w:spacing w:line="259" w:lineRule="auto"/>
              <w:rPr>
                <w:rFonts w:ascii="Calibri" w:hAnsi="Calibri" w:eastAsia="Calibri" w:cs="Calibri"/>
                <w:color w:val="000000" w:themeColor="text1"/>
              </w:rPr>
            </w:pPr>
            <w:r w:rsidRPr="3DA95D55">
              <w:rPr>
                <w:rFonts w:ascii="Calibri" w:hAnsi="Calibri" w:eastAsia="Calibri" w:cs="Calibri"/>
                <w:color w:val="000000" w:themeColor="text1"/>
              </w:rPr>
              <w:t>Data type</w:t>
            </w:r>
          </w:p>
        </w:tc>
        <w:tc>
          <w:tcPr>
            <w:tcW w:w="6435" w:type="dxa"/>
            <w:gridSpan w:val="2"/>
            <w:shd w:val="clear" w:color="auto" w:fill="F2F2F2" w:themeFill="background1" w:themeFillShade="F2"/>
          </w:tcPr>
          <w:p w:rsidR="3DA95D55" w:rsidP="3DA95D55" w:rsidRDefault="3DA95D55" w14:paraId="42381DA0" w14:textId="123A253E">
            <w:pPr>
              <w:spacing w:line="259" w:lineRule="auto"/>
              <w:rPr>
                <w:rFonts w:ascii="Calibri" w:hAnsi="Calibri" w:eastAsia="Calibri" w:cs="Calibri"/>
                <w:color w:val="000000" w:themeColor="text1"/>
              </w:rPr>
            </w:pPr>
            <w:r w:rsidRPr="3DA95D55">
              <w:rPr>
                <w:rFonts w:ascii="Calibri" w:hAnsi="Calibri" w:eastAsia="Calibri" w:cs="Calibri"/>
                <w:color w:val="000000" w:themeColor="text1"/>
              </w:rPr>
              <w:t>Description</w:t>
            </w:r>
          </w:p>
        </w:tc>
      </w:tr>
      <w:tr w:rsidR="3DA95D55" w:rsidTr="6872EDE5" w14:paraId="4B5E8FB8" w14:textId="77777777">
        <w:tc>
          <w:tcPr>
            <w:tcW w:w="1605" w:type="dxa"/>
            <w:gridSpan w:val="2"/>
          </w:tcPr>
          <w:p w:rsidR="3DA95D55" w:rsidP="3DA95D55" w:rsidRDefault="3DA95D55" w14:paraId="576AF5FC" w14:textId="7709E8F8">
            <w:pPr>
              <w:spacing w:line="259" w:lineRule="auto"/>
              <w:rPr>
                <w:rFonts w:ascii="Calibri" w:hAnsi="Calibri" w:eastAsia="Calibri" w:cs="Calibri"/>
                <w:color w:val="000000" w:themeColor="text1"/>
              </w:rPr>
            </w:pPr>
            <w:proofErr w:type="spellStart"/>
            <w:r w:rsidRPr="3DA95D55">
              <w:rPr>
                <w:rFonts w:ascii="Calibri" w:hAnsi="Calibri" w:eastAsia="Calibri" w:cs="Calibri"/>
                <w:color w:val="000000" w:themeColor="text1"/>
              </w:rPr>
              <w:t>connectedGridIds</w:t>
            </w:r>
            <w:proofErr w:type="spellEnd"/>
          </w:p>
        </w:tc>
        <w:tc>
          <w:tcPr>
            <w:tcW w:w="1305" w:type="dxa"/>
          </w:tcPr>
          <w:p w:rsidR="3DA95D55" w:rsidP="3DA95D55" w:rsidRDefault="3DA95D55" w14:paraId="4DBF0261" w14:textId="65DF1B08">
            <w:pPr>
              <w:spacing w:line="259" w:lineRule="auto"/>
              <w:rPr>
                <w:rFonts w:ascii="Calibri" w:hAnsi="Calibri" w:eastAsia="Calibri" w:cs="Calibri"/>
                <w:color w:val="000000" w:themeColor="text1"/>
              </w:rPr>
            </w:pPr>
            <w:r w:rsidRPr="3DA95D55">
              <w:rPr>
                <w:rFonts w:ascii="Calibri" w:hAnsi="Calibri" w:eastAsia="Calibri" w:cs="Calibri"/>
                <w:color w:val="000000" w:themeColor="text1"/>
              </w:rPr>
              <w:t>JSON array</w:t>
            </w:r>
          </w:p>
        </w:tc>
        <w:tc>
          <w:tcPr>
            <w:tcW w:w="6435" w:type="dxa"/>
            <w:gridSpan w:val="2"/>
          </w:tcPr>
          <w:p w:rsidR="3DA95D55" w:rsidP="3DA95D55" w:rsidRDefault="3DA95D55" w14:paraId="71D16B06" w14:textId="5E4F2F2F">
            <w:pPr>
              <w:spacing w:line="259" w:lineRule="auto"/>
              <w:rPr>
                <w:rFonts w:ascii="Calibri" w:hAnsi="Calibri" w:eastAsia="Calibri" w:cs="Calibri"/>
                <w:color w:val="000000" w:themeColor="text1"/>
              </w:rPr>
            </w:pPr>
            <w:r w:rsidRPr="3DA95D55">
              <w:rPr>
                <w:rFonts w:ascii="Calibri" w:hAnsi="Calibri" w:eastAsia="Calibri" w:cs="Calibri"/>
                <w:color w:val="000000" w:themeColor="text1"/>
              </w:rPr>
              <w:t xml:space="preserve">The array of </w:t>
            </w:r>
            <w:proofErr w:type="spellStart"/>
            <w:r w:rsidRPr="3DA95D55">
              <w:rPr>
                <w:rFonts w:ascii="Calibri" w:hAnsi="Calibri" w:eastAsia="Calibri" w:cs="Calibri"/>
                <w:color w:val="000000" w:themeColor="text1"/>
              </w:rPr>
              <w:t>gridIds</w:t>
            </w:r>
            <w:proofErr w:type="spellEnd"/>
            <w:r w:rsidRPr="3DA95D55">
              <w:rPr>
                <w:rFonts w:ascii="Calibri" w:hAnsi="Calibri" w:eastAsia="Calibri" w:cs="Calibri"/>
                <w:color w:val="000000" w:themeColor="text1"/>
              </w:rPr>
              <w:t xml:space="preserve"> that are connected to this grid</w:t>
            </w:r>
          </w:p>
        </w:tc>
      </w:tr>
      <w:tr w:rsidR="3DA95D55" w:rsidTr="6872EDE5" w14:paraId="7B9BA4D2" w14:textId="77777777">
        <w:tc>
          <w:tcPr>
            <w:tcW w:w="1605" w:type="dxa"/>
            <w:gridSpan w:val="2"/>
          </w:tcPr>
          <w:p w:rsidR="3DA95D55" w:rsidP="3DA95D55" w:rsidRDefault="3DA95D55" w14:paraId="763CB7F4" w14:textId="12739F3D">
            <w:pPr>
              <w:spacing w:line="259" w:lineRule="auto"/>
              <w:rPr>
                <w:rFonts w:ascii="Calibri" w:hAnsi="Calibri" w:eastAsia="Calibri" w:cs="Calibri"/>
                <w:color w:val="000000" w:themeColor="text1"/>
              </w:rPr>
            </w:pPr>
            <w:r w:rsidRPr="3DA95D55">
              <w:rPr>
                <w:rFonts w:ascii="Calibri" w:hAnsi="Calibri" w:eastAsia="Calibri" w:cs="Calibri"/>
                <w:color w:val="000000" w:themeColor="text1"/>
              </w:rPr>
              <w:t>fingerprints</w:t>
            </w:r>
          </w:p>
        </w:tc>
        <w:tc>
          <w:tcPr>
            <w:tcW w:w="1305" w:type="dxa"/>
          </w:tcPr>
          <w:p w:rsidR="3DA95D55" w:rsidP="3DA95D55" w:rsidRDefault="3DA95D55" w14:paraId="507779E7" w14:textId="4BA963A9">
            <w:pPr>
              <w:spacing w:line="259" w:lineRule="auto"/>
              <w:rPr>
                <w:rFonts w:ascii="Calibri" w:hAnsi="Calibri" w:eastAsia="Calibri" w:cs="Calibri"/>
                <w:color w:val="000000" w:themeColor="text1"/>
              </w:rPr>
            </w:pPr>
            <w:r w:rsidRPr="3DA95D55">
              <w:rPr>
                <w:rFonts w:ascii="Calibri" w:hAnsi="Calibri" w:eastAsia="Calibri" w:cs="Calibri"/>
                <w:color w:val="000000" w:themeColor="text1"/>
              </w:rPr>
              <w:t>JSON object</w:t>
            </w:r>
          </w:p>
        </w:tc>
        <w:tc>
          <w:tcPr>
            <w:tcW w:w="6435" w:type="dxa"/>
            <w:gridSpan w:val="2"/>
          </w:tcPr>
          <w:p w:rsidR="3DA95D55" w:rsidP="3DA95D55" w:rsidRDefault="3DA95D55" w14:paraId="70353ABA" w14:textId="3F9C4E48">
            <w:pPr>
              <w:spacing w:line="259" w:lineRule="auto"/>
              <w:rPr>
                <w:rFonts w:ascii="Calibri" w:hAnsi="Calibri" w:eastAsia="Calibri" w:cs="Calibri"/>
                <w:color w:val="000000" w:themeColor="text1"/>
              </w:rPr>
            </w:pPr>
            <w:r w:rsidRPr="3DA95D55">
              <w:rPr>
                <w:rFonts w:ascii="Calibri" w:hAnsi="Calibri" w:eastAsia="Calibri" w:cs="Calibri"/>
                <w:color w:val="000000" w:themeColor="text1"/>
              </w:rPr>
              <w:t>The same format defined in section 6.1</w:t>
            </w:r>
          </w:p>
        </w:tc>
      </w:tr>
      <w:tr w:rsidR="3DA95D55" w:rsidTr="6872EDE5" w14:paraId="2EE49722" w14:textId="77777777">
        <w:tc>
          <w:tcPr>
            <w:tcW w:w="1605" w:type="dxa"/>
            <w:gridSpan w:val="2"/>
          </w:tcPr>
          <w:p w:rsidR="3DA95D55" w:rsidP="3DA95D55" w:rsidRDefault="3DA95D55" w14:paraId="6E471EFE" w14:textId="16B888FD">
            <w:pPr>
              <w:spacing w:line="259" w:lineRule="auto"/>
              <w:rPr>
                <w:rFonts w:ascii="Calibri" w:hAnsi="Calibri" w:eastAsia="Calibri" w:cs="Calibri"/>
                <w:color w:val="000000" w:themeColor="text1"/>
              </w:rPr>
            </w:pPr>
            <w:proofErr w:type="spellStart"/>
            <w:r w:rsidRPr="3DA95D55">
              <w:rPr>
                <w:rFonts w:ascii="Calibri" w:hAnsi="Calibri" w:eastAsia="Calibri" w:cs="Calibri"/>
                <w:color w:val="000000" w:themeColor="text1"/>
              </w:rPr>
              <w:t>beaconLocations</w:t>
            </w:r>
            <w:proofErr w:type="spellEnd"/>
          </w:p>
        </w:tc>
        <w:tc>
          <w:tcPr>
            <w:tcW w:w="1305" w:type="dxa"/>
          </w:tcPr>
          <w:p w:rsidR="3DA95D55" w:rsidP="3DA95D55" w:rsidRDefault="3DA95D55" w14:paraId="6053D7E2" w14:textId="5BCE31F5">
            <w:pPr>
              <w:spacing w:line="259" w:lineRule="auto"/>
              <w:rPr>
                <w:rFonts w:ascii="Calibri" w:hAnsi="Calibri" w:eastAsia="Calibri" w:cs="Calibri"/>
                <w:color w:val="000000" w:themeColor="text1"/>
              </w:rPr>
            </w:pPr>
            <w:r w:rsidRPr="3DA95D55">
              <w:rPr>
                <w:rFonts w:ascii="Calibri" w:hAnsi="Calibri" w:eastAsia="Calibri" w:cs="Calibri"/>
                <w:color w:val="000000" w:themeColor="text1"/>
              </w:rPr>
              <w:t>JSON object</w:t>
            </w:r>
          </w:p>
        </w:tc>
        <w:tc>
          <w:tcPr>
            <w:tcW w:w="6435" w:type="dxa"/>
            <w:gridSpan w:val="2"/>
          </w:tcPr>
          <w:p w:rsidR="3DA95D55" w:rsidP="3DA95D55" w:rsidRDefault="3DA95D55" w14:paraId="194F73C4" w14:textId="1CC101C0">
            <w:pPr>
              <w:spacing w:line="259" w:lineRule="auto"/>
              <w:rPr>
                <w:rFonts w:ascii="Calibri" w:hAnsi="Calibri" w:eastAsia="Calibri" w:cs="Calibri"/>
                <w:color w:val="000000" w:themeColor="text1"/>
              </w:rPr>
            </w:pPr>
            <w:r w:rsidRPr="3DA95D55">
              <w:rPr>
                <w:rFonts w:ascii="Calibri" w:hAnsi="Calibri" w:eastAsia="Calibri" w:cs="Calibri"/>
                <w:color w:val="000000" w:themeColor="text1"/>
              </w:rPr>
              <w:t>The same format defined in section 6.1</w:t>
            </w:r>
          </w:p>
        </w:tc>
      </w:tr>
    </w:tbl>
    <w:p w:rsidR="3DA95D55" w:rsidP="3DA95D55" w:rsidRDefault="3DA95D55" w14:paraId="0ED9854F" w14:textId="4C109AD7"/>
    <w:p w:rsidR="70A11C1A" w:rsidP="70A11C1A" w:rsidRDefault="5193B620" w14:paraId="38D2AE7F" w14:textId="7DB2D8F5">
      <w:pPr>
        <w:pStyle w:val="Heading2"/>
        <w:rPr>
          <w:rFonts w:ascii="Calibri Light" w:hAnsi="Calibri Light"/>
        </w:rPr>
      </w:pPr>
      <w:bookmarkStart w:name="_Toc1455765170" w:id="25"/>
      <w:r>
        <w:t>8.3 Mode 1 – APIs for Computing Locations</w:t>
      </w:r>
      <w:bookmarkEnd w:id="25"/>
    </w:p>
    <w:p w:rsidR="70A11C1A" w:rsidP="70A11C1A" w:rsidRDefault="70A11C1A" w14:paraId="1A256BCB" w14:textId="2E23E469">
      <w:r w:rsidR="5BF00052">
        <w:rPr/>
        <w:t xml:space="preserve">Site owner’s servers are required to compute user locations in an asynchronous connection due to the quick response time. That is, there is one API for uploading user signals and one API for requesting location result. After receiving user signals and an id, the server </w:t>
      </w:r>
      <w:proofErr w:type="spellStart"/>
      <w:r w:rsidR="5BF00052">
        <w:rPr/>
        <w:t>computes</w:t>
      </w:r>
      <w:proofErr w:type="spellEnd"/>
      <w:r w:rsidR="5BF00052">
        <w:rPr/>
        <w:t xml:space="preserve"> and stores the location result. Upon users’ request, the server returns the latest location. The API URL will not be restricted by this standard, and it is up to site owner’s developers’ design. This section specifies the input and output formats only. The URL information is uploaded to the lookup server following instructions in section 9.</w:t>
      </w:r>
    </w:p>
    <w:p w:rsidR="5BF00052" w:rsidP="5BF00052" w:rsidRDefault="5BF00052" w14:paraId="0AC951A9" w14:textId="73620334">
      <w:pPr>
        <w:rPr>
          <w:b w:val="1"/>
          <w:bCs w:val="1"/>
        </w:rPr>
      </w:pPr>
      <w:r w:rsidRPr="5BF00052" w:rsidR="5BF00052">
        <w:rPr>
          <w:b w:val="1"/>
          <w:bCs w:val="1"/>
        </w:rPr>
        <w:t>GET - Request Signal Modes</w:t>
      </w:r>
    </w:p>
    <w:p w:rsidR="5BF00052" w:rsidP="5BF00052" w:rsidRDefault="5BF00052" w14:paraId="61BF762F" w14:textId="4092C808">
      <w:pPr>
        <w:pStyle w:val="Normal"/>
        <w:bidi w:val="0"/>
        <w:spacing w:before="0" w:beforeAutospacing="off" w:after="0" w:afterAutospacing="off" w:line="259" w:lineRule="auto"/>
        <w:ind w:left="0" w:right="0"/>
        <w:jc w:val="left"/>
        <w:rPr>
          <w:rFonts w:ascii="Calibri" w:hAnsi="Calibri" w:eastAsia="Calibri" w:cs="Calibri"/>
          <w:color w:val="000000" w:themeColor="text1" w:themeTint="FF" w:themeShade="FF"/>
        </w:rPr>
      </w:pPr>
      <w:r w:rsidRPr="5BF00052" w:rsidR="5BF00052">
        <w:rPr>
          <w:rFonts w:ascii="Calibri" w:hAnsi="Calibri" w:eastAsia="Calibri" w:cs="Calibri"/>
          <w:color w:val="000000" w:themeColor="text1" w:themeTint="FF" w:themeShade="FF"/>
        </w:rPr>
        <w:t>Return the supported signal modes that are available for applications</w:t>
      </w:r>
    </w:p>
    <w:p w:rsidR="5BF00052" w:rsidP="5BF00052" w:rsidRDefault="5BF00052" w14:paraId="3043BF28" w14:textId="512171CD">
      <w:pPr>
        <w:pStyle w:val="Normal"/>
        <w:bidi w:val="0"/>
        <w:spacing w:before="0" w:beforeAutospacing="off" w:after="0" w:afterAutospacing="off" w:line="259" w:lineRule="auto"/>
        <w:ind w:left="0" w:right="0"/>
        <w:jc w:val="left"/>
        <w:rPr>
          <w:rFonts w:ascii="Calibri" w:hAnsi="Calibri" w:eastAsia="Calibri" w:cs="Calibri"/>
          <w:color w:val="000000" w:themeColor="text1" w:themeTint="FF" w:themeShade="FF"/>
        </w:rPr>
      </w:pPr>
    </w:p>
    <w:p w:rsidR="5BF00052" w:rsidP="5BF00052" w:rsidRDefault="5BF00052" w14:paraId="32D09A09" w14:textId="1B1BD275">
      <w:pPr>
        <w:pStyle w:val="subtitle2"/>
      </w:pPr>
      <w:r w:rsidR="5BF00052">
        <w:rPr/>
        <w:t>No query parameter</w:t>
      </w:r>
    </w:p>
    <w:p w:rsidR="5BF00052" w:rsidP="5BF00052" w:rsidRDefault="5BF00052" w14:paraId="716A77D6" w14:textId="463F610D">
      <w:pPr>
        <w:pStyle w:val="subtitle2"/>
      </w:pPr>
      <w:r w:rsidR="5BF00052">
        <w:rPr/>
        <w:t>Response</w:t>
      </w:r>
    </w:p>
    <w:p w:rsidR="5BF00052" w:rsidP="5BF00052" w:rsidRDefault="5BF00052" w14:noSpellErr="1" w14:paraId="31FEAD63" w14:textId="5960BF7A">
      <w:pPr>
        <w:spacing w:line="259" w:lineRule="auto"/>
        <w:rPr>
          <w:rFonts w:ascii="Calibri" w:hAnsi="Calibri" w:eastAsia="Calibri" w:cs="Calibri"/>
          <w:color w:val="000000" w:themeColor="text1" w:themeTint="FF" w:themeShade="FF"/>
        </w:rPr>
      </w:pPr>
      <w:r w:rsidRPr="5BF00052" w:rsidR="5BF00052">
        <w:rPr>
          <w:rFonts w:ascii="Calibri" w:hAnsi="Calibri" w:eastAsia="Calibri" w:cs="Calibri"/>
          <w:color w:val="000000" w:themeColor="text1" w:themeTint="FF" w:themeShade="FF"/>
        </w:rPr>
        <w:t>{</w:t>
      </w:r>
    </w:p>
    <w:p w:rsidR="5BF00052" w:rsidP="5BF00052" w:rsidRDefault="5BF00052" w14:paraId="7486FB63" w14:textId="6F774473">
      <w:pPr>
        <w:spacing w:line="259" w:lineRule="auto"/>
        <w:rPr>
          <w:rFonts w:ascii="Calibri" w:hAnsi="Calibri" w:eastAsia="Calibri" w:cs="Calibri"/>
          <w:color w:val="000000" w:themeColor="text1" w:themeTint="FF" w:themeShade="FF"/>
        </w:rPr>
      </w:pPr>
      <w:r w:rsidRPr="5BF00052" w:rsidR="5BF00052">
        <w:rPr>
          <w:rFonts w:ascii="Calibri" w:hAnsi="Calibri" w:eastAsia="Calibri" w:cs="Calibri"/>
          <w:color w:val="000000" w:themeColor="text1" w:themeTint="FF" w:themeShade="FF"/>
        </w:rPr>
        <w:t xml:space="preserve">    “signalModes”: [</w:t>
      </w:r>
    </w:p>
    <w:p w:rsidR="5BF00052" w:rsidP="5BF00052" w:rsidRDefault="5BF00052" w14:paraId="3C83B488" w14:textId="752F749C">
      <w:pPr>
        <w:spacing w:line="259" w:lineRule="auto"/>
        <w:rPr>
          <w:rFonts w:ascii="Calibri" w:hAnsi="Calibri" w:eastAsia="Calibri" w:cs="Calibri"/>
          <w:color w:val="000000" w:themeColor="text1" w:themeTint="FF" w:themeShade="FF"/>
        </w:rPr>
      </w:pPr>
      <w:r w:rsidRPr="5BF00052" w:rsidR="5BF00052">
        <w:rPr>
          <w:rFonts w:ascii="Calibri" w:hAnsi="Calibri" w:eastAsia="Calibri" w:cs="Calibri"/>
          <w:color w:val="000000" w:themeColor="text1" w:themeTint="FF" w:themeShade="FF"/>
        </w:rPr>
        <w:t xml:space="preserve">        “signal mode_1”, “signal mode_2”, ...</w:t>
      </w:r>
    </w:p>
    <w:p w:rsidR="5BF00052" w:rsidP="5BF00052" w:rsidRDefault="5BF00052" w14:noSpellErr="1" w14:paraId="040E9B9F" w14:textId="6C5B1FBD">
      <w:pPr>
        <w:spacing w:line="259" w:lineRule="auto"/>
        <w:rPr>
          <w:rFonts w:ascii="Calibri" w:hAnsi="Calibri" w:eastAsia="Calibri" w:cs="Calibri"/>
          <w:color w:val="000000" w:themeColor="text1" w:themeTint="FF" w:themeShade="FF"/>
        </w:rPr>
      </w:pPr>
      <w:r w:rsidRPr="5BF00052" w:rsidR="5BF00052">
        <w:rPr>
          <w:rFonts w:ascii="Calibri" w:hAnsi="Calibri" w:eastAsia="Calibri" w:cs="Calibri"/>
          <w:color w:val="000000" w:themeColor="text1" w:themeTint="FF" w:themeShade="FF"/>
        </w:rPr>
        <w:t xml:space="preserve">        ]</w:t>
      </w:r>
    </w:p>
    <w:p w:rsidR="5BF00052" w:rsidP="5BF00052" w:rsidRDefault="5BF00052" w14:noSpellErr="1" w14:paraId="7007826C" w14:textId="3EF032A2">
      <w:pPr>
        <w:spacing w:line="259" w:lineRule="auto"/>
        <w:rPr>
          <w:rFonts w:ascii="Calibri" w:hAnsi="Calibri" w:eastAsia="Calibri" w:cs="Calibri"/>
          <w:color w:val="000000" w:themeColor="text1" w:themeTint="FF" w:themeShade="FF"/>
        </w:rPr>
      </w:pPr>
      <w:r w:rsidRPr="5BF00052" w:rsidR="5BF00052">
        <w:rPr>
          <w:rFonts w:ascii="Calibri" w:hAnsi="Calibri" w:eastAsia="Calibri" w:cs="Calibri"/>
          <w:color w:val="000000" w:themeColor="text1" w:themeTint="FF" w:themeShade="FF"/>
        </w:rPr>
        <w:t>}</w:t>
      </w:r>
    </w:p>
    <w:p w:rsidR="5BF00052" w:rsidP="5BF00052" w:rsidRDefault="5BF00052" w14:paraId="1ED052B4" w14:textId="52B6402A">
      <w:pPr>
        <w:spacing w:line="259" w:lineRule="auto"/>
        <w:rPr>
          <w:rFonts w:ascii="Calibri" w:hAnsi="Calibri" w:eastAsia="Calibri" w:cs="Calibri"/>
          <w:color w:val="000000" w:themeColor="text1" w:themeTint="FF" w:themeShade="FF"/>
        </w:rPr>
      </w:pPr>
      <w:r w:rsidRPr="5BF00052" w:rsidR="5BF00052">
        <w:rPr>
          <w:rFonts w:ascii="Calibri" w:hAnsi="Calibri" w:eastAsia="Calibri" w:cs="Calibri"/>
          <w:color w:val="000000" w:themeColor="text1" w:themeTint="FF" w:themeShade="FF"/>
        </w:rPr>
        <w:t xml:space="preserve">Note: signal mode tags are: </w:t>
      </w:r>
    </w:p>
    <w:p w:rsidR="5BF00052" w:rsidP="5BF00052" w:rsidRDefault="5BF00052" w14:paraId="5B77F502" w14:textId="065315F1">
      <w:pPr>
        <w:pStyle w:val="Normal"/>
        <w:spacing w:line="259" w:lineRule="auto"/>
        <w:rPr>
          <w:rFonts w:ascii="Calibri" w:hAnsi="Calibri" w:eastAsia="Calibri" w:cs="Calibri"/>
          <w:color w:val="000000" w:themeColor="text1" w:themeTint="FF" w:themeShade="FF"/>
        </w:rPr>
      </w:pPr>
      <w:r w:rsidRPr="5BF00052" w:rsidR="5BF00052">
        <w:rPr>
          <w:rFonts w:ascii="Calibri" w:hAnsi="Calibri" w:eastAsia="Calibri" w:cs="Calibri"/>
          <w:color w:val="000000" w:themeColor="text1" w:themeTint="FF" w:themeShade="FF"/>
        </w:rPr>
        <w:t>“WiFiFingerprint”, “BleFingerprint”, “MagFingerprint”, ”BLELocation”</w:t>
      </w:r>
    </w:p>
    <w:p w:rsidR="5BF00052" w:rsidP="5BF00052" w:rsidRDefault="5BF00052" w14:paraId="0E39D248" w14:textId="7825311F">
      <w:pPr>
        <w:pStyle w:val="Normal"/>
        <w:rPr>
          <w:b w:val="1"/>
          <w:bCs w:val="1"/>
        </w:rPr>
      </w:pPr>
    </w:p>
    <w:p w:rsidR="70A11C1A" w:rsidP="70A11C1A" w:rsidRDefault="70A11C1A" w14:paraId="60D5ED5A" w14:textId="5A8EE902">
      <w:pPr>
        <w:rPr>
          <w:b/>
          <w:bCs/>
        </w:rPr>
      </w:pPr>
      <w:r w:rsidRPr="70A11C1A">
        <w:rPr>
          <w:b/>
          <w:bCs/>
        </w:rPr>
        <w:t>POST - Upload User Signals</w:t>
      </w:r>
    </w:p>
    <w:p w:rsidR="70A11C1A" w:rsidP="70A11C1A" w:rsidRDefault="70A11C1A" w14:paraId="07E8F7FB" w14:textId="44897D3F">
      <w:r>
        <w:t>Compute a location from the user signals and store it for later request.</w:t>
      </w:r>
    </w:p>
    <w:p w:rsidR="70A11C1A" w:rsidP="70A11C1A" w:rsidRDefault="70A11C1A" w14:paraId="5A30B1D9" w14:textId="76A9B23F">
      <w:pPr>
        <w:pStyle w:val="subtitle2"/>
      </w:pPr>
      <w:r>
        <w:t>Request body</w:t>
      </w:r>
    </w:p>
    <w:p w:rsidR="70A11C1A" w:rsidP="70A11C1A" w:rsidRDefault="70A11C1A" w14:paraId="50FB4F55" w14:textId="0AEFDDD6">
      <w:r>
        <w:t>{</w:t>
      </w:r>
    </w:p>
    <w:p w:rsidR="70A11C1A" w:rsidP="70A11C1A" w:rsidRDefault="6872EDE5" w14:paraId="2758FF58" w14:textId="6939E178">
      <w:r>
        <w:t xml:space="preserve">    “</w:t>
      </w:r>
      <w:proofErr w:type="spellStart"/>
      <w:proofErr w:type="gramStart"/>
      <w:r>
        <w:t>user</w:t>
      </w:r>
      <w:proofErr w:type="gramEnd"/>
      <w:r>
        <w:t>_id</w:t>
      </w:r>
      <w:proofErr w:type="spellEnd"/>
      <w:r>
        <w:t>”: “string”</w:t>
      </w:r>
    </w:p>
    <w:p w:rsidR="70A11C1A" w:rsidP="7D044197" w:rsidRDefault="6872EDE5" w14:paraId="201E8B73" w14:textId="08E6CD84">
      <w:pPr>
        <w:pStyle w:val="Normal"/>
      </w:pPr>
      <w:r w:rsidR="7D044197">
        <w:rPr/>
        <w:t xml:space="preserve">    “wifi_rss_vector”: {</w:t>
      </w:r>
    </w:p>
    <w:p w:rsidR="70A11C1A" w:rsidP="70A11C1A" w:rsidRDefault="6872EDE5" w14:paraId="1803D66A" w14:textId="28F79DB1">
      <w:r>
        <w:t xml:space="preserve">        “mac1”: “rssi1”,</w:t>
      </w:r>
    </w:p>
    <w:p w:rsidR="70A11C1A" w:rsidP="6872EDE5" w:rsidRDefault="6872EDE5" w14:paraId="5694B723" w14:textId="63C871A6">
      <w:r>
        <w:t xml:space="preserve">        …</w:t>
      </w:r>
    </w:p>
    <w:p w:rsidR="70A11C1A" w:rsidP="6872EDE5" w:rsidRDefault="6872EDE5" w14:paraId="6321CD37" w14:textId="18C08393">
      <w:r>
        <w:t xml:space="preserve">    },</w:t>
      </w:r>
    </w:p>
    <w:p w:rsidR="70A11C1A" w:rsidP="6872EDE5" w:rsidRDefault="6872EDE5" w14:paraId="1DAE4CEE" w14:textId="0C766A75">
      <w:r>
        <w:t xml:space="preserve">    “</w:t>
      </w:r>
      <w:proofErr w:type="spellStart"/>
      <w:proofErr w:type="gramStart"/>
      <w:r>
        <w:t>ble</w:t>
      </w:r>
      <w:proofErr w:type="gramEnd"/>
      <w:r>
        <w:t>_rss_vector</w:t>
      </w:r>
      <w:proofErr w:type="spellEnd"/>
      <w:r>
        <w:t>”: {</w:t>
      </w:r>
    </w:p>
    <w:p w:rsidR="70A11C1A" w:rsidP="6872EDE5" w:rsidRDefault="6872EDE5" w14:paraId="596550A7" w14:textId="6BB85136">
      <w:r>
        <w:t xml:space="preserve">        “mac1”: “rssi1”,</w:t>
      </w:r>
    </w:p>
    <w:p w:rsidR="70A11C1A" w:rsidP="6872EDE5" w:rsidRDefault="6872EDE5" w14:paraId="377577FF" w14:textId="014C02B1">
      <w:r>
        <w:t xml:space="preserve">        ...</w:t>
      </w:r>
    </w:p>
    <w:p w:rsidR="70A11C1A" w:rsidP="6872EDE5" w:rsidRDefault="6872EDE5" w14:paraId="1CED381E" w14:textId="27A3F00A">
      <w:r>
        <w:t xml:space="preserve">    },</w:t>
      </w:r>
    </w:p>
    <w:p w:rsidR="70A11C1A" w:rsidP="70A11C1A" w:rsidRDefault="70A11C1A" w14:paraId="49293E47" w14:textId="2F64CDD6">
      <w:r>
        <w:t>}</w:t>
      </w:r>
    </w:p>
    <w:p w:rsidR="70A11C1A" w:rsidP="70A11C1A" w:rsidRDefault="70A11C1A" w14:paraId="021FE09D" w14:textId="0A07E68B">
      <w:r>
        <w:t xml:space="preserve">Note: the user signals in request body may or may not have both WIFI RSS and BLE RSS vector depending on the need of the localization algorithm. When registering site owner, the lookup server marks the required data, e.g., only WIFI, and sends this information to the applications. Then in request body, only </w:t>
      </w:r>
      <w:proofErr w:type="spellStart"/>
      <w:r>
        <w:t>wifi_rss_vector</w:t>
      </w:r>
      <w:proofErr w:type="spellEnd"/>
      <w:r>
        <w:t xml:space="preserve"> is available. </w:t>
      </w:r>
    </w:p>
    <w:p w:rsidR="70A11C1A" w:rsidP="70A11C1A" w:rsidRDefault="70A11C1A" w14:paraId="6368DBD6" w14:textId="1B20475B">
      <w:pPr>
        <w:pStyle w:val="subtitle2"/>
      </w:pPr>
      <w:r>
        <w:t>Response</w:t>
      </w:r>
    </w:p>
    <w:p w:rsidR="70A11C1A" w:rsidP="70A11C1A" w:rsidRDefault="70A11C1A" w14:paraId="50688C9F" w14:textId="4A1330C2">
      <w:pPr>
        <w:pStyle w:val="subtitle2"/>
      </w:pPr>
      <w:r>
        <w:rPr>
          <w:u w:val="none"/>
        </w:rPr>
        <w:t>No response.</w:t>
      </w:r>
    </w:p>
    <w:p w:rsidR="5BF00052" w:rsidP="5BF00052" w:rsidRDefault="5BF00052" w14:paraId="7B6EDF26" w14:textId="418BFBEE">
      <w:pPr>
        <w:rPr>
          <w:b w:val="1"/>
          <w:bCs w:val="1"/>
        </w:rPr>
      </w:pPr>
      <w:r w:rsidRPr="5BF00052" w:rsidR="5BF00052">
        <w:rPr>
          <w:b w:val="1"/>
          <w:bCs w:val="1"/>
        </w:rPr>
        <w:t>GET - Request Latest User Location</w:t>
      </w:r>
    </w:p>
    <w:p w:rsidR="70A11C1A" w:rsidP="70A11C1A" w:rsidRDefault="70A11C1A" w14:paraId="39BA1F2F" w14:textId="1143D147">
      <w:r>
        <w:t>Return the latest location given the user Id. If the location is invalid, return false in the “</w:t>
      </w:r>
      <w:proofErr w:type="spellStart"/>
      <w:r>
        <w:t>in_building</w:t>
      </w:r>
      <w:proofErr w:type="spellEnd"/>
      <w:r>
        <w:t>” attribute, denoting the result is invalid.</w:t>
      </w:r>
    </w:p>
    <w:p w:rsidR="70A11C1A" w:rsidP="70A11C1A" w:rsidRDefault="70A11C1A" w14:paraId="7D8E5CDB" w14:textId="1943EAE7">
      <w:pPr>
        <w:pStyle w:val="subtitle2"/>
      </w:pPr>
      <w:r w:rsidRPr="70A11C1A">
        <w:t>Query parameter</w:t>
      </w:r>
    </w:p>
    <w:tbl>
      <w:tblPr>
        <w:tblStyle w:val="TableGrid"/>
        <w:tblW w:w="0" w:type="auto"/>
        <w:tblLayout w:type="fixed"/>
        <w:tblLook w:val="06A0" w:firstRow="1" w:lastRow="0" w:firstColumn="1" w:lastColumn="0" w:noHBand="1" w:noVBand="1"/>
      </w:tblPr>
      <w:tblGrid>
        <w:gridCol w:w="1770"/>
        <w:gridCol w:w="1515"/>
        <w:gridCol w:w="6075"/>
      </w:tblGrid>
      <w:tr w:rsidR="70A11C1A" w:rsidTr="38FF0FA3" w14:paraId="4DE968A2" w14:textId="77777777">
        <w:tc>
          <w:tcPr>
            <w:tcW w:w="1770" w:type="dxa"/>
            <w:shd w:val="clear" w:color="auto" w:fill="D9D9D9" w:themeFill="background1" w:themeFillShade="D9"/>
          </w:tcPr>
          <w:p w:rsidR="70A11C1A" w:rsidP="70A11C1A" w:rsidRDefault="70A11C1A" w14:paraId="37BE9B13" w14:textId="1FB37A68">
            <w:r>
              <w:t>Parameter</w:t>
            </w:r>
          </w:p>
        </w:tc>
        <w:tc>
          <w:tcPr>
            <w:tcW w:w="1515" w:type="dxa"/>
            <w:shd w:val="clear" w:color="auto" w:fill="D9D9D9" w:themeFill="background1" w:themeFillShade="D9"/>
          </w:tcPr>
          <w:p w:rsidR="70A11C1A" w:rsidP="70A11C1A" w:rsidRDefault="70A11C1A" w14:paraId="2124ED62" w14:textId="3F673598">
            <w:r>
              <w:t>Type</w:t>
            </w:r>
          </w:p>
        </w:tc>
        <w:tc>
          <w:tcPr>
            <w:tcW w:w="6075" w:type="dxa"/>
            <w:shd w:val="clear" w:color="auto" w:fill="D9D9D9" w:themeFill="background1" w:themeFillShade="D9"/>
          </w:tcPr>
          <w:p w:rsidR="70A11C1A" w:rsidP="70A11C1A" w:rsidRDefault="70A11C1A" w14:paraId="10B3723A" w14:textId="488462A3">
            <w:r>
              <w:t>Value</w:t>
            </w:r>
          </w:p>
        </w:tc>
      </w:tr>
      <w:tr w:rsidR="70A11C1A" w:rsidTr="38FF0FA3" w14:paraId="296BC0FB" w14:textId="77777777">
        <w:tc>
          <w:tcPr>
            <w:tcW w:w="1770" w:type="dxa"/>
          </w:tcPr>
          <w:p w:rsidR="70A11C1A" w:rsidP="70A11C1A" w:rsidRDefault="70A11C1A" w14:paraId="13BEFA0B" w14:textId="253BBC8F">
            <w:proofErr w:type="spellStart"/>
            <w:r>
              <w:t>user_id</w:t>
            </w:r>
            <w:proofErr w:type="spellEnd"/>
          </w:p>
        </w:tc>
        <w:tc>
          <w:tcPr>
            <w:tcW w:w="1515" w:type="dxa"/>
          </w:tcPr>
          <w:p w:rsidR="70A11C1A" w:rsidP="70A11C1A" w:rsidRDefault="70A11C1A" w14:paraId="3E059A4E" w14:textId="3EF6D435">
            <w:r>
              <w:t>String</w:t>
            </w:r>
          </w:p>
        </w:tc>
        <w:tc>
          <w:tcPr>
            <w:tcW w:w="6075" w:type="dxa"/>
          </w:tcPr>
          <w:p w:rsidR="70A11C1A" w:rsidP="70A11C1A" w:rsidRDefault="70A11C1A" w14:paraId="327D4EEE" w14:textId="0AE524C0">
            <w:r>
              <w:t>The user Id</w:t>
            </w:r>
          </w:p>
        </w:tc>
      </w:tr>
    </w:tbl>
    <w:p w:rsidR="70A11C1A" w:rsidP="70A11C1A" w:rsidRDefault="70A11C1A" w14:paraId="524A4FDF" w14:textId="056A3A3B">
      <w:pPr>
        <w:pStyle w:val="subtitle2"/>
      </w:pPr>
      <w:r w:rsidRPr="70A11C1A">
        <w:t>Response</w:t>
      </w:r>
    </w:p>
    <w:p w:rsidR="70A11C1A" w:rsidP="70A11C1A" w:rsidRDefault="70A11C1A" w14:paraId="798A774B" w14:textId="1C2729DD">
      <w:r>
        <w:t>{</w:t>
      </w:r>
    </w:p>
    <w:p w:rsidR="70A11C1A" w:rsidP="70A11C1A" w:rsidRDefault="6872EDE5" w14:paraId="358A009C" w14:textId="30CF65B8">
      <w:r>
        <w:t xml:space="preserve">    “</w:t>
      </w:r>
      <w:proofErr w:type="spellStart"/>
      <w:proofErr w:type="gramStart"/>
      <w:r>
        <w:t>in</w:t>
      </w:r>
      <w:proofErr w:type="gramEnd"/>
      <w:r>
        <w:t>_building</w:t>
      </w:r>
      <w:proofErr w:type="spellEnd"/>
      <w:r>
        <w:t>”: True/False,</w:t>
      </w:r>
    </w:p>
    <w:p w:rsidR="70A11C1A" w:rsidP="70A11C1A" w:rsidRDefault="6872EDE5" w14:paraId="0D6FA725" w14:textId="210EE672">
      <w:r>
        <w:t xml:space="preserve">    “latitude”: “latitude”,</w:t>
      </w:r>
    </w:p>
    <w:p w:rsidR="70A11C1A" w:rsidP="70A11C1A" w:rsidRDefault="6872EDE5" w14:paraId="21A2FD3B" w14:textId="6F1A2013">
      <w:r>
        <w:t xml:space="preserve">    “longitude”: “longitude”,</w:t>
      </w:r>
    </w:p>
    <w:p w:rsidR="70A11C1A" w:rsidP="70A11C1A" w:rsidRDefault="6872EDE5" w14:paraId="45E58914" w14:textId="5A11E216">
      <w:r>
        <w:t xml:space="preserve">    “</w:t>
      </w:r>
      <w:proofErr w:type="spellStart"/>
      <w:proofErr w:type="gramStart"/>
      <w:r>
        <w:t>floor</w:t>
      </w:r>
      <w:proofErr w:type="gramEnd"/>
      <w:r>
        <w:t>_id</w:t>
      </w:r>
      <w:proofErr w:type="spellEnd"/>
      <w:r>
        <w:t>”: “</w:t>
      </w:r>
      <w:proofErr w:type="spellStart"/>
      <w:r>
        <w:t>floor_id</w:t>
      </w:r>
      <w:proofErr w:type="spellEnd"/>
      <w:r>
        <w:t>”</w:t>
      </w:r>
    </w:p>
    <w:p w:rsidR="70A11C1A" w:rsidP="70A11C1A" w:rsidRDefault="70A11C1A" w14:paraId="52D7CC6B" w14:textId="25D3CF36">
      <w:r w:rsidR="5BF00052">
        <w:rPr/>
        <w:t>}</w:t>
      </w:r>
    </w:p>
    <w:p w:rsidR="5BF00052" w:rsidP="5BF00052" w:rsidRDefault="5BF00052" w14:paraId="04AD3C8F" w14:textId="2A14E411">
      <w:pPr>
        <w:pStyle w:val="Heading2"/>
        <w:rPr>
          <w:rFonts w:ascii="Calibri Light" w:hAnsi="Calibri Light" w:eastAsia="宋体" w:cs="Times New Roman"/>
          <w:color w:val="2F5496" w:themeColor="accent1" w:themeTint="FF" w:themeShade="BF"/>
          <w:sz w:val="26"/>
          <w:szCs w:val="26"/>
        </w:rPr>
      </w:pPr>
      <w:r w:rsidRPr="5BF00052" w:rsidR="5BF00052">
        <w:rPr>
          <w:rFonts w:ascii="Calibri Light" w:hAnsi="Calibri Light" w:eastAsia="宋体" w:cs="Times New Roman"/>
          <w:color w:val="2F5496" w:themeColor="accent1" w:themeTint="FF" w:themeShade="BF"/>
          <w:sz w:val="26"/>
          <w:szCs w:val="26"/>
        </w:rPr>
        <w:t>8.4 JWT for Authentication and Authorization</w:t>
      </w:r>
    </w:p>
    <w:p w:rsidR="5BF00052" w:rsidP="5BF00052" w:rsidRDefault="5BF00052" w14:paraId="43478A6F" w14:textId="682E2016">
      <w:pPr>
        <w:pStyle w:val="Normal"/>
      </w:pPr>
      <w:r w:rsidR="5BF00052">
        <w:rPr/>
        <w:t xml:space="preserve">As site owners may want to authenticate users making requests to their server, JWT is used to provide authentication and authorization in this standard. </w:t>
      </w:r>
    </w:p>
    <w:p w:rsidR="5BF00052" w:rsidP="5BF00052" w:rsidRDefault="5BF00052" w14:paraId="7C2CE6F3" w14:textId="44FB08B0">
      <w:pPr>
        <w:pStyle w:val="Normal"/>
      </w:pPr>
      <w:r w:rsidR="5BF00052">
        <w:rPr/>
        <w:t xml:space="preserve">In simple words, a JWT consists of 3 parts, namely Header, Payload, and Signature. Header is the metadata of the token. Payload is the claims, providing the authentication. Signature is the digital signature of the header and the payload with the private key owned by the lookup server, providing the authorization. The </w:t>
      </w:r>
      <w:r w:rsidR="5BF00052">
        <w:rPr/>
        <w:t>detailed</w:t>
      </w:r>
      <w:r w:rsidR="5BF00052">
        <w:rPr/>
        <w:t xml:space="preserve"> specifications of JWT can be found in [15].</w:t>
      </w:r>
    </w:p>
    <w:p w:rsidR="5BF00052" w:rsidP="5BF00052" w:rsidRDefault="5BF00052" w14:paraId="2B495FE8" w14:textId="4421A4B6">
      <w:pPr>
        <w:pStyle w:val="Normal"/>
      </w:pPr>
      <w:r w:rsidR="5BF00052">
        <w:rPr/>
        <w:t>In our standard, we specify in the token: 1. the issuer who issues the token, 2. the subject who is granted the token by the issuer, 3. the issued time, and 4. the expired time.</w:t>
      </w:r>
    </w:p>
    <w:p w:rsidR="5BF00052" w:rsidP="5BF00052" w:rsidRDefault="5BF00052" w14:paraId="4B8471C8" w14:textId="56EC1690">
      <w:pPr>
        <w:pStyle w:val="Normal"/>
      </w:pPr>
      <w:r w:rsidR="5BF00052">
        <w:rPr/>
        <w:t>The specifications of the three parts are as follows:</w:t>
      </w:r>
    </w:p>
    <w:p w:rsidR="5BF00052" w:rsidP="5BF00052" w:rsidRDefault="5BF00052" w14:paraId="0C544D47" w14:textId="352551E8">
      <w:pPr>
        <w:pStyle w:val="Heading2"/>
        <w:spacing w:before="40" w:after="0" w:line="259" w:lineRule="auto"/>
        <w:rPr>
          <w:rFonts w:ascii="Calibri Light" w:hAnsi="Calibri Light" w:eastAsia="Calibri Light" w:cs="Calibri Light"/>
          <w:b w:val="0"/>
          <w:bCs w:val="0"/>
          <w:i w:val="0"/>
          <w:iCs w:val="0"/>
          <w:caps w:val="0"/>
          <w:smallCaps w:val="0"/>
          <w:noProof w:val="0"/>
          <w:color w:val="2F5496" w:themeColor="accent1" w:themeTint="FF" w:themeShade="BF"/>
          <w:sz w:val="26"/>
          <w:szCs w:val="26"/>
          <w:lang w:val="en-US"/>
        </w:rPr>
      </w:pPr>
      <w:r w:rsidRPr="5BF00052" w:rsidR="5BF00052">
        <w:rPr>
          <w:rStyle w:val="SubtitleChar"/>
          <w:noProof w:val="0"/>
          <w:lang w:val="en-US"/>
        </w:rPr>
        <w:t>Header</w:t>
      </w:r>
    </w:p>
    <w:tbl>
      <w:tblPr>
        <w:tblStyle w:val="TableGrid"/>
        <w:tblW w:w="0" w:type="auto"/>
        <w:tblLayout w:type="fixed"/>
        <w:tblLook w:val="06A0" w:firstRow="1" w:lastRow="0" w:firstColumn="1" w:lastColumn="0" w:noHBand="1" w:noVBand="1"/>
      </w:tblPr>
      <w:tblGrid>
        <w:gridCol w:w="3105"/>
        <w:gridCol w:w="3105"/>
        <w:gridCol w:w="3105"/>
      </w:tblGrid>
      <w:tr w:rsidR="5BF00052" w:rsidTr="7D044197" w14:paraId="2B131221">
        <w:tc>
          <w:tcPr>
            <w:tcW w:w="3105" w:type="dxa"/>
            <w:shd w:val="clear" w:color="auto" w:fill="D9D9D9" w:themeFill="background1" w:themeFillShade="D9"/>
            <w:tcMar/>
            <w:vAlign w:val="top"/>
          </w:tcPr>
          <w:p w:rsidR="5BF00052" w:rsidP="5BF00052" w:rsidRDefault="5BF00052" w14:paraId="089C0525" w14:textId="7606E882">
            <w:pPr>
              <w:spacing w:line="259" w:lineRule="auto"/>
              <w:rPr>
                <w:rFonts w:ascii="Calibri" w:hAnsi="Calibri" w:eastAsia="Calibri" w:cs="Calibri"/>
                <w:b w:val="0"/>
                <w:bCs w:val="0"/>
                <w:i w:val="0"/>
                <w:iCs w:val="0"/>
                <w:sz w:val="22"/>
                <w:szCs w:val="22"/>
              </w:rPr>
            </w:pPr>
            <w:r w:rsidRPr="5BF00052" w:rsidR="5BF00052">
              <w:rPr>
                <w:rFonts w:ascii="Calibri" w:hAnsi="Calibri" w:eastAsia="Calibri" w:cs="Calibri"/>
                <w:b w:val="0"/>
                <w:bCs w:val="0"/>
                <w:i w:val="0"/>
                <w:iCs w:val="0"/>
                <w:sz w:val="22"/>
                <w:szCs w:val="22"/>
                <w:lang w:val="en-US"/>
              </w:rPr>
              <w:t>Attribute</w:t>
            </w:r>
          </w:p>
        </w:tc>
        <w:tc>
          <w:tcPr>
            <w:tcW w:w="3105" w:type="dxa"/>
            <w:shd w:val="clear" w:color="auto" w:fill="D9D9D9" w:themeFill="background1" w:themeFillShade="D9"/>
            <w:tcMar/>
            <w:vAlign w:val="top"/>
          </w:tcPr>
          <w:p w:rsidR="5BF00052" w:rsidP="5BF00052" w:rsidRDefault="5BF00052" w14:paraId="56C39A67" w14:textId="43DBCEF9">
            <w:pPr>
              <w:spacing w:line="259" w:lineRule="auto"/>
              <w:rPr>
                <w:rFonts w:ascii="Calibri" w:hAnsi="Calibri" w:eastAsia="Calibri" w:cs="Calibri"/>
                <w:b w:val="0"/>
                <w:bCs w:val="0"/>
                <w:i w:val="0"/>
                <w:iCs w:val="0"/>
                <w:sz w:val="22"/>
                <w:szCs w:val="22"/>
              </w:rPr>
            </w:pPr>
            <w:r w:rsidRPr="5BF00052" w:rsidR="5BF00052">
              <w:rPr>
                <w:rFonts w:ascii="Calibri" w:hAnsi="Calibri" w:eastAsia="Calibri" w:cs="Calibri"/>
                <w:b w:val="0"/>
                <w:bCs w:val="0"/>
                <w:i w:val="0"/>
                <w:iCs w:val="0"/>
                <w:sz w:val="22"/>
                <w:szCs w:val="22"/>
                <w:lang w:val="en-US"/>
              </w:rPr>
              <w:t>Description</w:t>
            </w:r>
          </w:p>
        </w:tc>
        <w:tc>
          <w:tcPr>
            <w:tcW w:w="3105" w:type="dxa"/>
            <w:shd w:val="clear" w:color="auto" w:fill="D9D9D9" w:themeFill="background1" w:themeFillShade="D9"/>
            <w:tcMar/>
            <w:vAlign w:val="top"/>
          </w:tcPr>
          <w:p w:rsidR="5BF00052" w:rsidP="5BF00052" w:rsidRDefault="5BF00052" w14:paraId="7004C68D" w14:textId="072268B3">
            <w:pPr>
              <w:spacing w:line="259" w:lineRule="auto"/>
              <w:rPr>
                <w:rFonts w:ascii="Calibri" w:hAnsi="Calibri" w:eastAsia="Calibri" w:cs="Calibri"/>
                <w:b w:val="0"/>
                <w:bCs w:val="0"/>
                <w:i w:val="0"/>
                <w:iCs w:val="0"/>
                <w:sz w:val="22"/>
                <w:szCs w:val="22"/>
              </w:rPr>
            </w:pPr>
            <w:r w:rsidRPr="5BF00052" w:rsidR="5BF00052">
              <w:rPr>
                <w:rFonts w:ascii="Calibri" w:hAnsi="Calibri" w:eastAsia="Calibri" w:cs="Calibri"/>
                <w:b w:val="0"/>
                <w:bCs w:val="0"/>
                <w:i w:val="0"/>
                <w:iCs w:val="0"/>
                <w:sz w:val="22"/>
                <w:szCs w:val="22"/>
                <w:lang w:val="en-US"/>
              </w:rPr>
              <w:t>Value</w:t>
            </w:r>
          </w:p>
        </w:tc>
      </w:tr>
      <w:tr w:rsidR="5BF00052" w:rsidTr="7D044197" w14:paraId="748B5FD6">
        <w:tc>
          <w:tcPr>
            <w:tcW w:w="3105" w:type="dxa"/>
            <w:tcMar/>
            <w:vAlign w:val="top"/>
          </w:tcPr>
          <w:p w:rsidR="5BF00052" w:rsidP="5BF00052" w:rsidRDefault="5BF00052" w14:paraId="454589FA" w14:textId="675CA8E1">
            <w:pPr>
              <w:spacing w:line="259" w:lineRule="auto"/>
              <w:rPr>
                <w:rFonts w:ascii="Calibri" w:hAnsi="Calibri" w:eastAsia="Calibri" w:cs="Calibri"/>
                <w:b w:val="0"/>
                <w:bCs w:val="0"/>
                <w:i w:val="0"/>
                <w:iCs w:val="0"/>
                <w:sz w:val="22"/>
                <w:szCs w:val="22"/>
              </w:rPr>
            </w:pPr>
            <w:r w:rsidRPr="5BF00052" w:rsidR="5BF00052">
              <w:rPr>
                <w:rFonts w:ascii="Calibri" w:hAnsi="Calibri" w:eastAsia="Calibri" w:cs="Calibri"/>
                <w:b w:val="0"/>
                <w:bCs w:val="0"/>
                <w:i w:val="0"/>
                <w:iCs w:val="0"/>
                <w:sz w:val="22"/>
                <w:szCs w:val="22"/>
                <w:lang w:val="en-US"/>
              </w:rPr>
              <w:t>tpy</w:t>
            </w:r>
          </w:p>
        </w:tc>
        <w:tc>
          <w:tcPr>
            <w:tcW w:w="3105" w:type="dxa"/>
            <w:tcMar/>
            <w:vAlign w:val="top"/>
          </w:tcPr>
          <w:p w:rsidR="5BF00052" w:rsidP="5BF00052" w:rsidRDefault="5BF00052" w14:paraId="229D758F" w14:textId="30D76BF3">
            <w:pPr>
              <w:spacing w:line="259" w:lineRule="auto"/>
              <w:rPr>
                <w:rFonts w:ascii="Calibri" w:hAnsi="Calibri" w:eastAsia="Calibri" w:cs="Calibri"/>
                <w:b w:val="0"/>
                <w:bCs w:val="0"/>
                <w:i w:val="0"/>
                <w:iCs w:val="0"/>
                <w:sz w:val="22"/>
                <w:szCs w:val="22"/>
              </w:rPr>
            </w:pPr>
            <w:r w:rsidRPr="5BF00052" w:rsidR="5BF00052">
              <w:rPr>
                <w:rFonts w:ascii="Calibri" w:hAnsi="Calibri" w:eastAsia="Calibri" w:cs="Calibri"/>
                <w:b w:val="0"/>
                <w:bCs w:val="0"/>
                <w:i w:val="0"/>
                <w:iCs w:val="0"/>
                <w:sz w:val="22"/>
                <w:szCs w:val="22"/>
                <w:lang w:val="en-US"/>
              </w:rPr>
              <w:t>Type of this json object which is the JWT</w:t>
            </w:r>
          </w:p>
        </w:tc>
        <w:tc>
          <w:tcPr>
            <w:tcW w:w="3105" w:type="dxa"/>
            <w:tcMar/>
            <w:vAlign w:val="top"/>
          </w:tcPr>
          <w:p w:rsidR="5BF00052" w:rsidP="5BF00052" w:rsidRDefault="5BF00052" w14:paraId="3EBB92A5" w14:textId="0B6561CD">
            <w:pPr>
              <w:spacing w:line="259" w:lineRule="auto"/>
              <w:rPr>
                <w:rFonts w:ascii="Calibri" w:hAnsi="Calibri" w:eastAsia="Calibri" w:cs="Calibri"/>
                <w:b w:val="0"/>
                <w:bCs w:val="0"/>
                <w:i w:val="0"/>
                <w:iCs w:val="0"/>
                <w:sz w:val="22"/>
                <w:szCs w:val="22"/>
              </w:rPr>
            </w:pPr>
            <w:r w:rsidRPr="5BF00052" w:rsidR="5BF00052">
              <w:rPr>
                <w:rFonts w:ascii="Calibri" w:hAnsi="Calibri" w:eastAsia="Calibri" w:cs="Calibri"/>
                <w:b w:val="0"/>
                <w:bCs w:val="0"/>
                <w:i w:val="0"/>
                <w:iCs w:val="0"/>
                <w:sz w:val="22"/>
                <w:szCs w:val="22"/>
                <w:lang w:val="en-US"/>
              </w:rPr>
              <w:t>“JWT”</w:t>
            </w:r>
          </w:p>
        </w:tc>
      </w:tr>
      <w:tr w:rsidR="5BF00052" w:rsidTr="7D044197" w14:paraId="7BA00A48">
        <w:tc>
          <w:tcPr>
            <w:tcW w:w="3105" w:type="dxa"/>
            <w:tcMar/>
            <w:vAlign w:val="top"/>
          </w:tcPr>
          <w:p w:rsidR="5BF00052" w:rsidP="5BF00052" w:rsidRDefault="5BF00052" w14:paraId="270A4864" w14:textId="0F0D3694">
            <w:pPr>
              <w:spacing w:line="259" w:lineRule="auto"/>
              <w:rPr>
                <w:rFonts w:ascii="Calibri" w:hAnsi="Calibri" w:eastAsia="Calibri" w:cs="Calibri"/>
                <w:b w:val="0"/>
                <w:bCs w:val="0"/>
                <w:i w:val="0"/>
                <w:iCs w:val="0"/>
                <w:sz w:val="22"/>
                <w:szCs w:val="22"/>
              </w:rPr>
            </w:pPr>
            <w:r w:rsidRPr="5BF00052" w:rsidR="5BF00052">
              <w:rPr>
                <w:rFonts w:ascii="Calibri" w:hAnsi="Calibri" w:eastAsia="Calibri" w:cs="Calibri"/>
                <w:b w:val="0"/>
                <w:bCs w:val="0"/>
                <w:i w:val="0"/>
                <w:iCs w:val="0"/>
                <w:sz w:val="22"/>
                <w:szCs w:val="22"/>
                <w:lang w:val="en-US"/>
              </w:rPr>
              <w:t>alg</w:t>
            </w:r>
          </w:p>
        </w:tc>
        <w:tc>
          <w:tcPr>
            <w:tcW w:w="3105" w:type="dxa"/>
            <w:tcMar/>
            <w:vAlign w:val="top"/>
          </w:tcPr>
          <w:p w:rsidR="5BF00052" w:rsidP="5BF00052" w:rsidRDefault="5BF00052" w14:paraId="216E7594" w14:textId="64008325">
            <w:pPr>
              <w:spacing w:line="259" w:lineRule="auto"/>
              <w:rPr>
                <w:rFonts w:ascii="Calibri" w:hAnsi="Calibri" w:eastAsia="Calibri" w:cs="Calibri"/>
                <w:b w:val="0"/>
                <w:bCs w:val="0"/>
                <w:i w:val="0"/>
                <w:iCs w:val="0"/>
                <w:sz w:val="22"/>
                <w:szCs w:val="22"/>
              </w:rPr>
            </w:pPr>
            <w:r w:rsidRPr="5BF00052" w:rsidR="5BF00052">
              <w:rPr>
                <w:rFonts w:ascii="Calibri" w:hAnsi="Calibri" w:eastAsia="Calibri" w:cs="Calibri"/>
                <w:b w:val="0"/>
                <w:bCs w:val="0"/>
                <w:i w:val="0"/>
                <w:iCs w:val="0"/>
                <w:sz w:val="22"/>
                <w:szCs w:val="22"/>
                <w:lang w:val="en-US"/>
              </w:rPr>
              <w:t>Algorithm used in the signature</w:t>
            </w:r>
          </w:p>
        </w:tc>
        <w:tc>
          <w:tcPr>
            <w:tcW w:w="3105" w:type="dxa"/>
            <w:tcMar/>
            <w:vAlign w:val="top"/>
          </w:tcPr>
          <w:p w:rsidR="5BF00052" w:rsidP="7D044197" w:rsidRDefault="5BF00052" w14:paraId="78EE8D46" w14:textId="477D1048">
            <w:pPr>
              <w:spacing w:line="259" w:lineRule="auto"/>
              <w:rPr>
                <w:rFonts w:ascii="Calibri" w:hAnsi="Calibri" w:eastAsia="Calibri" w:cs="Calibri"/>
                <w:b w:val="0"/>
                <w:bCs w:val="0"/>
                <w:i w:val="0"/>
                <w:iCs w:val="0"/>
                <w:sz w:val="22"/>
                <w:szCs w:val="22"/>
              </w:rPr>
            </w:pPr>
            <w:r w:rsidRPr="7D044197" w:rsidR="7D044197">
              <w:rPr>
                <w:rFonts w:ascii="Calibri" w:hAnsi="Calibri" w:eastAsia="Calibri" w:cs="Calibri"/>
                <w:b w:val="0"/>
                <w:bCs w:val="0"/>
                <w:i w:val="0"/>
                <w:iCs w:val="0"/>
                <w:sz w:val="22"/>
                <w:szCs w:val="22"/>
                <w:lang w:val="en-US"/>
              </w:rPr>
              <w:t>“RS256"</w:t>
            </w:r>
          </w:p>
        </w:tc>
      </w:tr>
    </w:tbl>
    <w:p w:rsidR="5BF00052" w:rsidP="5BF00052" w:rsidRDefault="5BF00052" w14:paraId="477A18AD" w14:textId="0089F4D0">
      <w:pPr>
        <w:pStyle w:val="Subtitle"/>
        <w:rPr>
          <w:noProof w:val="0"/>
          <w:lang w:val="en-US"/>
        </w:rPr>
      </w:pPr>
    </w:p>
    <w:p w:rsidR="5BF00052" w:rsidP="5BF00052" w:rsidRDefault="5BF00052" w14:paraId="2CDC4482" w14:textId="27436E35">
      <w:pPr>
        <w:pStyle w:val="Subtitle"/>
        <w:rPr>
          <w:rFonts w:ascii="Calibri Light" w:hAnsi="Calibri Light" w:eastAsia="Calibri Light" w:cs="Calibri Light"/>
          <w:b w:val="0"/>
          <w:bCs w:val="0"/>
          <w:i w:val="0"/>
          <w:iCs w:val="0"/>
          <w:caps w:val="0"/>
          <w:smallCaps w:val="0"/>
          <w:noProof w:val="0"/>
          <w:color w:val="5A5A5A"/>
          <w:sz w:val="26"/>
          <w:szCs w:val="26"/>
          <w:lang w:val="en-US"/>
        </w:rPr>
      </w:pPr>
      <w:r w:rsidRPr="5BF00052" w:rsidR="5BF00052">
        <w:rPr>
          <w:noProof w:val="0"/>
          <w:lang w:val="en-US"/>
        </w:rPr>
        <w:t>Payload</w:t>
      </w:r>
    </w:p>
    <w:tbl>
      <w:tblPr>
        <w:tblStyle w:val="TableGrid"/>
        <w:tblW w:w="0" w:type="auto"/>
        <w:tblLayout w:type="fixed"/>
        <w:tblLook w:val="06A0" w:firstRow="1" w:lastRow="0" w:firstColumn="1" w:lastColumn="0" w:noHBand="1" w:noVBand="1"/>
      </w:tblPr>
      <w:tblGrid>
        <w:gridCol w:w="3105"/>
        <w:gridCol w:w="3105"/>
        <w:gridCol w:w="3105"/>
      </w:tblGrid>
      <w:tr w:rsidR="5BF00052" w:rsidTr="5BF00052" w14:paraId="47DAA3C1">
        <w:tc>
          <w:tcPr>
            <w:tcW w:w="3105" w:type="dxa"/>
            <w:shd w:val="clear" w:color="auto" w:fill="D9D9D9" w:themeFill="background1" w:themeFillShade="D9"/>
            <w:tcMar/>
            <w:vAlign w:val="top"/>
          </w:tcPr>
          <w:p w:rsidR="5BF00052" w:rsidP="5BF00052" w:rsidRDefault="5BF00052" w14:paraId="210FF879" w14:textId="685D756A">
            <w:pPr>
              <w:spacing w:line="259" w:lineRule="auto"/>
              <w:rPr>
                <w:rFonts w:ascii="Calibri" w:hAnsi="Calibri" w:eastAsia="Calibri" w:cs="Calibri"/>
                <w:b w:val="0"/>
                <w:bCs w:val="0"/>
                <w:i w:val="0"/>
                <w:iCs w:val="0"/>
                <w:sz w:val="22"/>
                <w:szCs w:val="22"/>
              </w:rPr>
            </w:pPr>
            <w:r w:rsidRPr="5BF00052" w:rsidR="5BF00052">
              <w:rPr>
                <w:rFonts w:ascii="Calibri" w:hAnsi="Calibri" w:eastAsia="Calibri" w:cs="Calibri"/>
                <w:b w:val="0"/>
                <w:bCs w:val="0"/>
                <w:i w:val="0"/>
                <w:iCs w:val="0"/>
                <w:sz w:val="22"/>
                <w:szCs w:val="22"/>
                <w:lang w:val="en-US"/>
              </w:rPr>
              <w:t>Attribute</w:t>
            </w:r>
          </w:p>
        </w:tc>
        <w:tc>
          <w:tcPr>
            <w:tcW w:w="3105" w:type="dxa"/>
            <w:shd w:val="clear" w:color="auto" w:fill="D9D9D9" w:themeFill="background1" w:themeFillShade="D9"/>
            <w:tcMar/>
            <w:vAlign w:val="top"/>
          </w:tcPr>
          <w:p w:rsidR="5BF00052" w:rsidP="5BF00052" w:rsidRDefault="5BF00052" w14:paraId="297397A7" w14:textId="01100339">
            <w:pPr>
              <w:spacing w:line="259" w:lineRule="auto"/>
              <w:rPr>
                <w:rFonts w:ascii="Calibri" w:hAnsi="Calibri" w:eastAsia="Calibri" w:cs="Calibri"/>
                <w:b w:val="0"/>
                <w:bCs w:val="0"/>
                <w:i w:val="0"/>
                <w:iCs w:val="0"/>
                <w:sz w:val="22"/>
                <w:szCs w:val="22"/>
              </w:rPr>
            </w:pPr>
            <w:r w:rsidRPr="5BF00052" w:rsidR="5BF00052">
              <w:rPr>
                <w:rFonts w:ascii="Calibri" w:hAnsi="Calibri" w:eastAsia="Calibri" w:cs="Calibri"/>
                <w:b w:val="0"/>
                <w:bCs w:val="0"/>
                <w:i w:val="0"/>
                <w:iCs w:val="0"/>
                <w:sz w:val="22"/>
                <w:szCs w:val="22"/>
                <w:lang w:val="en-US"/>
              </w:rPr>
              <w:t>Description</w:t>
            </w:r>
          </w:p>
        </w:tc>
        <w:tc>
          <w:tcPr>
            <w:tcW w:w="3105" w:type="dxa"/>
            <w:shd w:val="clear" w:color="auto" w:fill="D9D9D9" w:themeFill="background1" w:themeFillShade="D9"/>
            <w:tcMar/>
            <w:vAlign w:val="top"/>
          </w:tcPr>
          <w:p w:rsidR="5BF00052" w:rsidP="5BF00052" w:rsidRDefault="5BF00052" w14:paraId="027C0CC5" w14:textId="77DA82A0">
            <w:pPr>
              <w:spacing w:line="259" w:lineRule="auto"/>
              <w:rPr>
                <w:rFonts w:ascii="Calibri" w:hAnsi="Calibri" w:eastAsia="Calibri" w:cs="Calibri"/>
                <w:b w:val="0"/>
                <w:bCs w:val="0"/>
                <w:i w:val="0"/>
                <w:iCs w:val="0"/>
                <w:sz w:val="22"/>
                <w:szCs w:val="22"/>
              </w:rPr>
            </w:pPr>
            <w:r w:rsidRPr="5BF00052" w:rsidR="5BF00052">
              <w:rPr>
                <w:rFonts w:ascii="Calibri" w:hAnsi="Calibri" w:eastAsia="Calibri" w:cs="Calibri"/>
                <w:b w:val="0"/>
                <w:bCs w:val="0"/>
                <w:i w:val="0"/>
                <w:iCs w:val="0"/>
                <w:sz w:val="22"/>
                <w:szCs w:val="22"/>
                <w:lang w:val="en-US"/>
              </w:rPr>
              <w:t>Value</w:t>
            </w:r>
          </w:p>
        </w:tc>
      </w:tr>
      <w:tr w:rsidR="5BF00052" w:rsidTr="5BF00052" w14:paraId="1CE5FCF9">
        <w:tc>
          <w:tcPr>
            <w:tcW w:w="3105" w:type="dxa"/>
            <w:tcMar/>
            <w:vAlign w:val="top"/>
          </w:tcPr>
          <w:p w:rsidR="5BF00052" w:rsidP="5BF00052" w:rsidRDefault="5BF00052" w14:paraId="04EDB988" w14:textId="2971F5FC">
            <w:pPr>
              <w:spacing w:line="259" w:lineRule="auto"/>
              <w:rPr>
                <w:rFonts w:ascii="Calibri" w:hAnsi="Calibri" w:eastAsia="Calibri" w:cs="Calibri"/>
                <w:b w:val="0"/>
                <w:bCs w:val="0"/>
                <w:i w:val="0"/>
                <w:iCs w:val="0"/>
                <w:sz w:val="22"/>
                <w:szCs w:val="22"/>
              </w:rPr>
            </w:pPr>
            <w:r w:rsidRPr="5BF00052" w:rsidR="5BF00052">
              <w:rPr>
                <w:rFonts w:ascii="Calibri" w:hAnsi="Calibri" w:eastAsia="Calibri" w:cs="Calibri"/>
                <w:b w:val="0"/>
                <w:bCs w:val="0"/>
                <w:i w:val="0"/>
                <w:iCs w:val="0"/>
                <w:sz w:val="22"/>
                <w:szCs w:val="22"/>
                <w:lang w:val="en-US"/>
              </w:rPr>
              <w:t>iss</w:t>
            </w:r>
          </w:p>
        </w:tc>
        <w:tc>
          <w:tcPr>
            <w:tcW w:w="3105" w:type="dxa"/>
            <w:tcMar/>
            <w:vAlign w:val="top"/>
          </w:tcPr>
          <w:p w:rsidR="5BF00052" w:rsidP="5BF00052" w:rsidRDefault="5BF00052" w14:paraId="292EA033" w14:textId="1479E6B9">
            <w:pPr>
              <w:spacing w:line="259" w:lineRule="auto"/>
              <w:jc w:val="left"/>
              <w:rPr>
                <w:rFonts w:ascii="Calibri" w:hAnsi="Calibri" w:eastAsia="Calibri" w:cs="Calibri"/>
                <w:b w:val="0"/>
                <w:bCs w:val="0"/>
                <w:i w:val="0"/>
                <w:iCs w:val="0"/>
                <w:sz w:val="22"/>
                <w:szCs w:val="22"/>
              </w:rPr>
            </w:pPr>
            <w:r w:rsidRPr="5BF00052" w:rsidR="5BF00052">
              <w:rPr>
                <w:rFonts w:ascii="Calibri" w:hAnsi="Calibri" w:eastAsia="Calibri" w:cs="Calibri"/>
                <w:b w:val="0"/>
                <w:bCs w:val="0"/>
                <w:i w:val="0"/>
                <w:iCs w:val="0"/>
                <w:sz w:val="22"/>
                <w:szCs w:val="22"/>
                <w:lang w:val="en-US"/>
              </w:rPr>
              <w:t>Issuer of the token</w:t>
            </w:r>
          </w:p>
        </w:tc>
        <w:tc>
          <w:tcPr>
            <w:tcW w:w="3105" w:type="dxa"/>
            <w:tcMar/>
            <w:vAlign w:val="top"/>
          </w:tcPr>
          <w:p w:rsidR="5BF00052" w:rsidP="5BF00052" w:rsidRDefault="5BF00052" w14:paraId="72D3AE3C" w14:textId="437809E7">
            <w:pPr>
              <w:spacing w:line="259" w:lineRule="auto"/>
              <w:rPr>
                <w:rFonts w:ascii="Calibri" w:hAnsi="Calibri" w:eastAsia="Calibri" w:cs="Calibri"/>
                <w:b w:val="0"/>
                <w:bCs w:val="0"/>
                <w:i w:val="0"/>
                <w:iCs w:val="0"/>
                <w:sz w:val="22"/>
                <w:szCs w:val="22"/>
              </w:rPr>
            </w:pPr>
            <w:r w:rsidRPr="5BF00052" w:rsidR="5BF00052">
              <w:rPr>
                <w:rFonts w:ascii="Calibri" w:hAnsi="Calibri" w:eastAsia="Calibri" w:cs="Calibri"/>
                <w:b w:val="0"/>
                <w:bCs w:val="0"/>
                <w:i w:val="0"/>
                <w:iCs w:val="0"/>
                <w:sz w:val="22"/>
                <w:szCs w:val="22"/>
                <w:lang w:val="en-US"/>
              </w:rPr>
              <w:t>"HKUST Lookup Server”</w:t>
            </w:r>
          </w:p>
        </w:tc>
      </w:tr>
      <w:tr w:rsidR="5BF00052" w:rsidTr="5BF00052" w14:paraId="305951D7">
        <w:tc>
          <w:tcPr>
            <w:tcW w:w="3105" w:type="dxa"/>
            <w:tcMar/>
            <w:vAlign w:val="top"/>
          </w:tcPr>
          <w:p w:rsidR="5BF00052" w:rsidP="5BF00052" w:rsidRDefault="5BF00052" w14:paraId="23189988" w14:textId="7FBFB115">
            <w:pPr>
              <w:spacing w:line="259" w:lineRule="auto"/>
              <w:rPr>
                <w:rFonts w:ascii="Calibri" w:hAnsi="Calibri" w:eastAsia="Calibri" w:cs="Calibri"/>
                <w:b w:val="0"/>
                <w:bCs w:val="0"/>
                <w:i w:val="0"/>
                <w:iCs w:val="0"/>
                <w:sz w:val="22"/>
                <w:szCs w:val="22"/>
              </w:rPr>
            </w:pPr>
            <w:r w:rsidRPr="5BF00052" w:rsidR="5BF00052">
              <w:rPr>
                <w:rFonts w:ascii="Calibri" w:hAnsi="Calibri" w:eastAsia="Calibri" w:cs="Calibri"/>
                <w:b w:val="0"/>
                <w:bCs w:val="0"/>
                <w:i w:val="0"/>
                <w:iCs w:val="0"/>
                <w:sz w:val="22"/>
                <w:szCs w:val="22"/>
                <w:lang w:val="en-US"/>
              </w:rPr>
              <w:t>sub</w:t>
            </w:r>
          </w:p>
        </w:tc>
        <w:tc>
          <w:tcPr>
            <w:tcW w:w="3105" w:type="dxa"/>
            <w:tcMar/>
            <w:vAlign w:val="top"/>
          </w:tcPr>
          <w:p w:rsidR="5BF00052" w:rsidP="5BF00052" w:rsidRDefault="5BF00052" w14:paraId="21728E85" w14:textId="11112F09">
            <w:pPr>
              <w:spacing w:line="259" w:lineRule="auto"/>
              <w:jc w:val="left"/>
              <w:rPr>
                <w:rFonts w:ascii="Calibri" w:hAnsi="Calibri" w:eastAsia="Calibri" w:cs="Calibri"/>
                <w:b w:val="0"/>
                <w:bCs w:val="0"/>
                <w:i w:val="0"/>
                <w:iCs w:val="0"/>
                <w:sz w:val="22"/>
                <w:szCs w:val="22"/>
              </w:rPr>
            </w:pPr>
            <w:r w:rsidRPr="5BF00052" w:rsidR="5BF00052">
              <w:rPr>
                <w:rFonts w:ascii="Calibri" w:hAnsi="Calibri" w:eastAsia="Calibri" w:cs="Calibri"/>
                <w:b w:val="0"/>
                <w:bCs w:val="0"/>
                <w:i w:val="0"/>
                <w:iCs w:val="0"/>
                <w:sz w:val="22"/>
                <w:szCs w:val="22"/>
                <w:lang w:val="en-US"/>
              </w:rPr>
              <w:t>Subject of the token, identified by the App Id</w:t>
            </w:r>
          </w:p>
        </w:tc>
        <w:tc>
          <w:tcPr>
            <w:tcW w:w="3105" w:type="dxa"/>
            <w:tcMar/>
            <w:vAlign w:val="top"/>
          </w:tcPr>
          <w:p w:rsidR="5BF00052" w:rsidP="5BF00052" w:rsidRDefault="5BF00052" w14:paraId="527059B2" w14:textId="65B67C6A">
            <w:pPr>
              <w:spacing w:line="259" w:lineRule="auto"/>
              <w:jc w:val="left"/>
              <w:rPr>
                <w:rFonts w:ascii="Calibri" w:hAnsi="Calibri" w:eastAsia="Calibri" w:cs="Calibri"/>
                <w:b w:val="0"/>
                <w:bCs w:val="0"/>
                <w:i w:val="0"/>
                <w:iCs w:val="0"/>
                <w:sz w:val="22"/>
                <w:szCs w:val="22"/>
              </w:rPr>
            </w:pPr>
            <w:r w:rsidRPr="5BF00052" w:rsidR="5BF00052">
              <w:rPr>
                <w:rFonts w:ascii="Calibri" w:hAnsi="Calibri" w:eastAsia="Calibri" w:cs="Calibri"/>
                <w:b w:val="0"/>
                <w:bCs w:val="0"/>
                <w:i w:val="0"/>
                <w:iCs w:val="0"/>
                <w:sz w:val="22"/>
                <w:szCs w:val="22"/>
                <w:lang w:val="en-US"/>
              </w:rPr>
              <w:t>App Id</w:t>
            </w:r>
          </w:p>
        </w:tc>
      </w:tr>
      <w:tr w:rsidR="5BF00052" w:rsidTr="5BF00052" w14:paraId="13EACC7F">
        <w:tc>
          <w:tcPr>
            <w:tcW w:w="3105" w:type="dxa"/>
            <w:tcMar/>
            <w:vAlign w:val="top"/>
          </w:tcPr>
          <w:p w:rsidR="5BF00052" w:rsidP="5BF00052" w:rsidRDefault="5BF00052" w14:paraId="54295019" w14:textId="5A8C5C74">
            <w:pPr>
              <w:spacing w:line="259" w:lineRule="auto"/>
              <w:rPr>
                <w:rFonts w:ascii="Calibri" w:hAnsi="Calibri" w:eastAsia="Calibri" w:cs="Calibri"/>
                <w:b w:val="0"/>
                <w:bCs w:val="0"/>
                <w:i w:val="0"/>
                <w:iCs w:val="0"/>
                <w:sz w:val="22"/>
                <w:szCs w:val="22"/>
              </w:rPr>
            </w:pPr>
            <w:r w:rsidRPr="5BF00052" w:rsidR="5BF00052">
              <w:rPr>
                <w:rFonts w:ascii="Calibri" w:hAnsi="Calibri" w:eastAsia="Calibri" w:cs="Calibri"/>
                <w:b w:val="0"/>
                <w:bCs w:val="0"/>
                <w:i w:val="0"/>
                <w:iCs w:val="0"/>
                <w:sz w:val="22"/>
                <w:szCs w:val="22"/>
                <w:lang w:val="en-US"/>
              </w:rPr>
              <w:t>iat</w:t>
            </w:r>
          </w:p>
        </w:tc>
        <w:tc>
          <w:tcPr>
            <w:tcW w:w="3105" w:type="dxa"/>
            <w:tcMar/>
            <w:vAlign w:val="top"/>
          </w:tcPr>
          <w:p w:rsidR="5BF00052" w:rsidP="5BF00052" w:rsidRDefault="5BF00052" w14:paraId="6D46AF69" w14:textId="1373A0F3">
            <w:pPr>
              <w:spacing w:line="259" w:lineRule="auto"/>
              <w:jc w:val="left"/>
              <w:rPr>
                <w:rFonts w:ascii="Calibri" w:hAnsi="Calibri" w:eastAsia="Calibri" w:cs="Calibri"/>
                <w:b w:val="0"/>
                <w:bCs w:val="0"/>
                <w:i w:val="0"/>
                <w:iCs w:val="0"/>
                <w:sz w:val="22"/>
                <w:szCs w:val="22"/>
              </w:rPr>
            </w:pPr>
            <w:r w:rsidRPr="5BF00052" w:rsidR="5BF00052">
              <w:rPr>
                <w:rFonts w:ascii="Calibri" w:hAnsi="Calibri" w:eastAsia="Calibri" w:cs="Calibri"/>
                <w:b w:val="0"/>
                <w:bCs w:val="0"/>
                <w:i w:val="0"/>
                <w:iCs w:val="0"/>
                <w:sz w:val="22"/>
                <w:szCs w:val="22"/>
                <w:lang w:val="en-US"/>
              </w:rPr>
              <w:t>Issued time</w:t>
            </w:r>
          </w:p>
        </w:tc>
        <w:tc>
          <w:tcPr>
            <w:tcW w:w="3105" w:type="dxa"/>
            <w:tcMar/>
            <w:vAlign w:val="top"/>
          </w:tcPr>
          <w:p w:rsidR="5BF00052" w:rsidP="5BF00052" w:rsidRDefault="5BF00052" w14:paraId="32CD076E" w14:textId="48B778E0">
            <w:pPr>
              <w:spacing w:line="259" w:lineRule="auto"/>
              <w:jc w:val="left"/>
              <w:rPr>
                <w:rFonts w:ascii="Calibri" w:hAnsi="Calibri" w:eastAsia="Calibri" w:cs="Calibri"/>
                <w:b w:val="0"/>
                <w:bCs w:val="0"/>
                <w:i w:val="0"/>
                <w:iCs w:val="0"/>
                <w:sz w:val="22"/>
                <w:szCs w:val="22"/>
              </w:rPr>
            </w:pPr>
            <w:r w:rsidRPr="5BF00052" w:rsidR="5BF00052">
              <w:rPr>
                <w:rFonts w:ascii="Calibri" w:hAnsi="Calibri" w:eastAsia="Calibri" w:cs="Calibri"/>
                <w:b w:val="0"/>
                <w:bCs w:val="0"/>
                <w:i w:val="0"/>
                <w:iCs w:val="0"/>
                <w:sz w:val="22"/>
                <w:szCs w:val="22"/>
                <w:lang w:val="en-US"/>
              </w:rPr>
              <w:t>Time in Unix time</w:t>
            </w:r>
          </w:p>
        </w:tc>
      </w:tr>
      <w:tr w:rsidR="5BF00052" w:rsidTr="5BF00052" w14:paraId="4FE9FCD9">
        <w:tc>
          <w:tcPr>
            <w:tcW w:w="3105" w:type="dxa"/>
            <w:tcMar/>
            <w:vAlign w:val="top"/>
          </w:tcPr>
          <w:p w:rsidR="5BF00052" w:rsidP="5BF00052" w:rsidRDefault="5BF00052" w14:paraId="5CCB3F96" w14:textId="291F54B3">
            <w:pPr>
              <w:spacing w:line="259" w:lineRule="auto"/>
              <w:rPr>
                <w:rFonts w:ascii="Calibri" w:hAnsi="Calibri" w:eastAsia="Calibri" w:cs="Calibri"/>
                <w:b w:val="0"/>
                <w:bCs w:val="0"/>
                <w:i w:val="0"/>
                <w:iCs w:val="0"/>
                <w:sz w:val="22"/>
                <w:szCs w:val="22"/>
              </w:rPr>
            </w:pPr>
            <w:r w:rsidRPr="5BF00052" w:rsidR="5BF00052">
              <w:rPr>
                <w:rFonts w:ascii="Calibri" w:hAnsi="Calibri" w:eastAsia="Calibri" w:cs="Calibri"/>
                <w:b w:val="0"/>
                <w:bCs w:val="0"/>
                <w:i w:val="0"/>
                <w:iCs w:val="0"/>
                <w:sz w:val="22"/>
                <w:szCs w:val="22"/>
                <w:lang w:val="en-US"/>
              </w:rPr>
              <w:t>exp</w:t>
            </w:r>
          </w:p>
        </w:tc>
        <w:tc>
          <w:tcPr>
            <w:tcW w:w="3105" w:type="dxa"/>
            <w:tcMar/>
            <w:vAlign w:val="top"/>
          </w:tcPr>
          <w:p w:rsidR="5BF00052" w:rsidP="5BF00052" w:rsidRDefault="5BF00052" w14:paraId="7E2E27AD" w14:textId="675D3ED6">
            <w:pPr>
              <w:spacing w:line="259" w:lineRule="auto"/>
              <w:jc w:val="left"/>
              <w:rPr>
                <w:rFonts w:ascii="Calibri" w:hAnsi="Calibri" w:eastAsia="Calibri" w:cs="Calibri"/>
                <w:b w:val="0"/>
                <w:bCs w:val="0"/>
                <w:i w:val="0"/>
                <w:iCs w:val="0"/>
                <w:sz w:val="22"/>
                <w:szCs w:val="22"/>
              </w:rPr>
            </w:pPr>
            <w:r w:rsidRPr="5BF00052" w:rsidR="5BF00052">
              <w:rPr>
                <w:rFonts w:ascii="Calibri" w:hAnsi="Calibri" w:eastAsia="Calibri" w:cs="Calibri"/>
                <w:b w:val="0"/>
                <w:bCs w:val="0"/>
                <w:i w:val="0"/>
                <w:iCs w:val="0"/>
                <w:sz w:val="22"/>
                <w:szCs w:val="22"/>
                <w:lang w:val="en-US"/>
              </w:rPr>
              <w:t>Expired time</w:t>
            </w:r>
          </w:p>
        </w:tc>
        <w:tc>
          <w:tcPr>
            <w:tcW w:w="3105" w:type="dxa"/>
            <w:tcMar/>
            <w:vAlign w:val="top"/>
          </w:tcPr>
          <w:p w:rsidR="5BF00052" w:rsidP="5BF00052" w:rsidRDefault="5BF00052" w14:paraId="4E42CD81" w14:textId="61D51A97">
            <w:pPr>
              <w:spacing w:line="259" w:lineRule="auto"/>
              <w:jc w:val="left"/>
              <w:rPr>
                <w:rFonts w:ascii="Calibri" w:hAnsi="Calibri" w:eastAsia="Calibri" w:cs="Calibri"/>
                <w:b w:val="0"/>
                <w:bCs w:val="0"/>
                <w:i w:val="0"/>
                <w:iCs w:val="0"/>
                <w:sz w:val="22"/>
                <w:szCs w:val="22"/>
              </w:rPr>
            </w:pPr>
            <w:r w:rsidRPr="5BF00052" w:rsidR="5BF00052">
              <w:rPr>
                <w:rFonts w:ascii="Calibri" w:hAnsi="Calibri" w:eastAsia="Calibri" w:cs="Calibri"/>
                <w:b w:val="0"/>
                <w:bCs w:val="0"/>
                <w:i w:val="0"/>
                <w:iCs w:val="0"/>
                <w:sz w:val="22"/>
                <w:szCs w:val="22"/>
                <w:lang w:val="en-US"/>
              </w:rPr>
              <w:t>Time in Unix time</w:t>
            </w:r>
          </w:p>
        </w:tc>
      </w:tr>
    </w:tbl>
    <w:p w:rsidR="5BF00052" w:rsidP="5BF00052" w:rsidRDefault="5BF00052" w14:paraId="0776C775" w14:textId="06476F69">
      <w:pPr>
        <w:pStyle w:val="Subtitle"/>
        <w:rPr>
          <w:noProof w:val="0"/>
          <w:lang w:val="en-US"/>
        </w:rPr>
      </w:pPr>
    </w:p>
    <w:p w:rsidR="5BF00052" w:rsidP="5BF00052" w:rsidRDefault="5BF00052" w14:paraId="1E94AB5B" w14:textId="7649DEEA">
      <w:pPr>
        <w:pStyle w:val="Subtitle"/>
        <w:rPr>
          <w:rFonts w:ascii="Calibri Light" w:hAnsi="Calibri Light" w:eastAsia="Calibri Light" w:cs="Calibri Light"/>
          <w:b w:val="0"/>
          <w:bCs w:val="0"/>
          <w:i w:val="0"/>
          <w:iCs w:val="0"/>
          <w:caps w:val="0"/>
          <w:smallCaps w:val="0"/>
          <w:noProof w:val="0"/>
          <w:color w:val="5A5A5A"/>
          <w:sz w:val="26"/>
          <w:szCs w:val="26"/>
          <w:lang w:val="en-US"/>
        </w:rPr>
      </w:pPr>
      <w:r w:rsidRPr="5BF00052" w:rsidR="5BF00052">
        <w:rPr>
          <w:noProof w:val="0"/>
          <w:lang w:val="en-US"/>
        </w:rPr>
        <w:t>Signature</w:t>
      </w:r>
    </w:p>
    <w:p w:rsidR="5BF00052" w:rsidP="7D044197" w:rsidRDefault="5BF00052" w14:paraId="16585D00" w14:textId="500403B8">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7D044197" w:rsidR="7D044197">
        <w:rPr>
          <w:rFonts w:ascii="Calibri" w:hAnsi="Calibri" w:eastAsia="Calibri" w:cs="Calibri"/>
          <w:b w:val="0"/>
          <w:bCs w:val="0"/>
          <w:i w:val="0"/>
          <w:iCs w:val="0"/>
          <w:caps w:val="0"/>
          <w:smallCaps w:val="0"/>
          <w:noProof w:val="0"/>
          <w:color w:val="000000" w:themeColor="text1" w:themeTint="FF" w:themeShade="FF"/>
          <w:sz w:val="22"/>
          <w:szCs w:val="22"/>
          <w:lang w:val="en-US"/>
        </w:rPr>
        <w:t>Denote the private key held by the lookup server as k. The signature is the ciphertext from RS256 using “header.payload”(in Base64Url format) as the plaintext and k as the key. Therefore, when site owners validate the token, they compute the plaintext “header.payload” by RS256 using ciphertext as input and the public key of the lookup server. Finally, site owners check if every attribute is valid. If any attribute is invalid, this token is not valid.</w:t>
      </w:r>
    </w:p>
    <w:p w:rsidR="5BF00052" w:rsidP="5BF00052" w:rsidRDefault="5BF00052" w14:paraId="74820BDD" w14:textId="7A3CB161">
      <w:pPr>
        <w:pStyle w:val="Subtitle"/>
        <w:rPr>
          <w:rFonts w:ascii="Calibri Light" w:hAnsi="Calibri Light" w:eastAsia="Calibri Light" w:cs="Calibri Light"/>
          <w:color w:val="5A5A5A"/>
          <w:sz w:val="26"/>
          <w:szCs w:val="26"/>
        </w:rPr>
      </w:pPr>
      <w:r w:rsidRPr="5BF00052" w:rsidR="5BF00052">
        <w:rPr>
          <w:rFonts w:ascii="Calibri Light" w:hAnsi="Calibri Light" w:eastAsia="Calibri Light" w:cs="Calibri Light"/>
          <w:color w:val="5A5A5A"/>
          <w:sz w:val="26"/>
          <w:szCs w:val="26"/>
        </w:rPr>
        <w:t>Public Key of the Lookup Server</w:t>
      </w:r>
    </w:p>
    <w:p w:rsidR="5BF00052" w:rsidP="7D044197" w:rsidRDefault="5BF00052" w14:paraId="65DFDC89" w14:textId="03D714C9">
      <w:pPr>
        <w:pStyle w:val="Normal"/>
        <w:spacing w:after="160" w:line="259" w:lineRule="auto"/>
        <w:rPr>
          <w:rFonts w:ascii="Menlo" w:hAnsi="Menlo" w:eastAsia="Menlo" w:cs="Menlo"/>
          <w:b w:val="0"/>
          <w:bCs w:val="0"/>
          <w:i w:val="0"/>
          <w:iCs w:val="0"/>
          <w:caps w:val="0"/>
          <w:smallCaps w:val="0"/>
          <w:noProof w:val="0"/>
          <w:color w:val="000000" w:themeColor="text1" w:themeTint="FF" w:themeShade="FF"/>
          <w:sz w:val="22"/>
          <w:szCs w:val="22"/>
          <w:lang w:val="en-US"/>
        </w:rPr>
      </w:pPr>
      <w:r w:rsidR="7D044197">
        <w:rPr/>
        <w:t>The RSA public key of the lookup server (2048 bits) is:</w:t>
      </w:r>
    </w:p>
    <w:p w:rsidR="5BF00052" w:rsidP="7D044197" w:rsidRDefault="5BF00052" w14:paraId="7102BDC9" w14:textId="024214B6">
      <w:pPr/>
      <w:r w:rsidRPr="7D044197" w:rsidR="7D044197">
        <w:rPr>
          <w:rFonts w:ascii="Menlo" w:hAnsi="Menlo" w:eastAsia="Menlo" w:cs="Menlo"/>
          <w:noProof w:val="0"/>
          <w:sz w:val="22"/>
          <w:szCs w:val="22"/>
          <w:lang w:val="en-US"/>
        </w:rPr>
        <w:t>-----BEGIN PUBLIC KEY-----</w:t>
      </w:r>
    </w:p>
    <w:p w:rsidR="5BF00052" w:rsidP="7D044197" w:rsidRDefault="5BF00052" w14:paraId="5CE67DFB" w14:textId="0D97CD1C">
      <w:pPr/>
      <w:r w:rsidRPr="7D044197" w:rsidR="7D044197">
        <w:rPr>
          <w:rFonts w:ascii="Menlo" w:hAnsi="Menlo" w:eastAsia="Menlo" w:cs="Menlo"/>
          <w:noProof w:val="0"/>
          <w:sz w:val="22"/>
          <w:szCs w:val="22"/>
          <w:lang w:val="en-US"/>
        </w:rPr>
        <w:t>MIIBIjANBgkqhkiG9w0BAQEFAAOCAQ8AMIIBCgKCAQEAs4xkpwTPqnICaD4+f7W/</w:t>
      </w:r>
    </w:p>
    <w:p w:rsidR="5BF00052" w:rsidP="7D044197" w:rsidRDefault="5BF00052" w14:paraId="7F1A5154" w14:textId="189AEAF3">
      <w:pPr/>
      <w:r w:rsidRPr="7D044197" w:rsidR="7D044197">
        <w:rPr>
          <w:rFonts w:ascii="Menlo" w:hAnsi="Menlo" w:eastAsia="Menlo" w:cs="Menlo"/>
          <w:noProof w:val="0"/>
          <w:sz w:val="22"/>
          <w:szCs w:val="22"/>
          <w:lang w:val="en-US"/>
        </w:rPr>
        <w:t>Uu7rrkxsZELVR9mxiFcJsgMr37utTl0gNwl4R0tMHmCXNDOTWiQ6fEOr4ssDjpye</w:t>
      </w:r>
    </w:p>
    <w:p w:rsidR="5BF00052" w:rsidP="7D044197" w:rsidRDefault="5BF00052" w14:paraId="67FD3873" w14:textId="6401396E">
      <w:pPr/>
      <w:r w:rsidRPr="7D044197" w:rsidR="7D044197">
        <w:rPr>
          <w:rFonts w:ascii="Menlo" w:hAnsi="Menlo" w:eastAsia="Menlo" w:cs="Menlo"/>
          <w:noProof w:val="0"/>
          <w:sz w:val="22"/>
          <w:szCs w:val="22"/>
          <w:lang w:val="en-US"/>
        </w:rPr>
        <w:t>q1zldbMebR5I1MUQSV+y5IaLJSJFJlxHzp4xgWYauVT5lKUwjf11TJ+pDyOV4fem</w:t>
      </w:r>
    </w:p>
    <w:p w:rsidR="5BF00052" w:rsidP="7D044197" w:rsidRDefault="5BF00052" w14:paraId="327E4C30" w14:textId="1032E3F6">
      <w:pPr/>
      <w:r w:rsidRPr="7D044197" w:rsidR="7D044197">
        <w:rPr>
          <w:rFonts w:ascii="Menlo" w:hAnsi="Menlo" w:eastAsia="Menlo" w:cs="Menlo"/>
          <w:noProof w:val="0"/>
          <w:sz w:val="22"/>
          <w:szCs w:val="22"/>
          <w:lang w:val="en-US"/>
        </w:rPr>
        <w:t>TztHL8DjgUQXuwld1q9BF4ZqYoZD0k6rTBZT09ev6jC9H0oB7qp1c984HHbaznLz</w:t>
      </w:r>
    </w:p>
    <w:p w:rsidR="5BF00052" w:rsidP="7D044197" w:rsidRDefault="5BF00052" w14:paraId="4631862F" w14:textId="271F41FF">
      <w:pPr/>
      <w:r w:rsidRPr="7D044197" w:rsidR="7D044197">
        <w:rPr>
          <w:rFonts w:ascii="Menlo" w:hAnsi="Menlo" w:eastAsia="Menlo" w:cs="Menlo"/>
          <w:noProof w:val="0"/>
          <w:sz w:val="22"/>
          <w:szCs w:val="22"/>
          <w:lang w:val="en-US"/>
        </w:rPr>
        <w:t>UzKK0b4QC0+r41Z9alwkA+1vUgwITiIki9LMbiPHBKiaAcWnHLAnjC7rqR+rxyWE</w:t>
      </w:r>
    </w:p>
    <w:p w:rsidR="5BF00052" w:rsidP="7D044197" w:rsidRDefault="5BF00052" w14:paraId="361E05FA" w14:textId="24EB5E8D">
      <w:pPr/>
      <w:r w:rsidRPr="7D044197" w:rsidR="7D044197">
        <w:rPr>
          <w:rFonts w:ascii="Menlo" w:hAnsi="Menlo" w:eastAsia="Menlo" w:cs="Menlo"/>
          <w:noProof w:val="0"/>
          <w:sz w:val="22"/>
          <w:szCs w:val="22"/>
          <w:lang w:val="en-US"/>
        </w:rPr>
        <w:t>pJQ5wr4TAIAGdEmc27qNOjX0gbet3vR8ZZV26tCxGHpSFiGG5DLgOROizOJ9esIf</w:t>
      </w:r>
    </w:p>
    <w:p w:rsidR="5BF00052" w:rsidP="7D044197" w:rsidRDefault="5BF00052" w14:paraId="44ECC8F6" w14:textId="60B91825">
      <w:pPr/>
      <w:r w:rsidRPr="7D044197" w:rsidR="7D044197">
        <w:rPr>
          <w:rFonts w:ascii="Menlo" w:hAnsi="Menlo" w:eastAsia="Menlo" w:cs="Menlo"/>
          <w:noProof w:val="0"/>
          <w:sz w:val="22"/>
          <w:szCs w:val="22"/>
          <w:lang w:val="en-US"/>
        </w:rPr>
        <w:t>HQIDAQAB</w:t>
      </w:r>
    </w:p>
    <w:p w:rsidR="5BF00052" w:rsidP="7D044197" w:rsidRDefault="5BF00052" w14:paraId="411904E6" w14:textId="447B0790">
      <w:pPr/>
      <w:r w:rsidRPr="7D044197" w:rsidR="7D044197">
        <w:rPr>
          <w:rFonts w:ascii="Menlo" w:hAnsi="Menlo" w:eastAsia="Menlo" w:cs="Menlo"/>
          <w:noProof w:val="0"/>
          <w:sz w:val="22"/>
          <w:szCs w:val="22"/>
          <w:lang w:val="en-US"/>
        </w:rPr>
        <w:t>-----END PUBLIC KEY-----</w:t>
      </w:r>
    </w:p>
    <w:p w:rsidR="7D044197" w:rsidP="7D044197" w:rsidRDefault="7D044197" w14:paraId="67C38820" w14:textId="29582F00">
      <w:pPr>
        <w:pStyle w:val="Normal"/>
        <w:rPr>
          <w:rFonts w:ascii="Menlo" w:hAnsi="Menlo" w:eastAsia="Menlo" w:cs="Menlo"/>
          <w:noProof w:val="0"/>
          <w:sz w:val="22"/>
          <w:szCs w:val="22"/>
          <w:lang w:val="en-US"/>
        </w:rPr>
      </w:pPr>
    </w:p>
    <w:p w:rsidR="70A11C1A" w:rsidP="70A11C1A" w:rsidRDefault="5193B620" w14:paraId="35641296" w14:textId="13AA6866">
      <w:pPr>
        <w:pStyle w:val="Heading1"/>
      </w:pPr>
      <w:bookmarkStart w:name="_Toc561198591" w:id="26"/>
      <w:r>
        <w:lastRenderedPageBreak/>
        <w:t>9    Site Signal and Map Data Validation for Site Owners</w:t>
      </w:r>
      <w:bookmarkEnd w:id="26"/>
    </w:p>
    <w:p w:rsidR="70A11C1A" w:rsidP="70A11C1A" w:rsidRDefault="70A11C1A" w14:paraId="0326D624" w14:textId="0BD87AD1">
      <w:r w:rsidRPr="70A11C1A">
        <w:rPr>
          <w:rFonts w:ascii="Calibri" w:hAnsi="Calibri" w:eastAsia="Calibri" w:cs="Calibri"/>
          <w:color w:val="000000" w:themeColor="text1"/>
        </w:rPr>
        <w:t xml:space="preserve">To enable </w:t>
      </w:r>
      <w:r>
        <w:t>pervasive</w:t>
      </w:r>
      <w:r w:rsidRPr="70A11C1A">
        <w:rPr>
          <w:rFonts w:ascii="Calibri" w:hAnsi="Calibri" w:eastAsia="Calibri" w:cs="Calibri"/>
          <w:color w:val="000000" w:themeColor="text1"/>
        </w:rPr>
        <w:t xml:space="preserve"> positioning, the platform requires site owners to upload a data package including site information, spatial representation, maps, site signals and metadata for the grid. Contents in the data package should be arranged according to the standard specification, including file structure, file naming principle, file contents format and its values. </w:t>
      </w:r>
    </w:p>
    <w:p w:rsidR="70A11C1A" w:rsidP="70A11C1A" w:rsidRDefault="38FF0FA3" w14:paraId="59259280" w14:textId="5E3743D2">
      <w:r w:rsidRPr="38FF0FA3">
        <w:rPr>
          <w:rFonts w:ascii="Calibri" w:hAnsi="Calibri" w:eastAsia="Calibri" w:cs="Calibri"/>
          <w:color w:val="000000" w:themeColor="text1"/>
        </w:rPr>
        <w:t xml:space="preserve">This section aims to specify the formats and requirements of the data package for site owners to prepare the data package of their site. This specification will describe the requirements of each file in the file system tree, from the utmost file </w:t>
      </w:r>
      <w:proofErr w:type="spellStart"/>
      <w:r w:rsidRPr="38FF0FA3">
        <w:rPr>
          <w:rFonts w:ascii="Calibri" w:hAnsi="Calibri" w:eastAsia="Calibri" w:cs="Calibri"/>
          <w:color w:val="000000" w:themeColor="text1"/>
        </w:rPr>
        <w:t>S</w:t>
      </w:r>
      <w:r w:rsidRPr="38FF0FA3">
        <w:rPr>
          <w:rFonts w:ascii="Calibri" w:hAnsi="Calibri" w:eastAsia="Calibri" w:cs="Calibri"/>
          <w:i/>
          <w:iCs/>
          <w:color w:val="000000" w:themeColor="text1"/>
        </w:rPr>
        <w:t>iteInfo.json</w:t>
      </w:r>
      <w:proofErr w:type="spellEnd"/>
      <w:r w:rsidRPr="38FF0FA3">
        <w:rPr>
          <w:rFonts w:ascii="Calibri" w:hAnsi="Calibri" w:eastAsia="Calibri" w:cs="Calibri"/>
          <w:color w:val="000000" w:themeColor="text1"/>
        </w:rPr>
        <w:t xml:space="preserve"> to the </w:t>
      </w:r>
      <w:r w:rsidRPr="38FF0FA3">
        <w:rPr>
          <w:rFonts w:ascii="Calibri" w:hAnsi="Calibri" w:eastAsia="Calibri" w:cs="Calibri"/>
          <w:i/>
          <w:iCs/>
          <w:color w:val="000000" w:themeColor="text1"/>
        </w:rPr>
        <w:t>WifiFingerprint.txt</w:t>
      </w:r>
      <w:r w:rsidRPr="38FF0FA3">
        <w:rPr>
          <w:rFonts w:ascii="Calibri" w:hAnsi="Calibri" w:eastAsia="Calibri" w:cs="Calibri"/>
          <w:color w:val="000000" w:themeColor="text1"/>
        </w:rPr>
        <w:t xml:space="preserve"> in the deepest level of the tree.</w:t>
      </w:r>
    </w:p>
    <w:p w:rsidR="70A11C1A" w:rsidP="70A11C1A" w:rsidRDefault="5193B620" w14:paraId="007C0F16" w14:textId="7EB137CE">
      <w:pPr>
        <w:pStyle w:val="Heading2"/>
        <w:rPr>
          <w:rFonts w:ascii="Calibri Light" w:hAnsi="Calibri Light"/>
        </w:rPr>
      </w:pPr>
      <w:bookmarkStart w:name="_Toc1117160310" w:id="27"/>
      <w:r w:rsidRPr="5193B620">
        <w:rPr>
          <w:rFonts w:ascii="Calibri Light" w:hAnsi="Calibri Light"/>
        </w:rPr>
        <w:t>9.1 Data package structure -- file system tree</w:t>
      </w:r>
      <w:bookmarkEnd w:id="27"/>
    </w:p>
    <w:p w:rsidR="70A11C1A" w:rsidP="70A11C1A" w:rsidRDefault="3DA95D55" w14:paraId="1B6B42F5" w14:textId="0798FB4B">
      <w:pPr>
        <w:rPr>
          <w:rFonts w:ascii="Calibri" w:hAnsi="Calibri" w:eastAsia="Calibri" w:cs="Calibri"/>
          <w:color w:val="000000" w:themeColor="text1"/>
        </w:rPr>
      </w:pPr>
      <w:r w:rsidRPr="3DA95D55">
        <w:rPr>
          <w:rFonts w:ascii="Calibri" w:hAnsi="Calibri" w:eastAsia="Calibri" w:cs="Calibri"/>
          <w:color w:val="000000" w:themeColor="text1"/>
        </w:rPr>
        <w:t>Here is the overview of the data package, showing all components &amp; structure of the package.</w:t>
      </w:r>
    </w:p>
    <w:p w:rsidR="70A11C1A" w:rsidP="3DA95D55" w:rsidRDefault="05236978" w14:paraId="362C0F21" w14:textId="0209FC5A">
      <w:pPr>
        <w:pStyle w:val="Heading3"/>
        <w:rPr>
          <w:rFonts w:ascii="Calibri Light" w:hAnsi="Calibri Light" w:eastAsia="SimSun" w:cs="Times New Roman"/>
        </w:rPr>
      </w:pPr>
      <w:r>
        <w:t>9.1.1 Indoor site data package</w:t>
      </w:r>
    </w:p>
    <w:p w:rsidR="05236978" w:rsidP="05236978" w:rsidRDefault="05236978" w14:paraId="267F343E" w14:textId="62E69BD7">
      <w:pPr>
        <w:jc w:val="center"/>
      </w:pPr>
      <w:r>
        <w:rPr>
          <w:noProof/>
        </w:rPr>
        <w:drawing>
          <wp:inline distT="0" distB="0" distL="0" distR="0" wp14:anchorId="584315F2" wp14:editId="488E4FBD">
            <wp:extent cx="6010275" cy="3330694"/>
            <wp:effectExtent l="0" t="0" r="0" b="0"/>
            <wp:docPr id="1411508281" name="Picture 1411508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10275" cy="3330694"/>
                    </a:xfrm>
                    <a:prstGeom prst="rect">
                      <a:avLst/>
                    </a:prstGeom>
                  </pic:spPr>
                </pic:pic>
              </a:graphicData>
            </a:graphic>
          </wp:inline>
        </w:drawing>
      </w:r>
    </w:p>
    <w:p w:rsidR="70A11C1A" w:rsidP="3DA95D55" w:rsidRDefault="05236978" w14:paraId="39C5498D" w14:textId="272FEF62">
      <w:pPr>
        <w:jc w:val="center"/>
      </w:pPr>
      <w:r w:rsidR="5BF00052">
        <w:rPr/>
        <w:t>Figure 15a. The file system tree for indoor data validation.</w:t>
      </w:r>
    </w:p>
    <w:p w:rsidR="70A11C1A" w:rsidP="70A11C1A" w:rsidRDefault="3DA95D55" w14:paraId="666AD6E4" w14:textId="426233C6">
      <w:pPr>
        <w:rPr>
          <w:rFonts w:ascii="Calibri" w:hAnsi="Calibri" w:eastAsia="Calibri" w:cs="Calibri"/>
          <w:color w:val="000000" w:themeColor="text1"/>
        </w:rPr>
      </w:pPr>
      <w:r w:rsidRPr="3DA95D55">
        <w:rPr>
          <w:rFonts w:ascii="Calibri" w:hAnsi="Calibri" w:eastAsia="Calibri" w:cs="Calibri"/>
          <w:color w:val="000000" w:themeColor="text1"/>
        </w:rPr>
        <w:t>All blocks are named by their filename or folder name. Blocks colored with orange are folders in data package, they named by categories or tags (</w:t>
      </w:r>
      <w:proofErr w:type="spellStart"/>
      <w:r w:rsidRPr="3DA95D55">
        <w:rPr>
          <w:rFonts w:ascii="Calibri" w:hAnsi="Calibri" w:eastAsia="Calibri" w:cs="Calibri"/>
          <w:color w:val="000000" w:themeColor="text1"/>
        </w:rPr>
        <w:t>FloorNo</w:t>
      </w:r>
      <w:proofErr w:type="spellEnd"/>
      <w:r w:rsidRPr="3DA95D55">
        <w:rPr>
          <w:rFonts w:ascii="Calibri" w:hAnsi="Calibri" w:eastAsia="Calibri" w:cs="Calibri"/>
          <w:color w:val="000000" w:themeColor="text1"/>
        </w:rPr>
        <w:t xml:space="preserve"> or </w:t>
      </w:r>
      <w:proofErr w:type="spellStart"/>
      <w:r w:rsidRPr="3DA95D55">
        <w:rPr>
          <w:rFonts w:ascii="Calibri" w:hAnsi="Calibri" w:eastAsia="Calibri" w:cs="Calibri"/>
          <w:color w:val="000000" w:themeColor="text1"/>
        </w:rPr>
        <w:t>RegionNo</w:t>
      </w:r>
      <w:proofErr w:type="spellEnd"/>
      <w:r w:rsidRPr="3DA95D55">
        <w:rPr>
          <w:rFonts w:ascii="Calibri" w:hAnsi="Calibri" w:eastAsia="Calibri" w:cs="Calibri"/>
          <w:color w:val="000000" w:themeColor="text1"/>
        </w:rPr>
        <w:t xml:space="preserve">). </w:t>
      </w:r>
    </w:p>
    <w:p w:rsidR="70A11C1A" w:rsidP="38FF0FA3" w:rsidRDefault="05236978" w14:paraId="55F22C5C" w14:textId="1E5E2D00">
      <w:pPr>
        <w:rPr>
          <w:rFonts w:ascii="Calibri" w:hAnsi="Calibri" w:eastAsia="Calibri" w:cs="Calibri"/>
          <w:color w:val="000000" w:themeColor="text1"/>
        </w:rPr>
      </w:pPr>
      <w:r w:rsidRPr="05236978">
        <w:rPr>
          <w:rFonts w:ascii="Calibri" w:hAnsi="Calibri" w:eastAsia="Calibri" w:cs="Calibri"/>
          <w:color w:val="000000" w:themeColor="text1"/>
        </w:rPr>
        <w:t xml:space="preserve">Blocks colored with blue are </w:t>
      </w:r>
      <w:r w:rsidRPr="05236978">
        <w:rPr>
          <w:rFonts w:ascii="Calibri" w:hAnsi="Calibri" w:eastAsia="Calibri" w:cs="Calibri"/>
          <w:b/>
          <w:bCs/>
          <w:color w:val="000000" w:themeColor="text1"/>
        </w:rPr>
        <w:t xml:space="preserve">zipped </w:t>
      </w:r>
      <w:r w:rsidRPr="05236978">
        <w:rPr>
          <w:rFonts w:ascii="Calibri" w:hAnsi="Calibri" w:eastAsia="Calibri" w:cs="Calibri"/>
          <w:color w:val="000000" w:themeColor="text1"/>
        </w:rPr>
        <w:t>map files and metadata of map files, they should be arranged according to map coverage. Details can be found in section 9.2</w:t>
      </w:r>
    </w:p>
    <w:p w:rsidR="70A11C1A" w:rsidP="70A11C1A" w:rsidRDefault="3DA95D55" w14:paraId="54284DB4" w14:textId="41804FF2">
      <w:pPr>
        <w:rPr>
          <w:rFonts w:ascii="Calibri" w:hAnsi="Calibri" w:eastAsia="Calibri" w:cs="Calibri"/>
          <w:color w:val="000000" w:themeColor="text1"/>
        </w:rPr>
      </w:pPr>
      <w:r w:rsidRPr="3DA95D55">
        <w:rPr>
          <w:rFonts w:ascii="Calibri" w:hAnsi="Calibri" w:eastAsia="Calibri" w:cs="Calibri"/>
          <w:color w:val="000000" w:themeColor="text1"/>
        </w:rPr>
        <w:t>Blocks colored with purple are site signals file of this building, site owner who wants to share site signal to platform should include this part.</w:t>
      </w:r>
    </w:p>
    <w:p w:rsidR="3DA95D55" w:rsidP="3DA95D55" w:rsidRDefault="05236978" w14:paraId="3C153183" w14:textId="6F1F5E56">
      <w:pPr>
        <w:pStyle w:val="Heading3"/>
        <w:rPr>
          <w:rFonts w:ascii="Calibri Light" w:hAnsi="Calibri Light" w:eastAsia="SimSun" w:cs="Times New Roman"/>
        </w:rPr>
      </w:pPr>
      <w:r>
        <w:lastRenderedPageBreak/>
        <w:t>9.1.2 Outdoor site data package</w:t>
      </w:r>
    </w:p>
    <w:p w:rsidR="3DA95D55" w:rsidP="05236978" w:rsidRDefault="3DA95D55" w14:paraId="2B05C6AF" w14:textId="28BD89D8">
      <w:pPr>
        <w:jc w:val="center"/>
      </w:pPr>
      <w:r>
        <w:rPr>
          <w:noProof/>
        </w:rPr>
        <w:drawing>
          <wp:inline distT="0" distB="0" distL="0" distR="0" wp14:anchorId="425FCA3B" wp14:editId="7ACDA9A3">
            <wp:extent cx="5060114" cy="2962275"/>
            <wp:effectExtent l="0" t="0" r="0" b="0"/>
            <wp:docPr id="1951571212" name="Picture 195157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060114" cy="2962275"/>
                    </a:xfrm>
                    <a:prstGeom prst="rect">
                      <a:avLst/>
                    </a:prstGeom>
                  </pic:spPr>
                </pic:pic>
              </a:graphicData>
            </a:graphic>
          </wp:inline>
        </w:drawing>
      </w:r>
    </w:p>
    <w:p w:rsidR="3DA95D55" w:rsidP="3DA95D55" w:rsidRDefault="6872EDE5" w14:paraId="4D57C328" w14:textId="3CEA9A1E">
      <w:pPr>
        <w:jc w:val="center"/>
      </w:pPr>
      <w:r w:rsidR="5BF00052">
        <w:rPr/>
        <w:t>Figure 15b. The file system tree for outdoor data validation.</w:t>
      </w:r>
    </w:p>
    <w:p w:rsidR="3DA95D55" w:rsidP="3DA95D55" w:rsidRDefault="3DA95D55" w14:paraId="49F533BE" w14:textId="7A5B1836">
      <w:r>
        <w:t xml:space="preserve">Outdoor data package contains less information, as outdoor space is less complex. It contains </w:t>
      </w:r>
      <w:proofErr w:type="spellStart"/>
      <w:r>
        <w:t>SiteInfo.json</w:t>
      </w:r>
      <w:proofErr w:type="spellEnd"/>
      <w:r>
        <w:t xml:space="preserve">, </w:t>
      </w:r>
      <w:proofErr w:type="spellStart"/>
      <w:r>
        <w:t>OutdoorSite.json</w:t>
      </w:r>
      <w:proofErr w:type="spellEnd"/>
      <w:r>
        <w:t xml:space="preserve">, </w:t>
      </w:r>
      <w:proofErr w:type="spellStart"/>
      <w:r>
        <w:t>OutdoorLocSetting.json</w:t>
      </w:r>
      <w:proofErr w:type="spellEnd"/>
      <w:r>
        <w:t xml:space="preserve"> and some optional data: </w:t>
      </w:r>
      <w:proofErr w:type="spellStart"/>
      <w:r>
        <w:t>map.json</w:t>
      </w:r>
      <w:proofErr w:type="spellEnd"/>
      <w:r>
        <w:t>, map file and outdoor site signals.</w:t>
      </w:r>
    </w:p>
    <w:p w:rsidR="3DA95D55" w:rsidP="3DA95D55" w:rsidRDefault="05236978" w14:paraId="2AFE3226" w14:textId="2DEB0A01">
      <w:r>
        <w:t>Optional map in outdoor data package allow site owner provides customize outdoor map instead of global map on the internet. The map file should be zipped.</w:t>
      </w:r>
    </w:p>
    <w:p w:rsidR="3DA95D55" w:rsidP="3DA95D55" w:rsidRDefault="3DA95D55" w14:paraId="1EEEF5BE" w14:textId="2D05868A">
      <w:r>
        <w:t xml:space="preserve">Site owner can provide outdoor site signal to platform in operation mode 2 Platform-supported Edge Loc. </w:t>
      </w:r>
    </w:p>
    <w:p w:rsidR="70A11C1A" w:rsidP="70A11C1A" w:rsidRDefault="3DA95D55" w14:paraId="4D9EC041" w14:textId="705DB38C">
      <w:pPr>
        <w:pStyle w:val="Heading2"/>
        <w:rPr>
          <w:rFonts w:ascii="Calibri Light" w:hAnsi="Calibri Light"/>
        </w:rPr>
      </w:pPr>
      <w:bookmarkStart w:name="_Toc148213853" w:id="28"/>
      <w:r w:rsidRPr="3DA95D55">
        <w:rPr>
          <w:rFonts w:ascii="Calibri Light" w:hAnsi="Calibri Light"/>
        </w:rPr>
        <w:t>9.2  Data file specification – Indoor site package</w:t>
      </w:r>
      <w:bookmarkEnd w:id="28"/>
    </w:p>
    <w:p w:rsidR="70A11C1A" w:rsidRDefault="70A11C1A" w14:paraId="235EF356" w14:textId="10B1660F">
      <w:r w:rsidRPr="70A11C1A">
        <w:rPr>
          <w:rFonts w:ascii="Calibri" w:hAnsi="Calibri" w:eastAsia="Calibri" w:cs="Calibri"/>
          <w:color w:val="000000" w:themeColor="text1"/>
        </w:rPr>
        <w:t xml:space="preserve">In the top level of the data package, </w:t>
      </w:r>
      <w:proofErr w:type="spellStart"/>
      <w:r w:rsidRPr="70A11C1A">
        <w:rPr>
          <w:rFonts w:ascii="Calibri" w:hAnsi="Calibri" w:eastAsia="Calibri" w:cs="Calibri"/>
          <w:color w:val="000000" w:themeColor="text1"/>
        </w:rPr>
        <w:t>SiteInfo.json</w:t>
      </w:r>
      <w:proofErr w:type="spellEnd"/>
      <w:r w:rsidRPr="70A11C1A">
        <w:rPr>
          <w:rFonts w:ascii="Calibri" w:hAnsi="Calibri" w:eastAsia="Calibri" w:cs="Calibri"/>
          <w:color w:val="000000" w:themeColor="text1"/>
        </w:rPr>
        <w:t>, Spatial Representation folder and Site Signals folder will be located at this level.</w:t>
      </w:r>
    </w:p>
    <w:p w:rsidR="70A11C1A" w:rsidP="00700E16" w:rsidRDefault="70A11C1A" w14:paraId="7594F7B8" w14:textId="5373DC73">
      <w:pPr>
        <w:pStyle w:val="ListParagraph"/>
        <w:numPr>
          <w:ilvl w:val="0"/>
          <w:numId w:val="4"/>
        </w:numPr>
        <w:rPr>
          <w:rFonts w:asciiTheme="majorHAnsi" w:hAnsiTheme="majorHAnsi" w:eastAsiaTheme="majorEastAsia" w:cstheme="majorBidi"/>
          <w:color w:val="5A5A5A"/>
          <w:sz w:val="32"/>
          <w:szCs w:val="32"/>
        </w:rPr>
      </w:pPr>
      <w:proofErr w:type="spellStart"/>
      <w:r w:rsidRPr="70A11C1A">
        <w:rPr>
          <w:rFonts w:asciiTheme="majorHAnsi" w:hAnsiTheme="majorHAnsi" w:eastAsiaTheme="majorEastAsia" w:cstheme="majorBidi"/>
          <w:sz w:val="28"/>
          <w:szCs w:val="28"/>
        </w:rPr>
        <w:t>SiteInfo.json</w:t>
      </w:r>
      <w:proofErr w:type="spellEnd"/>
    </w:p>
    <w:p w:rsidR="70A11C1A" w:rsidRDefault="70A11C1A" w14:paraId="7FA94CCC" w14:textId="54D478C0">
      <w:proofErr w:type="spellStart"/>
      <w:r w:rsidRPr="70A11C1A">
        <w:rPr>
          <w:rFonts w:ascii="Calibri" w:hAnsi="Calibri" w:eastAsia="Calibri" w:cs="Calibri"/>
          <w:color w:val="000000" w:themeColor="text1"/>
        </w:rPr>
        <w:t>siteInfo.json</w:t>
      </w:r>
      <w:proofErr w:type="spellEnd"/>
      <w:r w:rsidRPr="70A11C1A">
        <w:rPr>
          <w:rFonts w:ascii="Calibri" w:hAnsi="Calibri" w:eastAsia="Calibri" w:cs="Calibri"/>
          <w:color w:val="000000" w:themeColor="text1"/>
        </w:rPr>
        <w:t xml:space="preserve"> is a JSON file storing site Information, including site address, site owner information and site owner’s contacts. They should be stored in three fields:</w:t>
      </w:r>
    </w:p>
    <w:tbl>
      <w:tblPr>
        <w:tblStyle w:val="TableGrid"/>
        <w:tblW w:w="0" w:type="auto"/>
        <w:tblLayout w:type="fixed"/>
        <w:tblLook w:val="06A0" w:firstRow="1" w:lastRow="0" w:firstColumn="1" w:lastColumn="0" w:noHBand="1" w:noVBand="1"/>
      </w:tblPr>
      <w:tblGrid>
        <w:gridCol w:w="1965"/>
        <w:gridCol w:w="2655"/>
        <w:gridCol w:w="4740"/>
      </w:tblGrid>
      <w:tr w:rsidR="70A11C1A" w:rsidTr="05236978" w14:paraId="0CF91D16" w14:textId="77777777">
        <w:tc>
          <w:tcPr>
            <w:tcW w:w="196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999999"/>
          </w:tcPr>
          <w:p w:rsidR="70A11C1A" w:rsidRDefault="70A11C1A" w14:paraId="4ACE33B9" w14:textId="5CDF8F27">
            <w:r w:rsidRPr="70A11C1A">
              <w:rPr>
                <w:rFonts w:ascii="Calibri" w:hAnsi="Calibri" w:eastAsia="Calibri" w:cs="Calibri"/>
                <w:color w:val="000000" w:themeColor="text1"/>
              </w:rPr>
              <w:t>Attribute</w:t>
            </w:r>
          </w:p>
        </w:tc>
        <w:tc>
          <w:tcPr>
            <w:tcW w:w="265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999999"/>
          </w:tcPr>
          <w:p w:rsidR="70A11C1A" w:rsidRDefault="70A11C1A" w14:paraId="1DB0F3C8" w14:textId="22367AE2">
            <w:r w:rsidRPr="70A11C1A">
              <w:rPr>
                <w:rFonts w:ascii="Calibri" w:hAnsi="Calibri" w:eastAsia="Calibri" w:cs="Calibri"/>
                <w:color w:val="000000" w:themeColor="text1"/>
              </w:rPr>
              <w:t>Data type</w:t>
            </w:r>
          </w:p>
        </w:tc>
        <w:tc>
          <w:tcPr>
            <w:tcW w:w="47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999999"/>
          </w:tcPr>
          <w:p w:rsidR="70A11C1A" w:rsidRDefault="70A11C1A" w14:paraId="5AF44B5C" w14:textId="416B1BEC">
            <w:r w:rsidRPr="70A11C1A">
              <w:rPr>
                <w:rFonts w:ascii="Calibri" w:hAnsi="Calibri" w:eastAsia="Calibri" w:cs="Calibri"/>
                <w:color w:val="000000" w:themeColor="text1"/>
              </w:rPr>
              <w:t>Description</w:t>
            </w:r>
          </w:p>
        </w:tc>
      </w:tr>
      <w:tr w:rsidR="70A11C1A" w:rsidTr="05236978" w14:paraId="76A80C44" w14:textId="77777777">
        <w:tc>
          <w:tcPr>
            <w:tcW w:w="196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3DA95D55" w:rsidRDefault="3DA95D55" w14:paraId="6341E419" w14:textId="7D3211C5">
            <w:pPr>
              <w:rPr>
                <w:rFonts w:ascii="Calibri" w:hAnsi="Calibri" w:eastAsia="Calibri" w:cs="Calibri"/>
                <w:color w:val="000000" w:themeColor="text1"/>
              </w:rPr>
            </w:pPr>
            <w:proofErr w:type="spellStart"/>
            <w:r w:rsidRPr="3DA95D55">
              <w:rPr>
                <w:rFonts w:ascii="Calibri" w:hAnsi="Calibri" w:eastAsia="Calibri" w:cs="Calibri"/>
                <w:color w:val="000000" w:themeColor="text1"/>
              </w:rPr>
              <w:t>SiteAddress</w:t>
            </w:r>
            <w:proofErr w:type="spellEnd"/>
          </w:p>
        </w:tc>
        <w:tc>
          <w:tcPr>
            <w:tcW w:w="265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18506CA7" w14:textId="3BBBFCE1">
            <w:r w:rsidRPr="70A11C1A">
              <w:rPr>
                <w:rFonts w:ascii="Calibri" w:hAnsi="Calibri" w:eastAsia="Calibri" w:cs="Calibri"/>
                <w:color w:val="000000" w:themeColor="text1"/>
              </w:rPr>
              <w:t>String</w:t>
            </w:r>
          </w:p>
        </w:tc>
        <w:tc>
          <w:tcPr>
            <w:tcW w:w="47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4E510887" w14:textId="0F20C7AA">
            <w:r w:rsidRPr="70A11C1A">
              <w:rPr>
                <w:rFonts w:ascii="Calibri" w:hAnsi="Calibri" w:eastAsia="Calibri" w:cs="Calibri"/>
                <w:color w:val="000000" w:themeColor="text1"/>
              </w:rPr>
              <w:t>Postal address of site</w:t>
            </w:r>
          </w:p>
        </w:tc>
      </w:tr>
      <w:tr w:rsidR="70A11C1A" w:rsidTr="05236978" w14:paraId="04746C29" w14:textId="77777777">
        <w:tc>
          <w:tcPr>
            <w:tcW w:w="196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3DA95D55" w:rsidRDefault="3DA95D55" w14:paraId="7195B307" w14:textId="403F4273">
            <w:pPr>
              <w:rPr>
                <w:rFonts w:ascii="Calibri" w:hAnsi="Calibri" w:eastAsia="Calibri" w:cs="Calibri"/>
                <w:color w:val="000000" w:themeColor="text1"/>
              </w:rPr>
            </w:pPr>
            <w:proofErr w:type="spellStart"/>
            <w:r w:rsidRPr="3DA95D55">
              <w:rPr>
                <w:rFonts w:ascii="Calibri" w:hAnsi="Calibri" w:eastAsia="Calibri" w:cs="Calibri"/>
                <w:color w:val="000000" w:themeColor="text1"/>
              </w:rPr>
              <w:t>SiteOwner</w:t>
            </w:r>
            <w:proofErr w:type="spellEnd"/>
          </w:p>
        </w:tc>
        <w:tc>
          <w:tcPr>
            <w:tcW w:w="265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0F86EA5C" w14:textId="169F34E4">
            <w:r w:rsidRPr="70A11C1A">
              <w:rPr>
                <w:rFonts w:ascii="Calibri" w:hAnsi="Calibri" w:eastAsia="Calibri" w:cs="Calibri"/>
                <w:color w:val="000000" w:themeColor="text1"/>
              </w:rPr>
              <w:t>String</w:t>
            </w:r>
          </w:p>
        </w:tc>
        <w:tc>
          <w:tcPr>
            <w:tcW w:w="47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64596FEE" w14:textId="4C3BB0CF">
            <w:r w:rsidRPr="70A11C1A">
              <w:rPr>
                <w:rFonts w:ascii="Calibri" w:hAnsi="Calibri" w:eastAsia="Calibri" w:cs="Calibri"/>
                <w:color w:val="000000" w:themeColor="text1"/>
              </w:rPr>
              <w:t>Site owner description</w:t>
            </w:r>
          </w:p>
        </w:tc>
      </w:tr>
      <w:tr w:rsidR="70A11C1A" w:rsidTr="05236978" w14:paraId="056EEB63" w14:textId="77777777">
        <w:tc>
          <w:tcPr>
            <w:tcW w:w="196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3DA95D55" w14:paraId="7D1A90D2" w14:textId="717E8123">
            <w:r w:rsidRPr="3DA95D55">
              <w:rPr>
                <w:rFonts w:ascii="Calibri" w:hAnsi="Calibri" w:eastAsia="Calibri" w:cs="Calibri"/>
                <w:color w:val="000000" w:themeColor="text1"/>
              </w:rPr>
              <w:t>Contacts</w:t>
            </w:r>
          </w:p>
        </w:tc>
        <w:tc>
          <w:tcPr>
            <w:tcW w:w="265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4DB9B18B" w14:textId="6B550DD9">
            <w:r w:rsidRPr="70A11C1A">
              <w:rPr>
                <w:rFonts w:ascii="Calibri" w:hAnsi="Calibri" w:eastAsia="Calibri" w:cs="Calibri"/>
                <w:color w:val="000000" w:themeColor="text1"/>
              </w:rPr>
              <w:t>String</w:t>
            </w:r>
          </w:p>
        </w:tc>
        <w:tc>
          <w:tcPr>
            <w:tcW w:w="47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696EFD73" w14:textId="47E06C7C">
            <w:r w:rsidRPr="70A11C1A">
              <w:rPr>
                <w:rFonts w:ascii="Calibri" w:hAnsi="Calibri" w:eastAsia="Calibri" w:cs="Calibri"/>
                <w:color w:val="000000" w:themeColor="text1"/>
              </w:rPr>
              <w:t>Email address for contact site owner</w:t>
            </w:r>
          </w:p>
        </w:tc>
      </w:tr>
      <w:tr w:rsidR="5A45C8F4" w:rsidTr="05236978" w14:paraId="13B498A7" w14:textId="77777777">
        <w:tc>
          <w:tcPr>
            <w:tcW w:w="196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5A45C8F4" w:rsidP="5A45C8F4" w:rsidRDefault="05236978" w14:paraId="792792BE" w14:textId="6D9A8CD7">
            <w:pPr>
              <w:rPr>
                <w:rFonts w:ascii="Calibri" w:hAnsi="Calibri" w:eastAsia="Calibri" w:cs="Calibri"/>
                <w:color w:val="000000" w:themeColor="text1"/>
              </w:rPr>
            </w:pPr>
            <w:proofErr w:type="spellStart"/>
            <w:r w:rsidRPr="05236978">
              <w:rPr>
                <w:rFonts w:ascii="Calibri" w:hAnsi="Calibri" w:eastAsia="Calibri" w:cs="Calibri"/>
                <w:color w:val="000000" w:themeColor="text1"/>
              </w:rPr>
              <w:t>IndoorSite</w:t>
            </w:r>
            <w:proofErr w:type="spellEnd"/>
          </w:p>
        </w:tc>
        <w:tc>
          <w:tcPr>
            <w:tcW w:w="265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5A45C8F4" w:rsidP="5A45C8F4" w:rsidRDefault="5A45C8F4" w14:paraId="6B20B0A1" w14:textId="5E86F2F5">
            <w:pPr>
              <w:rPr>
                <w:rFonts w:ascii="Calibri" w:hAnsi="Calibri" w:eastAsia="Calibri" w:cs="Calibri"/>
                <w:color w:val="000000" w:themeColor="text1"/>
              </w:rPr>
            </w:pPr>
            <w:r w:rsidRPr="5A45C8F4">
              <w:rPr>
                <w:rFonts w:ascii="Calibri" w:hAnsi="Calibri" w:eastAsia="Calibri" w:cs="Calibri"/>
                <w:color w:val="000000" w:themeColor="text1"/>
              </w:rPr>
              <w:t>Boolean</w:t>
            </w:r>
          </w:p>
        </w:tc>
        <w:tc>
          <w:tcPr>
            <w:tcW w:w="47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5A45C8F4" w:rsidP="5193B620" w:rsidRDefault="5193B620" w14:paraId="2AEBEA7F" w14:textId="3BB01091">
            <w:pPr>
              <w:rPr>
                <w:rFonts w:ascii="Calibri" w:hAnsi="Calibri" w:eastAsia="Calibri" w:cs="Calibri"/>
                <w:color w:val="000000" w:themeColor="text1"/>
              </w:rPr>
            </w:pPr>
            <w:r w:rsidRPr="5193B620">
              <w:rPr>
                <w:rFonts w:ascii="Calibri" w:hAnsi="Calibri" w:eastAsia="Calibri" w:cs="Calibri"/>
                <w:color w:val="000000" w:themeColor="text1"/>
              </w:rPr>
              <w:t>True if this site is an indoor site, false if it is outdoor site.</w:t>
            </w:r>
          </w:p>
          <w:p w:rsidR="5A45C8F4" w:rsidP="5193B620" w:rsidRDefault="5193B620" w14:paraId="1A716B18" w14:textId="64D0EFDC">
            <w:pPr>
              <w:rPr>
                <w:rFonts w:ascii="Calibri" w:hAnsi="Calibri" w:eastAsia="Calibri" w:cs="Calibri"/>
                <w:color w:val="000000" w:themeColor="text1"/>
              </w:rPr>
            </w:pPr>
            <w:r w:rsidRPr="5193B620">
              <w:rPr>
                <w:rFonts w:ascii="Calibri" w:hAnsi="Calibri" w:eastAsia="Calibri" w:cs="Calibri"/>
                <w:color w:val="000000" w:themeColor="text1"/>
              </w:rPr>
              <w:lastRenderedPageBreak/>
              <w:t>For site with semi-outdoor area, site owner should also put it as indoor area.</w:t>
            </w:r>
          </w:p>
        </w:tc>
      </w:tr>
      <w:tr w:rsidR="70A11C1A" w:rsidTr="05236978" w14:paraId="0948508F" w14:textId="77777777">
        <w:trPr>
          <w:trHeight w:val="300"/>
        </w:trPr>
        <w:tc>
          <w:tcPr>
            <w:tcW w:w="93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999999"/>
          </w:tcPr>
          <w:p w:rsidR="70A11C1A" w:rsidRDefault="70A11C1A" w14:paraId="5A90A08B" w14:textId="3FEA0590"/>
        </w:tc>
      </w:tr>
      <w:tr w:rsidR="70A11C1A" w:rsidTr="05236978" w14:paraId="7672EF39" w14:textId="77777777">
        <w:trPr>
          <w:trHeight w:val="420"/>
        </w:trPr>
        <w:tc>
          <w:tcPr>
            <w:tcW w:w="196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05236978" w:rsidRDefault="05236978" w14:paraId="7D5DB745" w14:textId="5867B6DF">
            <w:pPr>
              <w:rPr>
                <w:rFonts w:ascii="Calibri" w:hAnsi="Calibri" w:eastAsia="Calibri" w:cs="Calibri"/>
                <w:color w:val="000000" w:themeColor="text1"/>
              </w:rPr>
            </w:pPr>
            <w:r w:rsidRPr="05236978">
              <w:rPr>
                <w:rFonts w:ascii="Calibri" w:hAnsi="Calibri" w:eastAsia="Calibri" w:cs="Calibri"/>
                <w:color w:val="000000" w:themeColor="text1"/>
              </w:rPr>
              <w:t xml:space="preserve">example of </w:t>
            </w:r>
            <w:proofErr w:type="spellStart"/>
            <w:r w:rsidRPr="05236978">
              <w:rPr>
                <w:rFonts w:ascii="Calibri" w:hAnsi="Calibri" w:eastAsia="Calibri" w:cs="Calibri"/>
                <w:color w:val="000000" w:themeColor="text1"/>
              </w:rPr>
              <w:t>SiteInfo.json</w:t>
            </w:r>
            <w:proofErr w:type="spellEnd"/>
          </w:p>
        </w:tc>
        <w:tc>
          <w:tcPr>
            <w:tcW w:w="7395"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5A45C8F4" w14:paraId="1449DD1A" w14:textId="59DD8CC0">
            <w:r w:rsidRPr="5A45C8F4">
              <w:rPr>
                <w:rFonts w:ascii="Calibri" w:hAnsi="Calibri" w:eastAsia="Calibri" w:cs="Calibri"/>
                <w:color w:val="000000" w:themeColor="text1"/>
              </w:rPr>
              <w:t>{</w:t>
            </w:r>
          </w:p>
          <w:p w:rsidR="5A45C8F4" w:rsidRDefault="3DA95D55" w14:paraId="3A9838D7" w14:textId="1EA0F13C">
            <w:r w:rsidRPr="3DA95D55">
              <w:rPr>
                <w:rFonts w:ascii="Calibri" w:hAnsi="Calibri" w:eastAsia="Calibri" w:cs="Calibri"/>
                <w:color w:val="000000" w:themeColor="text1"/>
              </w:rPr>
              <w:t>“</w:t>
            </w:r>
            <w:proofErr w:type="spellStart"/>
            <w:r w:rsidRPr="3DA95D55">
              <w:rPr>
                <w:rFonts w:ascii="Calibri" w:hAnsi="Calibri" w:eastAsia="Calibri" w:cs="Calibri"/>
                <w:color w:val="000000" w:themeColor="text1"/>
              </w:rPr>
              <w:t>SiteAddress</w:t>
            </w:r>
            <w:proofErr w:type="spellEnd"/>
            <w:r w:rsidRPr="3DA95D55">
              <w:rPr>
                <w:rFonts w:ascii="Calibri" w:hAnsi="Calibri" w:eastAsia="Calibri" w:cs="Calibri"/>
                <w:color w:val="000000" w:themeColor="text1"/>
              </w:rPr>
              <w:t xml:space="preserve">”: “HKUST, Clear </w:t>
            </w:r>
            <w:proofErr w:type="spellStart"/>
            <w:r w:rsidRPr="3DA95D55">
              <w:rPr>
                <w:rFonts w:ascii="Calibri" w:hAnsi="Calibri" w:eastAsia="Calibri" w:cs="Calibri"/>
                <w:color w:val="000000" w:themeColor="text1"/>
              </w:rPr>
              <w:t>Waterbay</w:t>
            </w:r>
            <w:proofErr w:type="spellEnd"/>
            <w:r w:rsidRPr="3DA95D55">
              <w:rPr>
                <w:rFonts w:ascii="Calibri" w:hAnsi="Calibri" w:eastAsia="Calibri" w:cs="Calibri"/>
                <w:color w:val="000000" w:themeColor="text1"/>
              </w:rPr>
              <w:t xml:space="preserve">”, </w:t>
            </w:r>
          </w:p>
          <w:p w:rsidR="5A45C8F4" w:rsidRDefault="3DA95D55" w14:paraId="1570FF81" w14:textId="71F95CD5">
            <w:r w:rsidRPr="3DA95D55">
              <w:rPr>
                <w:rFonts w:ascii="Calibri" w:hAnsi="Calibri" w:eastAsia="Calibri" w:cs="Calibri"/>
                <w:color w:val="000000" w:themeColor="text1"/>
              </w:rPr>
              <w:t>“</w:t>
            </w:r>
            <w:proofErr w:type="spellStart"/>
            <w:r w:rsidRPr="3DA95D55">
              <w:rPr>
                <w:rFonts w:ascii="Calibri" w:hAnsi="Calibri" w:eastAsia="Calibri" w:cs="Calibri"/>
                <w:color w:val="000000" w:themeColor="text1"/>
              </w:rPr>
              <w:t>SiteOwner</w:t>
            </w:r>
            <w:proofErr w:type="spellEnd"/>
            <w:r w:rsidRPr="3DA95D55">
              <w:rPr>
                <w:rFonts w:ascii="Calibri" w:hAnsi="Calibri" w:eastAsia="Calibri" w:cs="Calibri"/>
                <w:color w:val="000000" w:themeColor="text1"/>
              </w:rPr>
              <w:t xml:space="preserve">”: “HKUST” </w:t>
            </w:r>
          </w:p>
          <w:p w:rsidR="5A45C8F4" w:rsidRDefault="6872EDE5" w14:paraId="41A3D9F9" w14:textId="548960B1">
            <w:r w:rsidRPr="6872EDE5">
              <w:rPr>
                <w:rFonts w:ascii="Calibri" w:hAnsi="Calibri" w:eastAsia="Calibri" w:cs="Calibri"/>
                <w:color w:val="000000" w:themeColor="text1"/>
              </w:rPr>
              <w:t>“Contacts”: “</w:t>
            </w:r>
            <w:hyperlink r:id="rId23">
              <w:r w:rsidRPr="6872EDE5">
                <w:rPr>
                  <w:rStyle w:val="Hyperlink"/>
                  <w:rFonts w:ascii="Calibri" w:hAnsi="Calibri" w:eastAsia="Calibri" w:cs="Calibri"/>
                </w:rPr>
                <w:t>itsc@ust.hk”</w:t>
              </w:r>
            </w:hyperlink>
            <w:r w:rsidRPr="6872EDE5">
              <w:rPr>
                <w:rFonts w:ascii="Calibri" w:hAnsi="Calibri" w:eastAsia="Calibri" w:cs="Calibri"/>
                <w:color w:val="000000" w:themeColor="text1"/>
              </w:rPr>
              <w:t>,</w:t>
            </w:r>
          </w:p>
          <w:p w:rsidR="5A45C8F4" w:rsidRDefault="6872EDE5" w14:paraId="5D0850B1" w14:textId="587B45AC">
            <w:r w:rsidRPr="6872EDE5">
              <w:rPr>
                <w:rFonts w:ascii="Calibri" w:hAnsi="Calibri" w:eastAsia="Calibri" w:cs="Calibri"/>
                <w:color w:val="000000" w:themeColor="text1"/>
              </w:rPr>
              <w:t>“</w:t>
            </w:r>
            <w:proofErr w:type="spellStart"/>
            <w:r w:rsidRPr="6872EDE5">
              <w:rPr>
                <w:rFonts w:ascii="Calibri" w:hAnsi="Calibri" w:eastAsia="Calibri" w:cs="Calibri"/>
                <w:color w:val="000000" w:themeColor="text1"/>
              </w:rPr>
              <w:t>IndoorSite</w:t>
            </w:r>
            <w:proofErr w:type="spellEnd"/>
            <w:r w:rsidRPr="6872EDE5">
              <w:rPr>
                <w:rFonts w:ascii="Calibri" w:hAnsi="Calibri" w:eastAsia="Calibri" w:cs="Calibri"/>
                <w:color w:val="000000" w:themeColor="text1"/>
              </w:rPr>
              <w:t>”:true</w:t>
            </w:r>
          </w:p>
          <w:p w:rsidR="70A11C1A" w:rsidRDefault="70A11C1A" w14:paraId="495ABEAF" w14:textId="7701FACE">
            <w:r w:rsidRPr="70A11C1A">
              <w:rPr>
                <w:rFonts w:ascii="Calibri" w:hAnsi="Calibri" w:eastAsia="Calibri" w:cs="Calibri"/>
                <w:color w:val="000000" w:themeColor="text1"/>
              </w:rPr>
              <w:t>}</w:t>
            </w:r>
          </w:p>
        </w:tc>
      </w:tr>
    </w:tbl>
    <w:p w:rsidR="70A11C1A" w:rsidP="70A11C1A" w:rsidRDefault="70A11C1A" w14:paraId="26F7E777" w14:textId="24B364D9">
      <w:pPr>
        <w:rPr>
          <w:rFonts w:asciiTheme="majorHAnsi" w:hAnsiTheme="majorHAnsi" w:eastAsiaTheme="majorEastAsia" w:cstheme="majorBidi"/>
          <w:color w:val="5A5A5A"/>
          <w:sz w:val="28"/>
          <w:szCs w:val="28"/>
        </w:rPr>
      </w:pPr>
    </w:p>
    <w:p w:rsidR="70A11C1A" w:rsidP="00700E16" w:rsidRDefault="70A11C1A" w14:paraId="51AE6405" w14:textId="21F3ABAA">
      <w:pPr>
        <w:pStyle w:val="ListParagraph"/>
        <w:numPr>
          <w:ilvl w:val="0"/>
          <w:numId w:val="4"/>
        </w:numPr>
        <w:rPr>
          <w:color w:val="5A5A5A"/>
          <w:sz w:val="32"/>
          <w:szCs w:val="32"/>
        </w:rPr>
      </w:pPr>
      <w:r w:rsidRPr="70A11C1A">
        <w:rPr>
          <w:rFonts w:asciiTheme="majorHAnsi" w:hAnsiTheme="majorHAnsi" w:eastAsiaTheme="majorEastAsia" w:cstheme="majorBidi"/>
          <w:color w:val="5A5A5A"/>
          <w:sz w:val="28"/>
          <w:szCs w:val="28"/>
        </w:rPr>
        <w:t>Spatial Representation Folder</w:t>
      </w:r>
    </w:p>
    <w:p w:rsidR="70A11C1A" w:rsidP="5BF00052" w:rsidRDefault="3DA95D55" w14:paraId="1FD3589D" w14:textId="45BAE991">
      <w:pPr>
        <w:rPr>
          <w:rFonts w:ascii="Calibri" w:hAnsi="Calibri" w:eastAsia="Calibri" w:cs="Calibri"/>
          <w:color w:val="000000" w:themeColor="text1" w:themeTint="FF" w:themeShade="FF"/>
        </w:rPr>
      </w:pPr>
      <w:r w:rsidRPr="5BF00052" w:rsidR="5BF00052">
        <w:rPr>
          <w:rFonts w:ascii="Calibri" w:hAnsi="Calibri" w:eastAsia="Calibri" w:cs="Calibri"/>
          <w:color w:val="000000" w:themeColor="text1" w:themeTint="FF" w:themeShade="FF"/>
        </w:rPr>
        <w:t xml:space="preserve">This folder stores all spatial representations and map files. In this level, </w:t>
      </w:r>
      <w:proofErr w:type="spellStart"/>
      <w:r w:rsidRPr="5BF00052" w:rsidR="5BF00052">
        <w:rPr>
          <w:rFonts w:ascii="Calibri" w:hAnsi="Calibri" w:eastAsia="Calibri" w:cs="Calibri"/>
          <w:color w:val="000000" w:themeColor="text1" w:themeTint="FF" w:themeShade="FF"/>
        </w:rPr>
        <w:t>Building.json</w:t>
      </w:r>
      <w:proofErr w:type="spellEnd"/>
      <w:r w:rsidRPr="5BF00052" w:rsidR="5BF00052">
        <w:rPr>
          <w:rFonts w:ascii="Calibri" w:hAnsi="Calibri" w:eastAsia="Calibri" w:cs="Calibri"/>
          <w:color w:val="000000" w:themeColor="text1" w:themeTint="FF" w:themeShade="FF"/>
        </w:rPr>
        <w:t xml:space="preserve">, Floor folders named by their </w:t>
      </w:r>
      <w:proofErr w:type="spellStart"/>
      <w:r w:rsidRPr="5BF00052" w:rsidR="5BF00052">
        <w:rPr>
          <w:rFonts w:ascii="Calibri" w:hAnsi="Calibri" w:eastAsia="Calibri" w:cs="Calibri"/>
          <w:color w:val="000000" w:themeColor="text1" w:themeTint="FF" w:themeShade="FF"/>
        </w:rPr>
        <w:t>FloorNo</w:t>
      </w:r>
      <w:proofErr w:type="spellEnd"/>
      <w:r w:rsidRPr="5BF00052" w:rsidR="5BF00052">
        <w:rPr>
          <w:rFonts w:ascii="Calibri" w:hAnsi="Calibri" w:eastAsia="Calibri" w:cs="Calibri"/>
          <w:color w:val="000000" w:themeColor="text1" w:themeTint="FF" w:themeShade="FF"/>
        </w:rPr>
        <w:t xml:space="preserve"> and map(optional) are located here.</w:t>
      </w:r>
    </w:p>
    <w:p w:rsidR="70A11C1A" w:rsidP="00700E16" w:rsidRDefault="70A11C1A" w14:paraId="1CC85EFB" w14:textId="70BDFE0F">
      <w:pPr>
        <w:pStyle w:val="ListParagraph"/>
        <w:numPr>
          <w:ilvl w:val="1"/>
          <w:numId w:val="4"/>
        </w:numPr>
        <w:rPr>
          <w:color w:val="5A5A5A"/>
          <w:sz w:val="32"/>
          <w:szCs w:val="32"/>
        </w:rPr>
      </w:pPr>
      <w:proofErr w:type="spellStart"/>
      <w:r w:rsidRPr="70A11C1A">
        <w:rPr>
          <w:rFonts w:asciiTheme="majorHAnsi" w:hAnsiTheme="majorHAnsi" w:eastAsiaTheme="majorEastAsia" w:cstheme="majorBidi"/>
          <w:color w:val="5A5A5A"/>
          <w:sz w:val="28"/>
          <w:szCs w:val="28"/>
        </w:rPr>
        <w:t>Building.json</w:t>
      </w:r>
      <w:proofErr w:type="spellEnd"/>
    </w:p>
    <w:p w:rsidR="70A11C1A" w:rsidRDefault="3DA95D55" w14:paraId="60FC9985" w14:textId="4063EDB2">
      <w:proofErr w:type="spellStart"/>
      <w:r w:rsidRPr="3DA95D55">
        <w:rPr>
          <w:rFonts w:ascii="Calibri" w:hAnsi="Calibri" w:eastAsia="Calibri" w:cs="Calibri"/>
          <w:color w:val="000000" w:themeColor="text1"/>
        </w:rPr>
        <w:t>Building.json</w:t>
      </w:r>
      <w:proofErr w:type="spellEnd"/>
      <w:r w:rsidRPr="3DA95D55">
        <w:rPr>
          <w:rFonts w:ascii="Calibri" w:hAnsi="Calibri" w:eastAsia="Calibri" w:cs="Calibri"/>
          <w:color w:val="000000" w:themeColor="text1"/>
        </w:rPr>
        <w:t xml:space="preserve"> should contain all building information, including ID, Name, </w:t>
      </w:r>
      <w:proofErr w:type="spellStart"/>
      <w:r w:rsidRPr="3DA95D55">
        <w:rPr>
          <w:rFonts w:ascii="Calibri" w:hAnsi="Calibri" w:eastAsia="Calibri" w:cs="Calibri"/>
          <w:color w:val="000000" w:themeColor="text1"/>
        </w:rPr>
        <w:t>MapDataID</w:t>
      </w:r>
      <w:proofErr w:type="spellEnd"/>
      <w:r w:rsidRPr="3DA95D55">
        <w:rPr>
          <w:rFonts w:ascii="Calibri" w:hAnsi="Calibri" w:eastAsia="Calibri" w:cs="Calibri"/>
          <w:color w:val="000000" w:themeColor="text1"/>
        </w:rPr>
        <w:t xml:space="preserve">, </w:t>
      </w:r>
      <w:proofErr w:type="spellStart"/>
      <w:r w:rsidRPr="3DA95D55">
        <w:rPr>
          <w:rFonts w:ascii="Calibri" w:hAnsi="Calibri" w:eastAsia="Calibri" w:cs="Calibri"/>
          <w:color w:val="000000" w:themeColor="text1"/>
        </w:rPr>
        <w:t>FloorList</w:t>
      </w:r>
      <w:proofErr w:type="spellEnd"/>
      <w:r w:rsidRPr="3DA95D55">
        <w:rPr>
          <w:rFonts w:ascii="Calibri" w:hAnsi="Calibri" w:eastAsia="Calibri" w:cs="Calibri"/>
          <w:color w:val="000000" w:themeColor="text1"/>
        </w:rPr>
        <w:t xml:space="preserve"> and </w:t>
      </w:r>
      <w:proofErr w:type="spellStart"/>
      <w:r w:rsidRPr="3DA95D55">
        <w:rPr>
          <w:rFonts w:ascii="Calibri" w:hAnsi="Calibri" w:eastAsia="Calibri" w:cs="Calibri"/>
          <w:color w:val="000000" w:themeColor="text1"/>
        </w:rPr>
        <w:t>DefaultFloorNo</w:t>
      </w:r>
      <w:proofErr w:type="spellEnd"/>
      <w:r w:rsidRPr="3DA95D55">
        <w:rPr>
          <w:rFonts w:ascii="Calibri" w:hAnsi="Calibri" w:eastAsia="Calibri" w:cs="Calibri"/>
          <w:color w:val="000000" w:themeColor="text1"/>
        </w:rPr>
        <w:t>.</w:t>
      </w:r>
    </w:p>
    <w:tbl>
      <w:tblPr>
        <w:tblStyle w:val="TableGrid"/>
        <w:tblW w:w="0" w:type="auto"/>
        <w:tblLayout w:type="fixed"/>
        <w:tblLook w:val="06A0" w:firstRow="1" w:lastRow="0" w:firstColumn="1" w:lastColumn="0" w:noHBand="1" w:noVBand="1"/>
      </w:tblPr>
      <w:tblGrid>
        <w:gridCol w:w="1890"/>
        <w:gridCol w:w="1875"/>
        <w:gridCol w:w="5595"/>
      </w:tblGrid>
      <w:tr w:rsidR="70A11C1A" w:rsidTr="3DA95D55" w14:paraId="0A27DC33" w14:textId="77777777">
        <w:tc>
          <w:tcPr>
            <w:tcW w:w="189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999999"/>
          </w:tcPr>
          <w:p w:rsidR="70A11C1A" w:rsidRDefault="70A11C1A" w14:paraId="5EAC4604" w14:textId="29C42C6E">
            <w:r w:rsidRPr="70A11C1A">
              <w:rPr>
                <w:rFonts w:ascii="Calibri" w:hAnsi="Calibri" w:eastAsia="Calibri" w:cs="Calibri"/>
                <w:color w:val="000000" w:themeColor="text1"/>
              </w:rPr>
              <w:t>Attribute</w:t>
            </w:r>
          </w:p>
        </w:tc>
        <w:tc>
          <w:tcPr>
            <w:tcW w:w="187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999999"/>
          </w:tcPr>
          <w:p w:rsidR="70A11C1A" w:rsidRDefault="70A11C1A" w14:paraId="41F06B89" w14:textId="176E0909">
            <w:r w:rsidRPr="70A11C1A">
              <w:rPr>
                <w:rFonts w:ascii="Calibri" w:hAnsi="Calibri" w:eastAsia="Calibri" w:cs="Calibri"/>
                <w:color w:val="000000" w:themeColor="text1"/>
              </w:rPr>
              <w:t>Data type</w:t>
            </w:r>
          </w:p>
        </w:tc>
        <w:tc>
          <w:tcPr>
            <w:tcW w:w="559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999999"/>
          </w:tcPr>
          <w:p w:rsidR="70A11C1A" w:rsidRDefault="70A11C1A" w14:paraId="49506F0A" w14:textId="6276BD54">
            <w:r w:rsidRPr="70A11C1A">
              <w:rPr>
                <w:rFonts w:ascii="Calibri" w:hAnsi="Calibri" w:eastAsia="Calibri" w:cs="Calibri"/>
                <w:color w:val="000000" w:themeColor="text1"/>
              </w:rPr>
              <w:t>Description</w:t>
            </w:r>
          </w:p>
        </w:tc>
      </w:tr>
      <w:tr w:rsidR="70A11C1A" w:rsidTr="3DA95D55" w14:paraId="4FF1DF0A" w14:textId="77777777">
        <w:tc>
          <w:tcPr>
            <w:tcW w:w="189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57934678" w14:textId="233CE9E1">
            <w:proofErr w:type="spellStart"/>
            <w:r w:rsidRPr="70A11C1A">
              <w:rPr>
                <w:rFonts w:ascii="Calibri" w:hAnsi="Calibri" w:eastAsia="Calibri" w:cs="Calibri"/>
                <w:color w:val="000000" w:themeColor="text1"/>
              </w:rPr>
              <w:t>BuildingID</w:t>
            </w:r>
            <w:proofErr w:type="spellEnd"/>
          </w:p>
        </w:tc>
        <w:tc>
          <w:tcPr>
            <w:tcW w:w="187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277CA453" w14:textId="0CC5F5EB">
            <w:r w:rsidRPr="70A11C1A">
              <w:rPr>
                <w:rFonts w:ascii="Calibri" w:hAnsi="Calibri" w:eastAsia="Calibri" w:cs="Calibri"/>
                <w:color w:val="000000" w:themeColor="text1"/>
              </w:rPr>
              <w:t>String</w:t>
            </w:r>
          </w:p>
        </w:tc>
        <w:tc>
          <w:tcPr>
            <w:tcW w:w="55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5A45C8F4" w14:paraId="7DA8FF2C" w14:textId="386B05EE">
            <w:r w:rsidRPr="5A45C8F4">
              <w:rPr>
                <w:rFonts w:ascii="Calibri" w:hAnsi="Calibri" w:eastAsia="Calibri" w:cs="Calibri"/>
                <w:color w:val="000000" w:themeColor="text1"/>
              </w:rPr>
              <w:t>The Building Common Spatial Unit Identifier (CSUID) of the building</w:t>
            </w:r>
          </w:p>
        </w:tc>
      </w:tr>
      <w:tr w:rsidR="70A11C1A" w:rsidTr="3DA95D55" w14:paraId="7576F161" w14:textId="77777777">
        <w:tc>
          <w:tcPr>
            <w:tcW w:w="189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668B2E50" w14:textId="30E84E10">
            <w:r w:rsidRPr="70A11C1A">
              <w:rPr>
                <w:rFonts w:ascii="Calibri" w:hAnsi="Calibri" w:eastAsia="Calibri" w:cs="Calibri"/>
                <w:color w:val="000000" w:themeColor="text1"/>
              </w:rPr>
              <w:t>Name</w:t>
            </w:r>
          </w:p>
        </w:tc>
        <w:tc>
          <w:tcPr>
            <w:tcW w:w="187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3F7F4AD2" w14:textId="0D2AD45D">
            <w:r w:rsidRPr="70A11C1A">
              <w:rPr>
                <w:rFonts w:ascii="Calibri" w:hAnsi="Calibri" w:eastAsia="Calibri" w:cs="Calibri"/>
                <w:color w:val="000000" w:themeColor="text1"/>
              </w:rPr>
              <w:t>String</w:t>
            </w:r>
          </w:p>
        </w:tc>
        <w:tc>
          <w:tcPr>
            <w:tcW w:w="55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0109A2F1" w14:textId="5CD0D336">
            <w:r w:rsidRPr="70A11C1A">
              <w:rPr>
                <w:rFonts w:ascii="Calibri" w:hAnsi="Calibri" w:eastAsia="Calibri" w:cs="Calibri"/>
                <w:color w:val="000000" w:themeColor="text1"/>
              </w:rPr>
              <w:t>Display name of building</w:t>
            </w:r>
          </w:p>
        </w:tc>
      </w:tr>
      <w:tr w:rsidR="70A11C1A" w:rsidTr="3DA95D55" w14:paraId="47CFB1FB" w14:textId="77777777">
        <w:tc>
          <w:tcPr>
            <w:tcW w:w="189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4C695967" w14:textId="5379B8DC">
            <w:proofErr w:type="spellStart"/>
            <w:r w:rsidRPr="70A11C1A">
              <w:rPr>
                <w:rFonts w:ascii="Calibri" w:hAnsi="Calibri" w:eastAsia="Calibri" w:cs="Calibri"/>
                <w:color w:val="000000" w:themeColor="text1"/>
              </w:rPr>
              <w:t>MapDataID</w:t>
            </w:r>
            <w:proofErr w:type="spellEnd"/>
          </w:p>
        </w:tc>
        <w:tc>
          <w:tcPr>
            <w:tcW w:w="187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619D5F0E" w14:textId="7009A9A8">
            <w:r w:rsidRPr="70A11C1A">
              <w:rPr>
                <w:rFonts w:ascii="Calibri" w:hAnsi="Calibri" w:eastAsia="Calibri" w:cs="Calibri"/>
                <w:color w:val="000000" w:themeColor="text1"/>
              </w:rPr>
              <w:t>Array of String(optional)</w:t>
            </w:r>
          </w:p>
        </w:tc>
        <w:tc>
          <w:tcPr>
            <w:tcW w:w="55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20C5BA07" w14:textId="450C68F5">
            <w:r w:rsidRPr="70A11C1A">
              <w:rPr>
                <w:rFonts w:ascii="Calibri" w:hAnsi="Calibri" w:eastAsia="Calibri" w:cs="Calibri"/>
                <w:color w:val="000000" w:themeColor="text1"/>
              </w:rPr>
              <w:t xml:space="preserve">The array of </w:t>
            </w:r>
            <w:proofErr w:type="spellStart"/>
            <w:r w:rsidRPr="70A11C1A">
              <w:rPr>
                <w:rFonts w:ascii="Calibri" w:hAnsi="Calibri" w:eastAsia="Calibri" w:cs="Calibri"/>
                <w:color w:val="000000" w:themeColor="text1"/>
              </w:rPr>
              <w:t>MapID</w:t>
            </w:r>
            <w:proofErr w:type="spellEnd"/>
            <w:r w:rsidRPr="70A11C1A">
              <w:rPr>
                <w:rFonts w:ascii="Calibri" w:hAnsi="Calibri" w:eastAsia="Calibri" w:cs="Calibri"/>
                <w:color w:val="000000" w:themeColor="text1"/>
              </w:rPr>
              <w:t xml:space="preserve"> that are attached in the building, referencing the ID in </w:t>
            </w:r>
            <w:proofErr w:type="spellStart"/>
            <w:r w:rsidRPr="70A11C1A">
              <w:rPr>
                <w:rFonts w:ascii="Calibri" w:hAnsi="Calibri" w:eastAsia="Calibri" w:cs="Calibri"/>
                <w:color w:val="000000" w:themeColor="text1"/>
              </w:rPr>
              <w:t>Map.json</w:t>
            </w:r>
            <w:proofErr w:type="spellEnd"/>
            <w:r w:rsidRPr="70A11C1A">
              <w:rPr>
                <w:rFonts w:ascii="Calibri" w:hAnsi="Calibri" w:eastAsia="Calibri" w:cs="Calibri"/>
                <w:color w:val="000000" w:themeColor="text1"/>
              </w:rPr>
              <w:t xml:space="preserve"> specification below.</w:t>
            </w:r>
          </w:p>
          <w:p w:rsidR="70A11C1A" w:rsidRDefault="70A11C1A" w14:paraId="72A687B1" w14:textId="28F017B3">
            <w:r w:rsidRPr="70A11C1A">
              <w:rPr>
                <w:rFonts w:ascii="Calibri" w:hAnsi="Calibri" w:eastAsia="Calibri" w:cs="Calibri"/>
                <w:color w:val="000000" w:themeColor="text1"/>
              </w:rPr>
              <w:t>This map file should cover all floors and regions under this building.</w:t>
            </w:r>
          </w:p>
        </w:tc>
      </w:tr>
      <w:tr w:rsidR="70A11C1A" w:rsidTr="3DA95D55" w14:paraId="20E6C825" w14:textId="77777777">
        <w:tc>
          <w:tcPr>
            <w:tcW w:w="189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1E1E96D3" w14:textId="034F95BA">
            <w:proofErr w:type="spellStart"/>
            <w:r w:rsidRPr="70A11C1A">
              <w:rPr>
                <w:rFonts w:ascii="Calibri" w:hAnsi="Calibri" w:eastAsia="Calibri" w:cs="Calibri"/>
                <w:color w:val="000000" w:themeColor="text1"/>
              </w:rPr>
              <w:t>FloorList</w:t>
            </w:r>
            <w:proofErr w:type="spellEnd"/>
          </w:p>
        </w:tc>
        <w:tc>
          <w:tcPr>
            <w:tcW w:w="187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08B8002D" w14:textId="20DB8CC6">
            <w:r w:rsidRPr="70A11C1A">
              <w:rPr>
                <w:rFonts w:ascii="Calibri" w:hAnsi="Calibri" w:eastAsia="Calibri" w:cs="Calibri"/>
                <w:color w:val="000000" w:themeColor="text1"/>
              </w:rPr>
              <w:t>Array of String</w:t>
            </w:r>
          </w:p>
        </w:tc>
        <w:tc>
          <w:tcPr>
            <w:tcW w:w="55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3DA95D55" w14:paraId="39BD1E8F" w14:textId="6CC6FD3A">
            <w:r w:rsidRPr="3DA95D55">
              <w:rPr>
                <w:rFonts w:ascii="Calibri" w:hAnsi="Calibri" w:eastAsia="Calibri" w:cs="Calibri"/>
                <w:color w:val="000000" w:themeColor="text1"/>
              </w:rPr>
              <w:t>A list of Floor number contained by this building</w:t>
            </w:r>
          </w:p>
        </w:tc>
      </w:tr>
      <w:tr w:rsidR="70A11C1A" w:rsidTr="3DA95D55" w14:paraId="0D05D0D5" w14:textId="77777777">
        <w:tc>
          <w:tcPr>
            <w:tcW w:w="189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3DA95D55" w:rsidRDefault="3DA95D55" w14:paraId="70DBCBE1" w14:textId="76E8D448">
            <w:pPr>
              <w:rPr>
                <w:rFonts w:ascii="Calibri" w:hAnsi="Calibri" w:eastAsia="Calibri" w:cs="Calibri"/>
                <w:color w:val="000000" w:themeColor="text1"/>
              </w:rPr>
            </w:pPr>
            <w:proofErr w:type="spellStart"/>
            <w:r w:rsidRPr="3DA95D55">
              <w:rPr>
                <w:rFonts w:ascii="Calibri" w:hAnsi="Calibri" w:eastAsia="Calibri" w:cs="Calibri"/>
                <w:color w:val="000000" w:themeColor="text1"/>
              </w:rPr>
              <w:t>DefaultFloorNo</w:t>
            </w:r>
            <w:proofErr w:type="spellEnd"/>
          </w:p>
        </w:tc>
        <w:tc>
          <w:tcPr>
            <w:tcW w:w="187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2B515024" w14:textId="399CEE6A">
            <w:r w:rsidRPr="70A11C1A">
              <w:rPr>
                <w:rFonts w:ascii="Calibri" w:hAnsi="Calibri" w:eastAsia="Calibri" w:cs="Calibri"/>
                <w:color w:val="000000" w:themeColor="text1"/>
              </w:rPr>
              <w:t>String</w:t>
            </w:r>
          </w:p>
        </w:tc>
        <w:tc>
          <w:tcPr>
            <w:tcW w:w="55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3DA95D55" w14:paraId="26C7CCBF" w14:textId="3598A0CC">
            <w:r w:rsidRPr="3DA95D55">
              <w:rPr>
                <w:rFonts w:ascii="Calibri" w:hAnsi="Calibri" w:eastAsia="Calibri" w:cs="Calibri"/>
                <w:color w:val="000000" w:themeColor="text1"/>
              </w:rPr>
              <w:t xml:space="preserve">The default floor number of the building to be displayed (e.g., </w:t>
            </w:r>
            <w:proofErr w:type="spellStart"/>
            <w:r w:rsidRPr="3DA95D55">
              <w:rPr>
                <w:rFonts w:ascii="Calibri" w:hAnsi="Calibri" w:eastAsia="Calibri" w:cs="Calibri"/>
                <w:color w:val="000000" w:themeColor="text1"/>
              </w:rPr>
              <w:t>FloorNo</w:t>
            </w:r>
            <w:proofErr w:type="spellEnd"/>
            <w:r w:rsidRPr="3DA95D55">
              <w:rPr>
                <w:rFonts w:ascii="Calibri" w:hAnsi="Calibri" w:eastAsia="Calibri" w:cs="Calibri"/>
                <w:color w:val="000000" w:themeColor="text1"/>
              </w:rPr>
              <w:t xml:space="preserve"> </w:t>
            </w:r>
            <w:proofErr w:type="spellStart"/>
            <w:r w:rsidRPr="3DA95D55">
              <w:rPr>
                <w:rFonts w:ascii="Calibri" w:hAnsi="Calibri" w:eastAsia="Calibri" w:cs="Calibri"/>
                <w:color w:val="000000" w:themeColor="text1"/>
              </w:rPr>
              <w:t>hexstring</w:t>
            </w:r>
            <w:proofErr w:type="spellEnd"/>
            <w:r w:rsidRPr="3DA95D55">
              <w:rPr>
                <w:rFonts w:ascii="Calibri" w:hAnsi="Calibri" w:eastAsia="Calibri" w:cs="Calibri"/>
                <w:color w:val="000000" w:themeColor="text1"/>
              </w:rPr>
              <w:t xml:space="preserve"> of G/F)</w:t>
            </w:r>
          </w:p>
        </w:tc>
      </w:tr>
      <w:tr w:rsidR="70A11C1A" w:rsidTr="3DA95D55" w14:paraId="57D75FF4" w14:textId="77777777">
        <w:trPr>
          <w:trHeight w:val="420"/>
        </w:trPr>
        <w:tc>
          <w:tcPr>
            <w:tcW w:w="93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999999"/>
          </w:tcPr>
          <w:p w:rsidR="70A11C1A" w:rsidRDefault="70A11C1A" w14:paraId="77CEAF71" w14:textId="00E1A9CC"/>
        </w:tc>
      </w:tr>
      <w:tr w:rsidR="70A11C1A" w:rsidTr="3DA95D55" w14:paraId="2922D5E8" w14:textId="77777777">
        <w:trPr>
          <w:trHeight w:val="420"/>
        </w:trPr>
        <w:tc>
          <w:tcPr>
            <w:tcW w:w="189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781226CC" w14:textId="79B1E650">
            <w:r w:rsidRPr="70A11C1A">
              <w:rPr>
                <w:rFonts w:ascii="Calibri" w:hAnsi="Calibri" w:eastAsia="Calibri" w:cs="Calibri"/>
                <w:color w:val="000000" w:themeColor="text1"/>
              </w:rPr>
              <w:t>Example</w:t>
            </w:r>
          </w:p>
        </w:tc>
        <w:tc>
          <w:tcPr>
            <w:tcW w:w="747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33C3434B" w14:textId="373FE3DD">
            <w:pPr>
              <w:rPr>
                <w:rFonts w:ascii="Calibri" w:hAnsi="Calibri" w:eastAsia="Calibri" w:cs="Calibri"/>
                <w:color w:val="000000" w:themeColor="text1"/>
              </w:rPr>
            </w:pPr>
            <w:r w:rsidRPr="70A11C1A">
              <w:rPr>
                <w:rFonts w:ascii="Calibri" w:hAnsi="Calibri" w:eastAsia="Calibri" w:cs="Calibri"/>
                <w:color w:val="000000" w:themeColor="text1"/>
              </w:rPr>
              <w:t>{</w:t>
            </w:r>
            <w:r>
              <w:tab/>
            </w:r>
          </w:p>
          <w:p w:rsidR="70A11C1A" w:rsidRDefault="70A11C1A" w14:paraId="17460459" w14:textId="3FDCAFC9">
            <w:r w:rsidRPr="70A11C1A">
              <w:rPr>
                <w:rFonts w:ascii="Calibri" w:hAnsi="Calibri" w:eastAsia="Calibri" w:cs="Calibri"/>
                <w:color w:val="000000" w:themeColor="text1"/>
              </w:rPr>
              <w:t>“</w:t>
            </w:r>
            <w:proofErr w:type="spellStart"/>
            <w:r w:rsidRPr="70A11C1A">
              <w:rPr>
                <w:rFonts w:ascii="Calibri" w:hAnsi="Calibri" w:eastAsia="Calibri" w:cs="Calibri"/>
                <w:color w:val="000000" w:themeColor="text1"/>
              </w:rPr>
              <w:t>BuildingID</w:t>
            </w:r>
            <w:proofErr w:type="spellEnd"/>
            <w:r w:rsidRPr="70A11C1A">
              <w:rPr>
                <w:rFonts w:ascii="Calibri" w:hAnsi="Calibri" w:eastAsia="Calibri" w:cs="Calibri"/>
                <w:color w:val="000000" w:themeColor="text1"/>
              </w:rPr>
              <w:t>”: String,</w:t>
            </w:r>
          </w:p>
          <w:p w:rsidR="70A11C1A" w:rsidRDefault="70A11C1A" w14:paraId="21D28A03" w14:textId="7331BCDB">
            <w:r w:rsidRPr="70A11C1A">
              <w:rPr>
                <w:rFonts w:ascii="Calibri" w:hAnsi="Calibri" w:eastAsia="Calibri" w:cs="Calibri"/>
                <w:color w:val="000000" w:themeColor="text1"/>
              </w:rPr>
              <w:t>“Name”: String,</w:t>
            </w:r>
          </w:p>
          <w:p w:rsidR="70A11C1A" w:rsidRDefault="3DA95D55" w14:paraId="37332AA5" w14:textId="46DDAE34">
            <w:r w:rsidRPr="3DA95D55">
              <w:rPr>
                <w:rFonts w:ascii="Calibri" w:hAnsi="Calibri" w:eastAsia="Calibri" w:cs="Calibri"/>
                <w:color w:val="000000" w:themeColor="text1"/>
              </w:rPr>
              <w:t>“</w:t>
            </w:r>
            <w:proofErr w:type="spellStart"/>
            <w:r w:rsidRPr="3DA95D55">
              <w:rPr>
                <w:rFonts w:ascii="Calibri" w:hAnsi="Calibri" w:eastAsia="Calibri" w:cs="Calibri"/>
                <w:color w:val="000000" w:themeColor="text1"/>
              </w:rPr>
              <w:t>FloorList</w:t>
            </w:r>
            <w:proofErr w:type="spellEnd"/>
            <w:r w:rsidRPr="3DA95D55">
              <w:rPr>
                <w:rFonts w:ascii="Calibri" w:hAnsi="Calibri" w:eastAsia="Calibri" w:cs="Calibri"/>
                <w:color w:val="000000" w:themeColor="text1"/>
              </w:rPr>
              <w:t>”: [“</w:t>
            </w:r>
            <w:proofErr w:type="spellStart"/>
            <w:r w:rsidRPr="3DA95D55">
              <w:rPr>
                <w:rFonts w:ascii="Calibri" w:hAnsi="Calibri" w:eastAsia="Calibri" w:cs="Calibri"/>
                <w:color w:val="000000" w:themeColor="text1"/>
              </w:rPr>
              <w:t>FloorNo</w:t>
            </w:r>
            <w:proofErr w:type="spellEnd"/>
            <w:r w:rsidRPr="3DA95D55">
              <w:rPr>
                <w:rFonts w:ascii="Calibri" w:hAnsi="Calibri" w:eastAsia="Calibri" w:cs="Calibri"/>
                <w:color w:val="000000" w:themeColor="text1"/>
              </w:rPr>
              <w:t>”],</w:t>
            </w:r>
          </w:p>
          <w:p w:rsidR="70A11C1A" w:rsidP="3DA95D55" w:rsidRDefault="3DA95D55" w14:paraId="7EDDCC36" w14:textId="729EFF9E">
            <w:r w:rsidRPr="3DA95D55">
              <w:rPr>
                <w:rFonts w:ascii="Calibri" w:hAnsi="Calibri" w:eastAsia="Calibri" w:cs="Calibri"/>
                <w:color w:val="000000" w:themeColor="text1"/>
              </w:rPr>
              <w:t>“</w:t>
            </w:r>
            <w:proofErr w:type="spellStart"/>
            <w:r w:rsidRPr="3DA95D55">
              <w:rPr>
                <w:rFonts w:ascii="Calibri" w:hAnsi="Calibri" w:eastAsia="Calibri" w:cs="Calibri"/>
                <w:color w:val="000000" w:themeColor="text1"/>
              </w:rPr>
              <w:t>DefaultFloorNo</w:t>
            </w:r>
            <w:proofErr w:type="spellEnd"/>
            <w:r w:rsidRPr="3DA95D55">
              <w:rPr>
                <w:rFonts w:ascii="Calibri" w:hAnsi="Calibri" w:eastAsia="Calibri" w:cs="Calibri"/>
                <w:color w:val="000000" w:themeColor="text1"/>
              </w:rPr>
              <w:t xml:space="preserve">”:” </w:t>
            </w:r>
            <w:proofErr w:type="spellStart"/>
            <w:r w:rsidRPr="3DA95D55">
              <w:rPr>
                <w:rFonts w:ascii="Calibri" w:hAnsi="Calibri" w:eastAsia="Calibri" w:cs="Calibri"/>
                <w:color w:val="000000" w:themeColor="text1"/>
              </w:rPr>
              <w:t>FloorNo</w:t>
            </w:r>
            <w:proofErr w:type="spellEnd"/>
            <w:r w:rsidRPr="3DA95D55">
              <w:rPr>
                <w:rFonts w:ascii="Calibri" w:hAnsi="Calibri" w:eastAsia="Calibri" w:cs="Calibri"/>
                <w:color w:val="000000" w:themeColor="text1"/>
              </w:rPr>
              <w:t>”,</w:t>
            </w:r>
          </w:p>
          <w:p w:rsidR="70A11C1A" w:rsidRDefault="70A11C1A" w14:paraId="276FA457" w14:textId="02F07100">
            <w:r w:rsidRPr="70A11C1A">
              <w:rPr>
                <w:rFonts w:ascii="Calibri" w:hAnsi="Calibri" w:eastAsia="Calibri" w:cs="Calibri"/>
                <w:color w:val="000000" w:themeColor="text1"/>
              </w:rPr>
              <w:t>“</w:t>
            </w:r>
            <w:proofErr w:type="spellStart"/>
            <w:r w:rsidRPr="70A11C1A">
              <w:rPr>
                <w:rFonts w:ascii="Calibri" w:hAnsi="Calibri" w:eastAsia="Calibri" w:cs="Calibri"/>
                <w:color w:val="000000" w:themeColor="text1"/>
              </w:rPr>
              <w:t>MapDataID</w:t>
            </w:r>
            <w:proofErr w:type="spellEnd"/>
            <w:r w:rsidRPr="70A11C1A">
              <w:rPr>
                <w:rFonts w:ascii="Calibri" w:hAnsi="Calibri" w:eastAsia="Calibri" w:cs="Calibri"/>
                <w:color w:val="000000" w:themeColor="text1"/>
              </w:rPr>
              <w:t>”: [”</w:t>
            </w:r>
            <w:proofErr w:type="spellStart"/>
            <w:r w:rsidRPr="70A11C1A">
              <w:rPr>
                <w:rFonts w:ascii="Calibri" w:hAnsi="Calibri" w:eastAsia="Calibri" w:cs="Calibri"/>
                <w:color w:val="000000" w:themeColor="text1"/>
              </w:rPr>
              <w:t>MapID</w:t>
            </w:r>
            <w:proofErr w:type="spellEnd"/>
            <w:r w:rsidRPr="70A11C1A">
              <w:rPr>
                <w:rFonts w:ascii="Calibri" w:hAnsi="Calibri" w:eastAsia="Calibri" w:cs="Calibri"/>
                <w:color w:val="000000" w:themeColor="text1"/>
              </w:rPr>
              <w:t>”]</w:t>
            </w:r>
          </w:p>
          <w:p w:rsidR="70A11C1A" w:rsidRDefault="70A11C1A" w14:paraId="4C199F52" w14:textId="07E0A505">
            <w:r w:rsidRPr="70A11C1A">
              <w:rPr>
                <w:rFonts w:ascii="Calibri" w:hAnsi="Calibri" w:eastAsia="Calibri" w:cs="Calibri"/>
                <w:color w:val="000000" w:themeColor="text1"/>
              </w:rPr>
              <w:t>}</w:t>
            </w:r>
          </w:p>
        </w:tc>
      </w:tr>
    </w:tbl>
    <w:p w:rsidR="70A11C1A" w:rsidP="70A11C1A" w:rsidRDefault="70A11C1A" w14:paraId="78074967" w14:textId="3991D854"/>
    <w:p w:rsidR="70A11C1A" w:rsidP="00700E16" w:rsidRDefault="70A11C1A" w14:paraId="7FEA62EB" w14:textId="08372E9B">
      <w:pPr>
        <w:pStyle w:val="ListParagraph"/>
        <w:numPr>
          <w:ilvl w:val="1"/>
          <w:numId w:val="4"/>
        </w:numPr>
        <w:rPr>
          <w:color w:val="5A5A5A"/>
          <w:sz w:val="32"/>
          <w:szCs w:val="32"/>
        </w:rPr>
      </w:pPr>
      <w:r w:rsidRPr="70A11C1A">
        <w:rPr>
          <w:rFonts w:asciiTheme="majorHAnsi" w:hAnsiTheme="majorHAnsi" w:eastAsiaTheme="majorEastAsia" w:cstheme="majorBidi"/>
          <w:color w:val="5A5A5A"/>
          <w:sz w:val="28"/>
          <w:szCs w:val="28"/>
        </w:rPr>
        <w:t>Floor folder</w:t>
      </w:r>
    </w:p>
    <w:p w:rsidR="70A11C1A" w:rsidP="70A11C1A" w:rsidRDefault="3DA95D55" w14:paraId="75A195CF" w14:textId="4B50E644">
      <w:pPr>
        <w:rPr>
          <w:rFonts w:ascii="Calibri" w:hAnsi="Calibri" w:eastAsia="Calibri" w:cs="Calibri"/>
          <w:color w:val="000000" w:themeColor="text1"/>
        </w:rPr>
      </w:pPr>
      <w:r w:rsidRPr="3DA95D55">
        <w:rPr>
          <w:rFonts w:ascii="Calibri" w:hAnsi="Calibri" w:eastAsia="Calibri" w:cs="Calibri"/>
          <w:color w:val="000000" w:themeColor="text1"/>
        </w:rPr>
        <w:lastRenderedPageBreak/>
        <w:t xml:space="preserve">This folder should be named by </w:t>
      </w:r>
      <w:proofErr w:type="spellStart"/>
      <w:r w:rsidRPr="3DA95D55">
        <w:rPr>
          <w:rFonts w:ascii="Calibri" w:hAnsi="Calibri" w:eastAsia="Calibri" w:cs="Calibri"/>
          <w:color w:val="000000" w:themeColor="text1"/>
        </w:rPr>
        <w:t>FloorNo</w:t>
      </w:r>
      <w:proofErr w:type="spellEnd"/>
      <w:r w:rsidRPr="3DA95D55">
        <w:rPr>
          <w:rFonts w:ascii="Calibri" w:hAnsi="Calibri" w:eastAsia="Calibri" w:cs="Calibri"/>
          <w:color w:val="000000" w:themeColor="text1"/>
        </w:rPr>
        <w:t xml:space="preserve">, containing </w:t>
      </w:r>
      <w:proofErr w:type="spellStart"/>
      <w:r w:rsidRPr="3DA95D55">
        <w:rPr>
          <w:rFonts w:ascii="Calibri" w:hAnsi="Calibri" w:eastAsia="Calibri" w:cs="Calibri"/>
          <w:color w:val="000000" w:themeColor="text1"/>
        </w:rPr>
        <w:t>Floor.json</w:t>
      </w:r>
      <w:proofErr w:type="spellEnd"/>
      <w:r w:rsidRPr="3DA95D55">
        <w:rPr>
          <w:rFonts w:ascii="Calibri" w:hAnsi="Calibri" w:eastAsia="Calibri" w:cs="Calibri"/>
          <w:color w:val="000000" w:themeColor="text1"/>
        </w:rPr>
        <w:t>, region folders and map(optional) under this floor.</w:t>
      </w:r>
    </w:p>
    <w:p w:rsidR="70A11C1A" w:rsidP="00700E16" w:rsidRDefault="70A11C1A" w14:paraId="6DA8269F" w14:textId="0FF7C52C">
      <w:pPr>
        <w:pStyle w:val="ListParagraph"/>
        <w:numPr>
          <w:ilvl w:val="2"/>
          <w:numId w:val="4"/>
        </w:numPr>
        <w:rPr>
          <w:color w:val="5A5A5A"/>
          <w:sz w:val="32"/>
          <w:szCs w:val="32"/>
        </w:rPr>
      </w:pPr>
      <w:proofErr w:type="spellStart"/>
      <w:r w:rsidRPr="70A11C1A">
        <w:rPr>
          <w:rFonts w:asciiTheme="majorHAnsi" w:hAnsiTheme="majorHAnsi" w:eastAsiaTheme="majorEastAsia" w:cstheme="majorBidi"/>
          <w:color w:val="5A5A5A"/>
          <w:sz w:val="28"/>
          <w:szCs w:val="28"/>
        </w:rPr>
        <w:t>Floor.json</w:t>
      </w:r>
      <w:proofErr w:type="spellEnd"/>
    </w:p>
    <w:p w:rsidR="70A11C1A" w:rsidP="70A11C1A" w:rsidRDefault="3DA95D55" w14:paraId="77092092" w14:textId="06D47FBB">
      <w:pPr>
        <w:rPr>
          <w:rFonts w:ascii="Calibri" w:hAnsi="Calibri" w:eastAsia="Calibri" w:cs="Calibri"/>
          <w:color w:val="000000" w:themeColor="text1"/>
        </w:rPr>
      </w:pPr>
      <w:r w:rsidRPr="3DA95D55">
        <w:rPr>
          <w:rFonts w:ascii="Calibri" w:hAnsi="Calibri" w:eastAsia="Calibri" w:cs="Calibri"/>
          <w:color w:val="000000" w:themeColor="text1"/>
        </w:rPr>
        <w:t xml:space="preserve">This JSON file contains floor information, including  </w:t>
      </w:r>
      <w:proofErr w:type="spellStart"/>
      <w:r w:rsidRPr="3DA95D55">
        <w:rPr>
          <w:rFonts w:ascii="Calibri" w:hAnsi="Calibri" w:eastAsia="Calibri" w:cs="Calibri"/>
          <w:color w:val="000000" w:themeColor="text1"/>
        </w:rPr>
        <w:t>FloorNo</w:t>
      </w:r>
      <w:proofErr w:type="spellEnd"/>
      <w:r w:rsidRPr="3DA95D55">
        <w:rPr>
          <w:rFonts w:ascii="Calibri" w:hAnsi="Calibri" w:eastAsia="Calibri" w:cs="Calibri"/>
          <w:color w:val="000000" w:themeColor="text1"/>
        </w:rPr>
        <w:t xml:space="preserve">, Name, </w:t>
      </w:r>
      <w:proofErr w:type="spellStart"/>
      <w:r w:rsidRPr="3DA95D55">
        <w:rPr>
          <w:rFonts w:ascii="Calibri" w:hAnsi="Calibri" w:eastAsia="Calibri" w:cs="Calibri"/>
          <w:color w:val="000000" w:themeColor="text1"/>
        </w:rPr>
        <w:t>ParentID</w:t>
      </w:r>
      <w:proofErr w:type="spellEnd"/>
      <w:r w:rsidRPr="3DA95D55">
        <w:rPr>
          <w:rFonts w:ascii="Calibri" w:hAnsi="Calibri" w:eastAsia="Calibri" w:cs="Calibri"/>
          <w:color w:val="000000" w:themeColor="text1"/>
        </w:rPr>
        <w:t xml:space="preserve">, </w:t>
      </w:r>
      <w:proofErr w:type="spellStart"/>
      <w:r w:rsidRPr="3DA95D55">
        <w:rPr>
          <w:rFonts w:ascii="Calibri" w:hAnsi="Calibri" w:eastAsia="Calibri" w:cs="Calibri"/>
          <w:color w:val="000000" w:themeColor="text1"/>
        </w:rPr>
        <w:t>RegionList</w:t>
      </w:r>
      <w:proofErr w:type="spellEnd"/>
      <w:r w:rsidRPr="3DA95D55">
        <w:rPr>
          <w:rFonts w:ascii="Calibri" w:hAnsi="Calibri" w:eastAsia="Calibri" w:cs="Calibri"/>
          <w:color w:val="000000" w:themeColor="text1"/>
        </w:rPr>
        <w:t xml:space="preserve">, </w:t>
      </w:r>
      <w:proofErr w:type="spellStart"/>
      <w:r w:rsidRPr="3DA95D55">
        <w:rPr>
          <w:rFonts w:ascii="Calibri" w:hAnsi="Calibri" w:eastAsia="Calibri" w:cs="Calibri"/>
          <w:color w:val="000000" w:themeColor="text1"/>
        </w:rPr>
        <w:t>DefaultRegionNo</w:t>
      </w:r>
      <w:proofErr w:type="spellEnd"/>
      <w:r w:rsidRPr="3DA95D55">
        <w:rPr>
          <w:rFonts w:ascii="Calibri" w:hAnsi="Calibri" w:eastAsia="Calibri" w:cs="Calibri"/>
          <w:color w:val="000000" w:themeColor="text1"/>
        </w:rPr>
        <w:t xml:space="preserve"> and </w:t>
      </w:r>
      <w:proofErr w:type="spellStart"/>
      <w:r w:rsidRPr="3DA95D55">
        <w:rPr>
          <w:rFonts w:ascii="Calibri" w:hAnsi="Calibri" w:eastAsia="Calibri" w:cs="Calibri"/>
          <w:color w:val="000000" w:themeColor="text1"/>
        </w:rPr>
        <w:t>MapDataID</w:t>
      </w:r>
      <w:proofErr w:type="spellEnd"/>
      <w:r w:rsidRPr="3DA95D55">
        <w:rPr>
          <w:rFonts w:ascii="Calibri" w:hAnsi="Calibri" w:eastAsia="Calibri" w:cs="Calibri"/>
          <w:color w:val="000000" w:themeColor="text1"/>
        </w:rPr>
        <w:t>(optional).</w:t>
      </w:r>
    </w:p>
    <w:tbl>
      <w:tblPr>
        <w:tblStyle w:val="TableGrid"/>
        <w:tblW w:w="0" w:type="auto"/>
        <w:tblLayout w:type="fixed"/>
        <w:tblLook w:val="06A0" w:firstRow="1" w:lastRow="0" w:firstColumn="1" w:lastColumn="0" w:noHBand="1" w:noVBand="1"/>
      </w:tblPr>
      <w:tblGrid>
        <w:gridCol w:w="1815"/>
        <w:gridCol w:w="1950"/>
        <w:gridCol w:w="5595"/>
      </w:tblGrid>
      <w:tr w:rsidR="70A11C1A" w:rsidTr="3DA95D55" w14:paraId="2DA835BA" w14:textId="77777777">
        <w:tc>
          <w:tcPr>
            <w:tcW w:w="181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999999"/>
          </w:tcPr>
          <w:p w:rsidR="70A11C1A" w:rsidRDefault="70A11C1A" w14:paraId="354D7D69" w14:textId="7EFB956A">
            <w:r w:rsidRPr="70A11C1A">
              <w:rPr>
                <w:rFonts w:ascii="Calibri" w:hAnsi="Calibri" w:eastAsia="Calibri" w:cs="Calibri"/>
                <w:color w:val="000000" w:themeColor="text1"/>
              </w:rPr>
              <w:t>Attribute</w:t>
            </w:r>
          </w:p>
        </w:tc>
        <w:tc>
          <w:tcPr>
            <w:tcW w:w="195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999999"/>
          </w:tcPr>
          <w:p w:rsidR="70A11C1A" w:rsidRDefault="70A11C1A" w14:paraId="1379B5D6" w14:textId="1640A43A">
            <w:r w:rsidRPr="70A11C1A">
              <w:rPr>
                <w:rFonts w:ascii="Calibri" w:hAnsi="Calibri" w:eastAsia="Calibri" w:cs="Calibri"/>
                <w:color w:val="000000" w:themeColor="text1"/>
              </w:rPr>
              <w:t>Data type</w:t>
            </w:r>
          </w:p>
        </w:tc>
        <w:tc>
          <w:tcPr>
            <w:tcW w:w="559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999999"/>
          </w:tcPr>
          <w:p w:rsidR="70A11C1A" w:rsidRDefault="70A11C1A" w14:paraId="5F845CF5" w14:textId="10A109FD">
            <w:r w:rsidRPr="70A11C1A">
              <w:rPr>
                <w:rFonts w:ascii="Calibri" w:hAnsi="Calibri" w:eastAsia="Calibri" w:cs="Calibri"/>
                <w:color w:val="000000" w:themeColor="text1"/>
              </w:rPr>
              <w:t>Description</w:t>
            </w:r>
          </w:p>
        </w:tc>
      </w:tr>
      <w:tr w:rsidR="70A11C1A" w:rsidTr="3DA95D55" w14:paraId="27ECC1E4" w14:textId="77777777">
        <w:tc>
          <w:tcPr>
            <w:tcW w:w="181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1F852A6B" w14:textId="35339478">
            <w:proofErr w:type="spellStart"/>
            <w:r w:rsidRPr="70A11C1A">
              <w:rPr>
                <w:rFonts w:ascii="Calibri" w:hAnsi="Calibri" w:eastAsia="Calibri" w:cs="Calibri"/>
                <w:color w:val="000000" w:themeColor="text1"/>
              </w:rPr>
              <w:t>FloorNo</w:t>
            </w:r>
            <w:proofErr w:type="spellEnd"/>
          </w:p>
        </w:tc>
        <w:tc>
          <w:tcPr>
            <w:tcW w:w="195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48F2A565" w14:textId="77C37040">
            <w:r w:rsidRPr="70A11C1A">
              <w:rPr>
                <w:rFonts w:ascii="Calibri" w:hAnsi="Calibri" w:eastAsia="Calibri" w:cs="Calibri"/>
                <w:color w:val="000000" w:themeColor="text1"/>
              </w:rPr>
              <w:t>String</w:t>
            </w:r>
          </w:p>
        </w:tc>
        <w:tc>
          <w:tcPr>
            <w:tcW w:w="55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1E9B34C2" w14:textId="57C8820F">
            <w:r w:rsidRPr="70A11C1A">
              <w:rPr>
                <w:rFonts w:ascii="Calibri" w:hAnsi="Calibri" w:eastAsia="Calibri" w:cs="Calibri"/>
                <w:color w:val="000000" w:themeColor="text1"/>
              </w:rPr>
              <w:t>An 8-bit hex string (2 letters) indicating the floor number. Refer to section 6.2 Map Data.</w:t>
            </w:r>
          </w:p>
        </w:tc>
      </w:tr>
      <w:tr w:rsidR="70A11C1A" w:rsidTr="3DA95D55" w14:paraId="7839774F" w14:textId="77777777">
        <w:tc>
          <w:tcPr>
            <w:tcW w:w="181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6368AA64" w14:textId="15C49335">
            <w:r w:rsidRPr="70A11C1A">
              <w:rPr>
                <w:rFonts w:ascii="Calibri" w:hAnsi="Calibri" w:eastAsia="Calibri" w:cs="Calibri"/>
                <w:color w:val="000000" w:themeColor="text1"/>
              </w:rPr>
              <w:t>Name</w:t>
            </w:r>
          </w:p>
        </w:tc>
        <w:tc>
          <w:tcPr>
            <w:tcW w:w="195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1F10B92B" w14:textId="54FD35A7">
            <w:r w:rsidRPr="70A11C1A">
              <w:rPr>
                <w:rFonts w:ascii="Calibri" w:hAnsi="Calibri" w:eastAsia="Calibri" w:cs="Calibri"/>
                <w:color w:val="000000" w:themeColor="text1"/>
              </w:rPr>
              <w:t>String</w:t>
            </w:r>
          </w:p>
        </w:tc>
        <w:tc>
          <w:tcPr>
            <w:tcW w:w="55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3D66C8E0" w14:textId="608A1047">
            <w:r w:rsidRPr="70A11C1A">
              <w:rPr>
                <w:rFonts w:ascii="Calibri" w:hAnsi="Calibri" w:eastAsia="Calibri" w:cs="Calibri"/>
                <w:color w:val="000000" w:themeColor="text1"/>
              </w:rPr>
              <w:t>The display name of the floor excluding the building name</w:t>
            </w:r>
          </w:p>
        </w:tc>
      </w:tr>
      <w:tr w:rsidR="70A11C1A" w:rsidTr="3DA95D55" w14:paraId="1884078F" w14:textId="77777777">
        <w:tc>
          <w:tcPr>
            <w:tcW w:w="181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114835AA" w14:textId="3FDC27B3">
            <w:proofErr w:type="spellStart"/>
            <w:r w:rsidRPr="70A11C1A">
              <w:rPr>
                <w:rFonts w:ascii="Calibri" w:hAnsi="Calibri" w:eastAsia="Calibri" w:cs="Calibri"/>
                <w:color w:val="000000" w:themeColor="text1"/>
              </w:rPr>
              <w:t>MapDataID</w:t>
            </w:r>
            <w:proofErr w:type="spellEnd"/>
          </w:p>
        </w:tc>
        <w:tc>
          <w:tcPr>
            <w:tcW w:w="195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375B3890" w14:textId="277813A2">
            <w:r w:rsidRPr="70A11C1A">
              <w:rPr>
                <w:rFonts w:ascii="Calibri" w:hAnsi="Calibri" w:eastAsia="Calibri" w:cs="Calibri"/>
                <w:color w:val="000000" w:themeColor="text1"/>
              </w:rPr>
              <w:t>Array of String(optional)</w:t>
            </w:r>
          </w:p>
        </w:tc>
        <w:tc>
          <w:tcPr>
            <w:tcW w:w="55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6C7187E0" w14:textId="4FEDD30C">
            <w:r w:rsidRPr="70A11C1A">
              <w:rPr>
                <w:rFonts w:ascii="Calibri" w:hAnsi="Calibri" w:eastAsia="Calibri" w:cs="Calibri"/>
                <w:color w:val="000000" w:themeColor="text1"/>
              </w:rPr>
              <w:t xml:space="preserve">The array of </w:t>
            </w:r>
            <w:proofErr w:type="spellStart"/>
            <w:r w:rsidRPr="70A11C1A">
              <w:rPr>
                <w:rFonts w:ascii="Calibri" w:hAnsi="Calibri" w:eastAsia="Calibri" w:cs="Calibri"/>
                <w:color w:val="000000" w:themeColor="text1"/>
              </w:rPr>
              <w:t>MapID</w:t>
            </w:r>
            <w:proofErr w:type="spellEnd"/>
            <w:r w:rsidRPr="70A11C1A">
              <w:rPr>
                <w:rFonts w:ascii="Calibri" w:hAnsi="Calibri" w:eastAsia="Calibri" w:cs="Calibri"/>
                <w:color w:val="000000" w:themeColor="text1"/>
              </w:rPr>
              <w:t xml:space="preserve"> that are attached in the floor, referencing the ID in </w:t>
            </w:r>
            <w:proofErr w:type="spellStart"/>
            <w:r w:rsidRPr="70A11C1A">
              <w:rPr>
                <w:rFonts w:ascii="Calibri" w:hAnsi="Calibri" w:eastAsia="Calibri" w:cs="Calibri"/>
                <w:color w:val="000000" w:themeColor="text1"/>
              </w:rPr>
              <w:t>Map.json</w:t>
            </w:r>
            <w:proofErr w:type="spellEnd"/>
            <w:r w:rsidRPr="70A11C1A">
              <w:rPr>
                <w:rFonts w:ascii="Calibri" w:hAnsi="Calibri" w:eastAsia="Calibri" w:cs="Calibri"/>
                <w:color w:val="000000" w:themeColor="text1"/>
              </w:rPr>
              <w:t xml:space="preserve"> specification.</w:t>
            </w:r>
          </w:p>
          <w:p w:rsidR="70A11C1A" w:rsidRDefault="70A11C1A" w14:paraId="35015A2A" w14:textId="1CDA3E2F">
            <w:r w:rsidRPr="70A11C1A">
              <w:rPr>
                <w:rFonts w:ascii="Calibri" w:hAnsi="Calibri" w:eastAsia="Calibri" w:cs="Calibri"/>
                <w:color w:val="000000" w:themeColor="text1"/>
              </w:rPr>
              <w:t>This map file should cover all regions under this floor.</w:t>
            </w:r>
          </w:p>
        </w:tc>
      </w:tr>
      <w:tr w:rsidR="70A11C1A" w:rsidTr="3DA95D55" w14:paraId="47D6CF4F" w14:textId="77777777">
        <w:tc>
          <w:tcPr>
            <w:tcW w:w="181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78AF6922" w14:textId="47E5AA8A">
            <w:proofErr w:type="spellStart"/>
            <w:r w:rsidRPr="70A11C1A">
              <w:rPr>
                <w:rFonts w:ascii="Calibri" w:hAnsi="Calibri" w:eastAsia="Calibri" w:cs="Calibri"/>
                <w:color w:val="000000" w:themeColor="text1"/>
              </w:rPr>
              <w:t>ParentID</w:t>
            </w:r>
            <w:proofErr w:type="spellEnd"/>
          </w:p>
        </w:tc>
        <w:tc>
          <w:tcPr>
            <w:tcW w:w="195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090C9DCE" w14:textId="7F9DC836">
            <w:r w:rsidRPr="70A11C1A">
              <w:rPr>
                <w:rFonts w:ascii="Calibri" w:hAnsi="Calibri" w:eastAsia="Calibri" w:cs="Calibri"/>
                <w:color w:val="000000" w:themeColor="text1"/>
              </w:rPr>
              <w:t>String</w:t>
            </w:r>
          </w:p>
        </w:tc>
        <w:tc>
          <w:tcPr>
            <w:tcW w:w="55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7E85C568" w14:textId="10494E57">
            <w:r w:rsidRPr="70A11C1A">
              <w:rPr>
                <w:rFonts w:ascii="Calibri" w:hAnsi="Calibri" w:eastAsia="Calibri" w:cs="Calibri"/>
                <w:color w:val="000000" w:themeColor="text1"/>
              </w:rPr>
              <w:t xml:space="preserve">ID of parent </w:t>
            </w:r>
            <w:proofErr w:type="spellStart"/>
            <w:r w:rsidRPr="70A11C1A">
              <w:rPr>
                <w:rFonts w:ascii="Calibri" w:hAnsi="Calibri" w:eastAsia="Calibri" w:cs="Calibri"/>
                <w:color w:val="000000" w:themeColor="text1"/>
              </w:rPr>
              <w:t>BuildingID</w:t>
            </w:r>
            <w:proofErr w:type="spellEnd"/>
          </w:p>
        </w:tc>
      </w:tr>
      <w:tr w:rsidR="70A11C1A" w:rsidTr="3DA95D55" w14:paraId="0ADC11AC" w14:textId="77777777">
        <w:tc>
          <w:tcPr>
            <w:tcW w:w="181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555872BF" w14:textId="47248AF4">
            <w:proofErr w:type="spellStart"/>
            <w:r w:rsidRPr="70A11C1A">
              <w:rPr>
                <w:rFonts w:ascii="Calibri" w:hAnsi="Calibri" w:eastAsia="Calibri" w:cs="Calibri"/>
                <w:color w:val="000000" w:themeColor="text1"/>
              </w:rPr>
              <w:t>RegionList</w:t>
            </w:r>
            <w:proofErr w:type="spellEnd"/>
          </w:p>
        </w:tc>
        <w:tc>
          <w:tcPr>
            <w:tcW w:w="195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4BE11ECF" w14:textId="49C8C891">
            <w:r w:rsidRPr="70A11C1A">
              <w:rPr>
                <w:rFonts w:ascii="Calibri" w:hAnsi="Calibri" w:eastAsia="Calibri" w:cs="Calibri"/>
                <w:color w:val="000000" w:themeColor="text1"/>
              </w:rPr>
              <w:t>Array of String</w:t>
            </w:r>
          </w:p>
        </w:tc>
        <w:tc>
          <w:tcPr>
            <w:tcW w:w="55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3DA95D55" w14:paraId="07F6309A" w14:textId="21246AB4">
            <w:r w:rsidRPr="3DA95D55">
              <w:rPr>
                <w:rFonts w:ascii="Calibri" w:hAnsi="Calibri" w:eastAsia="Calibri" w:cs="Calibri"/>
                <w:color w:val="000000" w:themeColor="text1"/>
              </w:rPr>
              <w:t xml:space="preserve">A list of </w:t>
            </w:r>
            <w:proofErr w:type="spellStart"/>
            <w:r w:rsidRPr="3DA95D55">
              <w:rPr>
                <w:rFonts w:ascii="Calibri" w:hAnsi="Calibri" w:eastAsia="Calibri" w:cs="Calibri"/>
                <w:color w:val="000000" w:themeColor="text1"/>
              </w:rPr>
              <w:t>RegionNo</w:t>
            </w:r>
            <w:proofErr w:type="spellEnd"/>
            <w:r w:rsidRPr="3DA95D55">
              <w:rPr>
                <w:rFonts w:ascii="Calibri" w:hAnsi="Calibri" w:eastAsia="Calibri" w:cs="Calibri"/>
                <w:color w:val="000000" w:themeColor="text1"/>
              </w:rPr>
              <w:t xml:space="preserve"> contained by this floor</w:t>
            </w:r>
          </w:p>
        </w:tc>
      </w:tr>
      <w:tr w:rsidR="70A11C1A" w:rsidTr="3DA95D55" w14:paraId="248A5BD3" w14:textId="77777777">
        <w:tc>
          <w:tcPr>
            <w:tcW w:w="181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3DA95D55" w:rsidRDefault="3DA95D55" w14:paraId="71BC6800" w14:textId="46AEC506">
            <w:pPr>
              <w:rPr>
                <w:rFonts w:ascii="Calibri" w:hAnsi="Calibri" w:eastAsia="Calibri" w:cs="Calibri"/>
                <w:color w:val="000000" w:themeColor="text1"/>
              </w:rPr>
            </w:pPr>
            <w:proofErr w:type="spellStart"/>
            <w:r w:rsidRPr="3DA95D55">
              <w:rPr>
                <w:rFonts w:ascii="Calibri" w:hAnsi="Calibri" w:eastAsia="Calibri" w:cs="Calibri"/>
                <w:color w:val="000000" w:themeColor="text1"/>
              </w:rPr>
              <w:t>DefaultRegionNo</w:t>
            </w:r>
            <w:proofErr w:type="spellEnd"/>
          </w:p>
        </w:tc>
        <w:tc>
          <w:tcPr>
            <w:tcW w:w="195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37B0DA01" w14:textId="15A92945">
            <w:r w:rsidRPr="70A11C1A">
              <w:rPr>
                <w:rFonts w:ascii="Calibri" w:hAnsi="Calibri" w:eastAsia="Calibri" w:cs="Calibri"/>
                <w:color w:val="000000" w:themeColor="text1"/>
              </w:rPr>
              <w:t>String</w:t>
            </w:r>
          </w:p>
        </w:tc>
        <w:tc>
          <w:tcPr>
            <w:tcW w:w="55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3DA95D55" w14:paraId="2A097C62" w14:textId="180D27D8">
            <w:r w:rsidRPr="3DA95D55">
              <w:rPr>
                <w:rFonts w:ascii="Calibri" w:hAnsi="Calibri" w:eastAsia="Calibri" w:cs="Calibri"/>
                <w:color w:val="000000" w:themeColor="text1"/>
              </w:rPr>
              <w:t>Region number of default region</w:t>
            </w:r>
          </w:p>
        </w:tc>
      </w:tr>
      <w:tr w:rsidR="70A11C1A" w:rsidTr="3DA95D55" w14:paraId="4D0B95C7" w14:textId="77777777">
        <w:trPr>
          <w:trHeight w:val="420"/>
        </w:trPr>
        <w:tc>
          <w:tcPr>
            <w:tcW w:w="93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999999"/>
          </w:tcPr>
          <w:p w:rsidR="70A11C1A" w:rsidRDefault="70A11C1A" w14:paraId="3ABEADFF" w14:textId="14B3BF84"/>
        </w:tc>
      </w:tr>
      <w:tr w:rsidR="70A11C1A" w:rsidTr="3DA95D55" w14:paraId="009732D3" w14:textId="77777777">
        <w:trPr>
          <w:trHeight w:val="420"/>
        </w:trPr>
        <w:tc>
          <w:tcPr>
            <w:tcW w:w="181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2D08A1A1" w14:textId="27EC0CD5">
            <w:r w:rsidRPr="70A11C1A">
              <w:rPr>
                <w:rFonts w:ascii="Calibri" w:hAnsi="Calibri" w:eastAsia="Calibri" w:cs="Calibri"/>
                <w:color w:val="000000" w:themeColor="text1"/>
              </w:rPr>
              <w:t>Example</w:t>
            </w:r>
          </w:p>
        </w:tc>
        <w:tc>
          <w:tcPr>
            <w:tcW w:w="7545"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3DA95D55" w14:paraId="4E26DC45" w14:textId="18A35A6A">
            <w:pPr>
              <w:rPr>
                <w:rFonts w:ascii="Calibri" w:hAnsi="Calibri" w:eastAsia="Calibri" w:cs="Calibri"/>
                <w:color w:val="000000" w:themeColor="text1"/>
              </w:rPr>
            </w:pPr>
            <w:r w:rsidRPr="3DA95D55">
              <w:rPr>
                <w:rFonts w:ascii="Calibri" w:hAnsi="Calibri" w:eastAsia="Calibri" w:cs="Calibri"/>
                <w:color w:val="000000" w:themeColor="text1"/>
              </w:rPr>
              <w:t>{</w:t>
            </w:r>
            <w:r w:rsidR="70A11C1A">
              <w:tab/>
            </w:r>
          </w:p>
          <w:p w:rsidR="70A11C1A" w:rsidRDefault="70A11C1A" w14:paraId="6D99DEFD" w14:textId="6AB32D2F">
            <w:r w:rsidRPr="70A11C1A">
              <w:rPr>
                <w:rFonts w:ascii="Calibri" w:hAnsi="Calibri" w:eastAsia="Calibri" w:cs="Calibri"/>
                <w:color w:val="000000" w:themeColor="text1"/>
              </w:rPr>
              <w:t>“</w:t>
            </w:r>
            <w:proofErr w:type="spellStart"/>
            <w:r w:rsidRPr="70A11C1A">
              <w:rPr>
                <w:rFonts w:ascii="Calibri" w:hAnsi="Calibri" w:eastAsia="Calibri" w:cs="Calibri"/>
                <w:color w:val="000000" w:themeColor="text1"/>
              </w:rPr>
              <w:t>FloorNo</w:t>
            </w:r>
            <w:proofErr w:type="spellEnd"/>
            <w:r w:rsidRPr="70A11C1A">
              <w:rPr>
                <w:rFonts w:ascii="Calibri" w:hAnsi="Calibri" w:eastAsia="Calibri" w:cs="Calibri"/>
                <w:color w:val="000000" w:themeColor="text1"/>
              </w:rPr>
              <w:t>”:String,</w:t>
            </w:r>
          </w:p>
          <w:p w:rsidR="70A11C1A" w:rsidRDefault="70A11C1A" w14:paraId="2F966CFF" w14:textId="4B372AE9">
            <w:r w:rsidRPr="70A11C1A">
              <w:rPr>
                <w:rFonts w:ascii="Calibri" w:hAnsi="Calibri" w:eastAsia="Calibri" w:cs="Calibri"/>
                <w:color w:val="000000" w:themeColor="text1"/>
              </w:rPr>
              <w:t>“</w:t>
            </w:r>
            <w:proofErr w:type="spellStart"/>
            <w:r w:rsidRPr="70A11C1A">
              <w:rPr>
                <w:rFonts w:ascii="Calibri" w:hAnsi="Calibri" w:eastAsia="Calibri" w:cs="Calibri"/>
                <w:color w:val="000000" w:themeColor="text1"/>
              </w:rPr>
              <w:t>Name”:String</w:t>
            </w:r>
            <w:proofErr w:type="spellEnd"/>
            <w:r w:rsidRPr="70A11C1A">
              <w:rPr>
                <w:rFonts w:ascii="Calibri" w:hAnsi="Calibri" w:eastAsia="Calibri" w:cs="Calibri"/>
                <w:color w:val="000000" w:themeColor="text1"/>
              </w:rPr>
              <w:t>,</w:t>
            </w:r>
          </w:p>
          <w:p w:rsidR="70A11C1A" w:rsidRDefault="70A11C1A" w14:paraId="71CA9D9C" w14:textId="63643667">
            <w:r w:rsidRPr="70A11C1A">
              <w:rPr>
                <w:rFonts w:ascii="Calibri" w:hAnsi="Calibri" w:eastAsia="Calibri" w:cs="Calibri"/>
                <w:color w:val="000000" w:themeColor="text1"/>
              </w:rPr>
              <w:t>“</w:t>
            </w:r>
            <w:proofErr w:type="spellStart"/>
            <w:r w:rsidRPr="70A11C1A">
              <w:rPr>
                <w:rFonts w:ascii="Calibri" w:hAnsi="Calibri" w:eastAsia="Calibri" w:cs="Calibri"/>
                <w:color w:val="000000" w:themeColor="text1"/>
              </w:rPr>
              <w:t>ParentID</w:t>
            </w:r>
            <w:proofErr w:type="spellEnd"/>
            <w:r w:rsidRPr="70A11C1A">
              <w:rPr>
                <w:rFonts w:ascii="Calibri" w:hAnsi="Calibri" w:eastAsia="Calibri" w:cs="Calibri"/>
                <w:color w:val="000000" w:themeColor="text1"/>
              </w:rPr>
              <w:t>”: [“</w:t>
            </w:r>
            <w:proofErr w:type="spellStart"/>
            <w:r w:rsidRPr="70A11C1A">
              <w:rPr>
                <w:rFonts w:ascii="Calibri" w:hAnsi="Calibri" w:eastAsia="Calibri" w:cs="Calibri"/>
                <w:color w:val="000000" w:themeColor="text1"/>
              </w:rPr>
              <w:t>BuildingID</w:t>
            </w:r>
            <w:proofErr w:type="spellEnd"/>
            <w:r w:rsidRPr="70A11C1A">
              <w:rPr>
                <w:rFonts w:ascii="Calibri" w:hAnsi="Calibri" w:eastAsia="Calibri" w:cs="Calibri"/>
                <w:color w:val="000000" w:themeColor="text1"/>
              </w:rPr>
              <w:t>”],</w:t>
            </w:r>
          </w:p>
          <w:p w:rsidR="70A11C1A" w:rsidRDefault="3DA95D55" w14:paraId="029421B8" w14:textId="035DFDA5">
            <w:r w:rsidRPr="3DA95D55">
              <w:rPr>
                <w:rFonts w:ascii="Calibri" w:hAnsi="Calibri" w:eastAsia="Calibri" w:cs="Calibri"/>
                <w:color w:val="000000" w:themeColor="text1"/>
              </w:rPr>
              <w:t>“</w:t>
            </w:r>
            <w:proofErr w:type="spellStart"/>
            <w:r w:rsidRPr="3DA95D55">
              <w:rPr>
                <w:rFonts w:ascii="Calibri" w:hAnsi="Calibri" w:eastAsia="Calibri" w:cs="Calibri"/>
                <w:color w:val="000000" w:themeColor="text1"/>
              </w:rPr>
              <w:t>RegionList</w:t>
            </w:r>
            <w:proofErr w:type="spellEnd"/>
            <w:r w:rsidRPr="3DA95D55">
              <w:rPr>
                <w:rFonts w:ascii="Calibri" w:hAnsi="Calibri" w:eastAsia="Calibri" w:cs="Calibri"/>
                <w:color w:val="000000" w:themeColor="text1"/>
              </w:rPr>
              <w:t>”: [“</w:t>
            </w:r>
            <w:proofErr w:type="spellStart"/>
            <w:r w:rsidRPr="3DA95D55">
              <w:rPr>
                <w:rFonts w:ascii="Calibri" w:hAnsi="Calibri" w:eastAsia="Calibri" w:cs="Calibri"/>
                <w:color w:val="000000" w:themeColor="text1"/>
              </w:rPr>
              <w:t>RegionNo</w:t>
            </w:r>
            <w:proofErr w:type="spellEnd"/>
            <w:r w:rsidRPr="3DA95D55">
              <w:rPr>
                <w:rFonts w:ascii="Calibri" w:hAnsi="Calibri" w:eastAsia="Calibri" w:cs="Calibri"/>
                <w:color w:val="000000" w:themeColor="text1"/>
              </w:rPr>
              <w:t>”],</w:t>
            </w:r>
          </w:p>
          <w:p w:rsidR="70A11C1A" w:rsidRDefault="3DA95D55" w14:paraId="3DA4ACC1" w14:textId="7E83B3B0">
            <w:r w:rsidRPr="3DA95D55">
              <w:rPr>
                <w:rFonts w:ascii="Calibri" w:hAnsi="Calibri" w:eastAsia="Calibri" w:cs="Calibri"/>
                <w:color w:val="000000" w:themeColor="text1"/>
              </w:rPr>
              <w:t>“</w:t>
            </w:r>
            <w:proofErr w:type="spellStart"/>
            <w:r w:rsidRPr="3DA95D55">
              <w:rPr>
                <w:rFonts w:ascii="Calibri" w:hAnsi="Calibri" w:eastAsia="Calibri" w:cs="Calibri"/>
                <w:color w:val="000000" w:themeColor="text1"/>
              </w:rPr>
              <w:t>DefaultRegionNo</w:t>
            </w:r>
            <w:proofErr w:type="spellEnd"/>
            <w:r w:rsidRPr="3DA95D55">
              <w:rPr>
                <w:rFonts w:ascii="Calibri" w:hAnsi="Calibri" w:eastAsia="Calibri" w:cs="Calibri"/>
                <w:color w:val="000000" w:themeColor="text1"/>
              </w:rPr>
              <w:t>”:”</w:t>
            </w:r>
            <w:proofErr w:type="spellStart"/>
            <w:r w:rsidRPr="3DA95D55">
              <w:rPr>
                <w:rFonts w:ascii="Calibri" w:hAnsi="Calibri" w:eastAsia="Calibri" w:cs="Calibri"/>
                <w:color w:val="000000" w:themeColor="text1"/>
              </w:rPr>
              <w:t>RegionNo</w:t>
            </w:r>
            <w:proofErr w:type="spellEnd"/>
            <w:r w:rsidRPr="3DA95D55">
              <w:rPr>
                <w:rFonts w:ascii="Calibri" w:hAnsi="Calibri" w:eastAsia="Calibri" w:cs="Calibri"/>
                <w:color w:val="000000" w:themeColor="text1"/>
              </w:rPr>
              <w:t>”,</w:t>
            </w:r>
          </w:p>
          <w:p w:rsidR="70A11C1A" w:rsidRDefault="70A11C1A" w14:paraId="4911ABA7" w14:textId="4CC9BE60">
            <w:r w:rsidRPr="70A11C1A">
              <w:rPr>
                <w:rFonts w:ascii="Calibri" w:hAnsi="Calibri" w:eastAsia="Calibri" w:cs="Calibri"/>
                <w:color w:val="000000" w:themeColor="text1"/>
              </w:rPr>
              <w:t>“</w:t>
            </w:r>
            <w:proofErr w:type="spellStart"/>
            <w:r w:rsidRPr="70A11C1A">
              <w:rPr>
                <w:rFonts w:ascii="Calibri" w:hAnsi="Calibri" w:eastAsia="Calibri" w:cs="Calibri"/>
                <w:color w:val="000000" w:themeColor="text1"/>
              </w:rPr>
              <w:t>MapDataID</w:t>
            </w:r>
            <w:proofErr w:type="spellEnd"/>
            <w:r w:rsidRPr="70A11C1A">
              <w:rPr>
                <w:rFonts w:ascii="Calibri" w:hAnsi="Calibri" w:eastAsia="Calibri" w:cs="Calibri"/>
                <w:color w:val="000000" w:themeColor="text1"/>
              </w:rPr>
              <w:t>”:[“</w:t>
            </w:r>
            <w:proofErr w:type="spellStart"/>
            <w:r w:rsidRPr="70A11C1A">
              <w:rPr>
                <w:rFonts w:ascii="Calibri" w:hAnsi="Calibri" w:eastAsia="Calibri" w:cs="Calibri"/>
                <w:color w:val="000000" w:themeColor="text1"/>
              </w:rPr>
              <w:t>MapID</w:t>
            </w:r>
            <w:proofErr w:type="spellEnd"/>
            <w:r w:rsidRPr="70A11C1A">
              <w:rPr>
                <w:rFonts w:ascii="Calibri" w:hAnsi="Calibri" w:eastAsia="Calibri" w:cs="Calibri"/>
                <w:color w:val="000000" w:themeColor="text1"/>
              </w:rPr>
              <w:t>”]</w:t>
            </w:r>
          </w:p>
          <w:p w:rsidR="70A11C1A" w:rsidRDefault="70A11C1A" w14:paraId="2A208E28" w14:textId="738C540C">
            <w:r w:rsidRPr="70A11C1A">
              <w:rPr>
                <w:rFonts w:ascii="Calibri" w:hAnsi="Calibri" w:eastAsia="Calibri" w:cs="Calibri"/>
                <w:color w:val="000000" w:themeColor="text1"/>
              </w:rPr>
              <w:t>}</w:t>
            </w:r>
          </w:p>
        </w:tc>
      </w:tr>
    </w:tbl>
    <w:p w:rsidR="70A11C1A" w:rsidP="70A11C1A" w:rsidRDefault="70A11C1A" w14:paraId="74E9325B" w14:textId="2D8A8F03">
      <w:pPr>
        <w:ind w:left="1620"/>
        <w:rPr>
          <w:rFonts w:ascii="Calibri" w:hAnsi="Calibri" w:eastAsia="Calibri" w:cs="Calibri"/>
          <w:color w:val="000000" w:themeColor="text1"/>
        </w:rPr>
      </w:pPr>
    </w:p>
    <w:p w:rsidR="70A11C1A" w:rsidP="00700E16" w:rsidRDefault="70A11C1A" w14:paraId="59F9D964" w14:textId="0D8644EB">
      <w:pPr>
        <w:pStyle w:val="ListParagraph"/>
        <w:numPr>
          <w:ilvl w:val="2"/>
          <w:numId w:val="4"/>
        </w:numPr>
        <w:rPr>
          <w:color w:val="5A5A5A"/>
          <w:sz w:val="32"/>
          <w:szCs w:val="32"/>
        </w:rPr>
      </w:pPr>
      <w:r w:rsidRPr="70A11C1A">
        <w:rPr>
          <w:rFonts w:asciiTheme="majorHAnsi" w:hAnsiTheme="majorHAnsi" w:eastAsiaTheme="majorEastAsia" w:cstheme="majorBidi"/>
          <w:color w:val="5A5A5A"/>
          <w:sz w:val="28"/>
          <w:szCs w:val="28"/>
        </w:rPr>
        <w:t>Region folder</w:t>
      </w:r>
    </w:p>
    <w:p w:rsidR="70A11C1A" w:rsidP="38FF0FA3" w:rsidRDefault="38FF0FA3" w14:paraId="65DEA6C7" w14:textId="42DD7450">
      <w:pPr>
        <w:rPr>
          <w:rFonts w:ascii="Calibri" w:hAnsi="Calibri" w:eastAsia="Calibri" w:cs="Calibri"/>
          <w:color w:val="000000" w:themeColor="text1"/>
        </w:rPr>
      </w:pPr>
      <w:r w:rsidRPr="38FF0FA3">
        <w:rPr>
          <w:rFonts w:ascii="Calibri" w:hAnsi="Calibri" w:eastAsia="Calibri" w:cs="Calibri"/>
          <w:color w:val="000000" w:themeColor="text1"/>
        </w:rPr>
        <w:t xml:space="preserve">This folder contains </w:t>
      </w:r>
      <w:proofErr w:type="spellStart"/>
      <w:r w:rsidRPr="38FF0FA3">
        <w:rPr>
          <w:rFonts w:ascii="Calibri" w:hAnsi="Calibri" w:eastAsia="Calibri" w:cs="Calibri"/>
          <w:color w:val="000000" w:themeColor="text1"/>
        </w:rPr>
        <w:t>Region.json</w:t>
      </w:r>
      <w:proofErr w:type="spellEnd"/>
      <w:r w:rsidRPr="38FF0FA3">
        <w:rPr>
          <w:rFonts w:ascii="Calibri" w:hAnsi="Calibri" w:eastAsia="Calibri" w:cs="Calibri"/>
          <w:color w:val="000000" w:themeColor="text1"/>
        </w:rPr>
        <w:t xml:space="preserve"> and map (optional) under this region.</w:t>
      </w:r>
    </w:p>
    <w:p w:rsidR="70A11C1A" w:rsidP="00700E16" w:rsidRDefault="70A11C1A" w14:paraId="568D07D6" w14:textId="355C954B">
      <w:pPr>
        <w:pStyle w:val="ListParagraph"/>
        <w:numPr>
          <w:ilvl w:val="3"/>
          <w:numId w:val="4"/>
        </w:numPr>
        <w:rPr>
          <w:color w:val="5A5A5A"/>
          <w:sz w:val="32"/>
          <w:szCs w:val="32"/>
        </w:rPr>
      </w:pPr>
      <w:proofErr w:type="spellStart"/>
      <w:r w:rsidRPr="70A11C1A">
        <w:rPr>
          <w:rFonts w:asciiTheme="majorHAnsi" w:hAnsiTheme="majorHAnsi" w:eastAsiaTheme="majorEastAsia" w:cstheme="majorBidi"/>
          <w:color w:val="5A5A5A"/>
          <w:sz w:val="28"/>
          <w:szCs w:val="28"/>
        </w:rPr>
        <w:t>Region.json</w:t>
      </w:r>
      <w:proofErr w:type="spellEnd"/>
    </w:p>
    <w:p w:rsidR="70A11C1A" w:rsidRDefault="3DA95D55" w14:paraId="2BAA353E" w14:textId="2929DF4C">
      <w:r w:rsidRPr="3DA95D55">
        <w:rPr>
          <w:rFonts w:ascii="Calibri" w:hAnsi="Calibri" w:eastAsia="Calibri" w:cs="Calibri"/>
          <w:color w:val="000000" w:themeColor="text1"/>
        </w:rPr>
        <w:t xml:space="preserve">This file contains region information, including  </w:t>
      </w:r>
      <w:proofErr w:type="spellStart"/>
      <w:r w:rsidRPr="3DA95D55">
        <w:rPr>
          <w:rFonts w:ascii="Calibri" w:hAnsi="Calibri" w:eastAsia="Calibri" w:cs="Calibri"/>
          <w:color w:val="000000" w:themeColor="text1"/>
        </w:rPr>
        <w:t>RegionNo</w:t>
      </w:r>
      <w:proofErr w:type="spellEnd"/>
      <w:r w:rsidRPr="3DA95D55">
        <w:rPr>
          <w:rFonts w:ascii="Calibri" w:hAnsi="Calibri" w:eastAsia="Calibri" w:cs="Calibri"/>
          <w:color w:val="000000" w:themeColor="text1"/>
        </w:rPr>
        <w:t xml:space="preserve">, Name, </w:t>
      </w:r>
      <w:proofErr w:type="spellStart"/>
      <w:r w:rsidRPr="3DA95D55">
        <w:rPr>
          <w:rFonts w:ascii="Calibri" w:hAnsi="Calibri" w:eastAsia="Calibri" w:cs="Calibri"/>
          <w:color w:val="000000" w:themeColor="text1"/>
        </w:rPr>
        <w:t>ConnectedList</w:t>
      </w:r>
      <w:proofErr w:type="spellEnd"/>
      <w:r w:rsidRPr="3DA95D55">
        <w:rPr>
          <w:rFonts w:ascii="Calibri" w:hAnsi="Calibri" w:eastAsia="Calibri" w:cs="Calibri"/>
          <w:color w:val="000000" w:themeColor="text1"/>
        </w:rPr>
        <w:t xml:space="preserve"> and </w:t>
      </w:r>
      <w:proofErr w:type="spellStart"/>
      <w:r w:rsidRPr="3DA95D55">
        <w:rPr>
          <w:rFonts w:ascii="Calibri" w:hAnsi="Calibri" w:eastAsia="Calibri" w:cs="Calibri"/>
          <w:color w:val="000000" w:themeColor="text1"/>
        </w:rPr>
        <w:t>MapDataID</w:t>
      </w:r>
      <w:proofErr w:type="spellEnd"/>
      <w:r w:rsidRPr="3DA95D55">
        <w:rPr>
          <w:rFonts w:ascii="Calibri" w:hAnsi="Calibri" w:eastAsia="Calibri" w:cs="Calibri"/>
          <w:color w:val="000000" w:themeColor="text1"/>
        </w:rPr>
        <w:t>(optional).</w:t>
      </w:r>
    </w:p>
    <w:tbl>
      <w:tblPr>
        <w:tblStyle w:val="TableGrid"/>
        <w:tblW w:w="0" w:type="auto"/>
        <w:tblLayout w:type="fixed"/>
        <w:tblLook w:val="06A0" w:firstRow="1" w:lastRow="0" w:firstColumn="1" w:lastColumn="0" w:noHBand="1" w:noVBand="1"/>
      </w:tblPr>
      <w:tblGrid>
        <w:gridCol w:w="1950"/>
        <w:gridCol w:w="1725"/>
        <w:gridCol w:w="5685"/>
      </w:tblGrid>
      <w:tr w:rsidR="70A11C1A" w:rsidTr="05236978" w14:paraId="6DC9D800" w14:textId="77777777">
        <w:tc>
          <w:tcPr>
            <w:tcW w:w="195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999999"/>
          </w:tcPr>
          <w:p w:rsidR="70A11C1A" w:rsidRDefault="70A11C1A" w14:paraId="0BF501A9" w14:textId="79533211">
            <w:r w:rsidRPr="70A11C1A">
              <w:rPr>
                <w:rFonts w:ascii="Calibri" w:hAnsi="Calibri" w:eastAsia="Calibri" w:cs="Calibri"/>
                <w:color w:val="000000" w:themeColor="text1"/>
              </w:rPr>
              <w:t>Attribute</w:t>
            </w:r>
          </w:p>
        </w:tc>
        <w:tc>
          <w:tcPr>
            <w:tcW w:w="17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999999"/>
          </w:tcPr>
          <w:p w:rsidR="70A11C1A" w:rsidRDefault="70A11C1A" w14:paraId="0E871137" w14:textId="54590B16">
            <w:r w:rsidRPr="70A11C1A">
              <w:rPr>
                <w:rFonts w:ascii="Calibri" w:hAnsi="Calibri" w:eastAsia="Calibri" w:cs="Calibri"/>
                <w:color w:val="000000" w:themeColor="text1"/>
              </w:rPr>
              <w:t>Data type</w:t>
            </w:r>
          </w:p>
        </w:tc>
        <w:tc>
          <w:tcPr>
            <w:tcW w:w="568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999999"/>
          </w:tcPr>
          <w:p w:rsidR="70A11C1A" w:rsidRDefault="70A11C1A" w14:paraId="40B60431" w14:textId="075F4E86">
            <w:r w:rsidRPr="70A11C1A">
              <w:rPr>
                <w:rFonts w:ascii="Calibri" w:hAnsi="Calibri" w:eastAsia="Calibri" w:cs="Calibri"/>
                <w:color w:val="000000" w:themeColor="text1"/>
              </w:rPr>
              <w:t>Description</w:t>
            </w:r>
          </w:p>
        </w:tc>
      </w:tr>
      <w:tr w:rsidR="70A11C1A" w:rsidTr="05236978" w14:paraId="4575A3DC" w14:textId="77777777">
        <w:tc>
          <w:tcPr>
            <w:tcW w:w="195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051ED11E" w14:textId="798E286F">
            <w:proofErr w:type="spellStart"/>
            <w:r w:rsidRPr="70A11C1A">
              <w:rPr>
                <w:rFonts w:ascii="Calibri" w:hAnsi="Calibri" w:eastAsia="Calibri" w:cs="Calibri"/>
                <w:color w:val="000000" w:themeColor="text1"/>
              </w:rPr>
              <w:t>RegionNo</w:t>
            </w:r>
            <w:proofErr w:type="spellEnd"/>
          </w:p>
        </w:tc>
        <w:tc>
          <w:tcPr>
            <w:tcW w:w="172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1F93FF3C" w14:textId="3FF41BC6">
            <w:r w:rsidRPr="70A11C1A">
              <w:rPr>
                <w:rFonts w:ascii="Calibri" w:hAnsi="Calibri" w:eastAsia="Calibri" w:cs="Calibri"/>
                <w:color w:val="000000" w:themeColor="text1"/>
              </w:rPr>
              <w:t>String</w:t>
            </w:r>
          </w:p>
        </w:tc>
        <w:tc>
          <w:tcPr>
            <w:tcW w:w="568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7DC2E1C4" w14:textId="2FCC22F9">
            <w:r w:rsidRPr="70A11C1A">
              <w:rPr>
                <w:rFonts w:ascii="Calibri" w:hAnsi="Calibri" w:eastAsia="Calibri" w:cs="Calibri"/>
                <w:color w:val="000000" w:themeColor="text1"/>
              </w:rPr>
              <w:t xml:space="preserve">An 8-bit hex string (2 letters) indicating the region number. </w:t>
            </w:r>
          </w:p>
        </w:tc>
      </w:tr>
      <w:tr w:rsidR="70A11C1A" w:rsidTr="05236978" w14:paraId="657C9ECD" w14:textId="77777777">
        <w:tc>
          <w:tcPr>
            <w:tcW w:w="195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59EFE91A" w14:textId="73069AE3">
            <w:r w:rsidRPr="70A11C1A">
              <w:rPr>
                <w:rFonts w:ascii="Calibri" w:hAnsi="Calibri" w:eastAsia="Calibri" w:cs="Calibri"/>
                <w:color w:val="000000" w:themeColor="text1"/>
              </w:rPr>
              <w:t>Name</w:t>
            </w:r>
          </w:p>
        </w:tc>
        <w:tc>
          <w:tcPr>
            <w:tcW w:w="172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7C29A61A" w14:textId="45EA8080">
            <w:r w:rsidRPr="70A11C1A">
              <w:rPr>
                <w:rFonts w:ascii="Calibri" w:hAnsi="Calibri" w:eastAsia="Calibri" w:cs="Calibri"/>
                <w:color w:val="000000" w:themeColor="text1"/>
              </w:rPr>
              <w:t>String</w:t>
            </w:r>
          </w:p>
        </w:tc>
        <w:tc>
          <w:tcPr>
            <w:tcW w:w="568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46BC03F8" w14:textId="1DCFF19F">
            <w:pPr>
              <w:rPr>
                <w:rFonts w:ascii="Calibri" w:hAnsi="Calibri" w:eastAsia="Calibri" w:cs="Calibri"/>
                <w:color w:val="000000" w:themeColor="text1"/>
              </w:rPr>
            </w:pPr>
            <w:r w:rsidRPr="70A11C1A">
              <w:rPr>
                <w:rFonts w:ascii="Calibri" w:hAnsi="Calibri" w:eastAsia="Calibri" w:cs="Calibri"/>
                <w:color w:val="000000" w:themeColor="text1"/>
              </w:rPr>
              <w:t>The display name of the region excluding the floor name.</w:t>
            </w:r>
          </w:p>
        </w:tc>
      </w:tr>
      <w:tr w:rsidR="70A11C1A" w:rsidTr="05236978" w14:paraId="174A8F6F" w14:textId="77777777">
        <w:tc>
          <w:tcPr>
            <w:tcW w:w="195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771834E8" w14:textId="7CDFEEA6">
            <w:proofErr w:type="spellStart"/>
            <w:r w:rsidRPr="70A11C1A">
              <w:rPr>
                <w:rFonts w:ascii="Calibri" w:hAnsi="Calibri" w:eastAsia="Calibri" w:cs="Calibri"/>
                <w:color w:val="000000" w:themeColor="text1"/>
              </w:rPr>
              <w:t>MapDataID</w:t>
            </w:r>
            <w:proofErr w:type="spellEnd"/>
          </w:p>
        </w:tc>
        <w:tc>
          <w:tcPr>
            <w:tcW w:w="172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251BC0BD" w14:textId="6FEBEB77">
            <w:r w:rsidRPr="70A11C1A">
              <w:rPr>
                <w:rFonts w:ascii="Calibri" w:hAnsi="Calibri" w:eastAsia="Calibri" w:cs="Calibri"/>
                <w:color w:val="000000" w:themeColor="text1"/>
              </w:rPr>
              <w:t>Array of String(optional)</w:t>
            </w:r>
          </w:p>
        </w:tc>
        <w:tc>
          <w:tcPr>
            <w:tcW w:w="568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6C3C8A03" w14:textId="405A655D">
            <w:r w:rsidRPr="70A11C1A">
              <w:rPr>
                <w:rFonts w:ascii="Calibri" w:hAnsi="Calibri" w:eastAsia="Calibri" w:cs="Calibri"/>
                <w:color w:val="000000" w:themeColor="text1"/>
              </w:rPr>
              <w:t xml:space="preserve">The array of </w:t>
            </w:r>
            <w:proofErr w:type="spellStart"/>
            <w:r w:rsidRPr="70A11C1A">
              <w:rPr>
                <w:rFonts w:ascii="Calibri" w:hAnsi="Calibri" w:eastAsia="Calibri" w:cs="Calibri"/>
                <w:color w:val="000000" w:themeColor="text1"/>
              </w:rPr>
              <w:t>MapID</w:t>
            </w:r>
            <w:proofErr w:type="spellEnd"/>
            <w:r w:rsidRPr="70A11C1A">
              <w:rPr>
                <w:rFonts w:ascii="Calibri" w:hAnsi="Calibri" w:eastAsia="Calibri" w:cs="Calibri"/>
                <w:color w:val="000000" w:themeColor="text1"/>
              </w:rPr>
              <w:t xml:space="preserve"> that are attached in the region, referencing the ID in </w:t>
            </w:r>
            <w:proofErr w:type="spellStart"/>
            <w:r w:rsidRPr="70A11C1A">
              <w:rPr>
                <w:rFonts w:ascii="Calibri" w:hAnsi="Calibri" w:eastAsia="Calibri" w:cs="Calibri"/>
                <w:color w:val="000000" w:themeColor="text1"/>
              </w:rPr>
              <w:t>Map.json</w:t>
            </w:r>
            <w:proofErr w:type="spellEnd"/>
            <w:r w:rsidRPr="70A11C1A">
              <w:rPr>
                <w:rFonts w:ascii="Calibri" w:hAnsi="Calibri" w:eastAsia="Calibri" w:cs="Calibri"/>
                <w:color w:val="000000" w:themeColor="text1"/>
              </w:rPr>
              <w:t xml:space="preserve"> specification.</w:t>
            </w:r>
          </w:p>
        </w:tc>
      </w:tr>
      <w:tr w:rsidR="70A11C1A" w:rsidTr="05236978" w14:paraId="61848D27" w14:textId="77777777">
        <w:tc>
          <w:tcPr>
            <w:tcW w:w="195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35925D52" w14:textId="344D2DBD">
            <w:proofErr w:type="spellStart"/>
            <w:r w:rsidRPr="70A11C1A">
              <w:rPr>
                <w:rFonts w:ascii="Calibri" w:hAnsi="Calibri" w:eastAsia="Calibri" w:cs="Calibri"/>
                <w:color w:val="000000" w:themeColor="text1"/>
              </w:rPr>
              <w:t>ParentID</w:t>
            </w:r>
            <w:proofErr w:type="spellEnd"/>
          </w:p>
        </w:tc>
        <w:tc>
          <w:tcPr>
            <w:tcW w:w="172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5A4A1F61" w14:textId="5BC628F7">
            <w:r w:rsidRPr="70A11C1A">
              <w:rPr>
                <w:rFonts w:ascii="Calibri" w:hAnsi="Calibri" w:eastAsia="Calibri" w:cs="Calibri"/>
                <w:color w:val="000000" w:themeColor="text1"/>
              </w:rPr>
              <w:t>String</w:t>
            </w:r>
          </w:p>
        </w:tc>
        <w:tc>
          <w:tcPr>
            <w:tcW w:w="568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3DA95D55" w:rsidRDefault="3DA95D55" w14:paraId="764FC8EA" w14:textId="0868FBE1">
            <w:pPr>
              <w:rPr>
                <w:rFonts w:ascii="Calibri" w:hAnsi="Calibri" w:eastAsia="Calibri" w:cs="Calibri"/>
                <w:color w:val="000000" w:themeColor="text1"/>
              </w:rPr>
            </w:pPr>
            <w:r w:rsidRPr="3DA95D55">
              <w:rPr>
                <w:rFonts w:ascii="Calibri" w:hAnsi="Calibri" w:eastAsia="Calibri" w:cs="Calibri"/>
                <w:color w:val="000000" w:themeColor="text1"/>
              </w:rPr>
              <w:t xml:space="preserve">The parent </w:t>
            </w:r>
            <w:proofErr w:type="spellStart"/>
            <w:r w:rsidRPr="3DA95D55">
              <w:rPr>
                <w:rFonts w:ascii="Calibri" w:hAnsi="Calibri" w:eastAsia="Calibri" w:cs="Calibri"/>
                <w:color w:val="000000" w:themeColor="text1"/>
              </w:rPr>
              <w:t>FloorID</w:t>
            </w:r>
            <w:proofErr w:type="spellEnd"/>
            <w:r w:rsidRPr="3DA95D55">
              <w:rPr>
                <w:rFonts w:ascii="Calibri" w:hAnsi="Calibri" w:eastAsia="Calibri" w:cs="Calibri"/>
                <w:color w:val="000000" w:themeColor="text1"/>
              </w:rPr>
              <w:t xml:space="preserve">, concatenate </w:t>
            </w:r>
            <w:proofErr w:type="spellStart"/>
            <w:r w:rsidRPr="3DA95D55">
              <w:rPr>
                <w:rFonts w:ascii="Calibri" w:hAnsi="Calibri" w:eastAsia="Calibri" w:cs="Calibri"/>
                <w:color w:val="000000" w:themeColor="text1"/>
              </w:rPr>
              <w:t>BuildingID</w:t>
            </w:r>
            <w:proofErr w:type="spellEnd"/>
            <w:r w:rsidRPr="3DA95D55">
              <w:rPr>
                <w:rFonts w:ascii="Calibri" w:hAnsi="Calibri" w:eastAsia="Calibri" w:cs="Calibri"/>
                <w:color w:val="000000" w:themeColor="text1"/>
              </w:rPr>
              <w:t xml:space="preserve"> with </w:t>
            </w:r>
            <w:proofErr w:type="spellStart"/>
            <w:r w:rsidRPr="3DA95D55">
              <w:rPr>
                <w:rFonts w:ascii="Calibri" w:hAnsi="Calibri" w:eastAsia="Calibri" w:cs="Calibri"/>
                <w:color w:val="000000" w:themeColor="text1"/>
              </w:rPr>
              <w:t>FloorNo</w:t>
            </w:r>
            <w:proofErr w:type="spellEnd"/>
          </w:p>
        </w:tc>
      </w:tr>
      <w:tr w:rsidR="70A11C1A" w:rsidTr="05236978" w14:paraId="1002E2CE" w14:textId="77777777">
        <w:tc>
          <w:tcPr>
            <w:tcW w:w="195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330C6C2C" w14:textId="1605EC2A">
            <w:proofErr w:type="spellStart"/>
            <w:r w:rsidRPr="70A11C1A">
              <w:rPr>
                <w:rFonts w:ascii="Calibri" w:hAnsi="Calibri" w:eastAsia="Calibri" w:cs="Calibri"/>
                <w:color w:val="000000" w:themeColor="text1"/>
              </w:rPr>
              <w:t>ConnectedRegions</w:t>
            </w:r>
            <w:proofErr w:type="spellEnd"/>
          </w:p>
        </w:tc>
        <w:tc>
          <w:tcPr>
            <w:tcW w:w="172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0BF0D7CC" w14:textId="119697A4">
            <w:r w:rsidRPr="70A11C1A">
              <w:rPr>
                <w:rFonts w:ascii="Calibri" w:hAnsi="Calibri" w:eastAsia="Calibri" w:cs="Calibri"/>
                <w:color w:val="000000" w:themeColor="text1"/>
              </w:rPr>
              <w:t>Array of JSON object</w:t>
            </w:r>
          </w:p>
          <w:p w:rsidR="70A11C1A" w:rsidRDefault="70A11C1A" w14:paraId="2B352C9C" w14:textId="6584F687">
            <w:r w:rsidRPr="70A11C1A">
              <w:rPr>
                <w:rFonts w:ascii="Calibri" w:hAnsi="Calibri" w:eastAsia="Calibri" w:cs="Calibri"/>
                <w:color w:val="000000" w:themeColor="text1"/>
              </w:rPr>
              <w:lastRenderedPageBreak/>
              <w:t>{</w:t>
            </w:r>
          </w:p>
          <w:p w:rsidR="70A11C1A" w:rsidRDefault="70A11C1A" w14:paraId="3AC80B21" w14:textId="3C230828">
            <w:proofErr w:type="spellStart"/>
            <w:r w:rsidRPr="70A11C1A">
              <w:rPr>
                <w:rFonts w:ascii="Calibri" w:hAnsi="Calibri" w:eastAsia="Calibri" w:cs="Calibri"/>
                <w:color w:val="000000" w:themeColor="text1"/>
              </w:rPr>
              <w:t>TransitionArea</w:t>
            </w:r>
            <w:proofErr w:type="spellEnd"/>
            <w:r w:rsidRPr="70A11C1A">
              <w:rPr>
                <w:rFonts w:ascii="Calibri" w:hAnsi="Calibri" w:eastAsia="Calibri" w:cs="Calibri"/>
                <w:color w:val="000000" w:themeColor="text1"/>
              </w:rPr>
              <w:t>,</w:t>
            </w:r>
          </w:p>
          <w:p w:rsidR="70A11C1A" w:rsidRDefault="6872EDE5" w14:paraId="04F42C9F" w14:textId="28D33ECA">
            <w:proofErr w:type="spellStart"/>
            <w:r w:rsidRPr="6872EDE5">
              <w:rPr>
                <w:rFonts w:ascii="Calibri" w:hAnsi="Calibri" w:eastAsia="Calibri" w:cs="Calibri"/>
                <w:color w:val="000000" w:themeColor="text1"/>
              </w:rPr>
              <w:t>ArrivalArea</w:t>
            </w:r>
            <w:proofErr w:type="spellEnd"/>
          </w:p>
          <w:p w:rsidR="70A11C1A" w:rsidRDefault="6872EDE5" w14:paraId="1EFDFAF7" w14:textId="48EE88AD">
            <w:r w:rsidRPr="6872EDE5">
              <w:rPr>
                <w:rFonts w:ascii="Calibri" w:hAnsi="Calibri" w:eastAsia="Calibri" w:cs="Calibri"/>
                <w:color w:val="000000" w:themeColor="text1"/>
              </w:rPr>
              <w:t>}</w:t>
            </w:r>
          </w:p>
        </w:tc>
        <w:tc>
          <w:tcPr>
            <w:tcW w:w="568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7C451BA6" w14:textId="1D48BB7A">
            <w:r w:rsidRPr="70A11C1A">
              <w:rPr>
                <w:rFonts w:ascii="Calibri" w:hAnsi="Calibri" w:eastAsia="Calibri" w:cs="Calibri"/>
                <w:color w:val="000000" w:themeColor="text1"/>
              </w:rPr>
              <w:lastRenderedPageBreak/>
              <w:t>A list of JSON object that describes the transition areas to other regions and their arrival area of region.</w:t>
            </w:r>
          </w:p>
          <w:p w:rsidR="70A11C1A" w:rsidRDefault="70A11C1A" w14:paraId="4BB886D7" w14:textId="1CBABF34">
            <w:r w:rsidRPr="70A11C1A">
              <w:rPr>
                <w:rFonts w:ascii="Calibri" w:hAnsi="Calibri" w:eastAsia="Calibri" w:cs="Calibri"/>
                <w:color w:val="000000" w:themeColor="text1"/>
              </w:rPr>
              <w:lastRenderedPageBreak/>
              <w:t>Each data should be arranged as:</w:t>
            </w:r>
          </w:p>
          <w:p w:rsidR="70A11C1A" w:rsidRDefault="70A11C1A" w14:paraId="007DE055" w14:textId="1676745C">
            <w:r w:rsidRPr="70A11C1A">
              <w:rPr>
                <w:rFonts w:ascii="Calibri" w:hAnsi="Calibri" w:eastAsia="Calibri" w:cs="Calibri"/>
                <w:color w:val="000000" w:themeColor="text1"/>
              </w:rPr>
              <w:t>{</w:t>
            </w:r>
          </w:p>
          <w:p w:rsidR="70A11C1A" w:rsidP="6872EDE5" w:rsidRDefault="6872EDE5" w14:paraId="3F8821D0" w14:textId="0B068669">
            <w:pPr>
              <w:ind w:left="720"/>
              <w:rPr>
                <w:rFonts w:ascii="Calibri" w:hAnsi="Calibri" w:eastAsia="Calibri" w:cs="Calibri"/>
                <w:color w:val="000000" w:themeColor="text1"/>
              </w:rPr>
            </w:pPr>
            <w:proofErr w:type="spellStart"/>
            <w:r w:rsidRPr="6872EDE5">
              <w:rPr>
                <w:rFonts w:ascii="Calibri" w:hAnsi="Calibri" w:eastAsia="Calibri" w:cs="Calibri"/>
                <w:color w:val="000000" w:themeColor="text1"/>
              </w:rPr>
              <w:t>TransitionArea</w:t>
            </w:r>
            <w:proofErr w:type="spellEnd"/>
            <w:r w:rsidRPr="6872EDE5">
              <w:rPr>
                <w:rFonts w:ascii="Calibri" w:hAnsi="Calibri" w:eastAsia="Calibri" w:cs="Calibri"/>
                <w:color w:val="000000" w:themeColor="text1"/>
              </w:rPr>
              <w:t>: Array of double array [</w:t>
            </w:r>
            <w:proofErr w:type="spellStart"/>
            <w:r w:rsidRPr="6872EDE5">
              <w:rPr>
                <w:rFonts w:ascii="Calibri" w:hAnsi="Calibri" w:eastAsia="Calibri" w:cs="Calibri"/>
                <w:color w:val="000000" w:themeColor="text1"/>
              </w:rPr>
              <w:t>lon,lat</w:t>
            </w:r>
            <w:proofErr w:type="spellEnd"/>
            <w:r w:rsidRPr="6872EDE5">
              <w:rPr>
                <w:rFonts w:ascii="Calibri" w:hAnsi="Calibri" w:eastAsia="Calibri" w:cs="Calibri"/>
                <w:color w:val="000000" w:themeColor="text1"/>
              </w:rPr>
              <w:t>]</w:t>
            </w:r>
          </w:p>
          <w:p w:rsidR="70A11C1A" w:rsidP="6872EDE5" w:rsidRDefault="05236978" w14:paraId="5F2D8736" w14:textId="3161E255">
            <w:pPr>
              <w:ind w:left="720"/>
              <w:rPr>
                <w:rFonts w:ascii="Calibri" w:hAnsi="Calibri" w:eastAsia="Calibri" w:cs="Calibri"/>
                <w:color w:val="000000" w:themeColor="text1"/>
              </w:rPr>
            </w:pPr>
            <w:proofErr w:type="spellStart"/>
            <w:r w:rsidRPr="05236978">
              <w:rPr>
                <w:rFonts w:ascii="Calibri" w:hAnsi="Calibri" w:eastAsia="Calibri" w:cs="Calibri"/>
                <w:color w:val="000000" w:themeColor="text1"/>
              </w:rPr>
              <w:t>ArrivalArea</w:t>
            </w:r>
            <w:proofErr w:type="spellEnd"/>
            <w:r w:rsidRPr="05236978">
              <w:rPr>
                <w:rFonts w:ascii="Calibri" w:hAnsi="Calibri" w:eastAsia="Calibri" w:cs="Calibri"/>
                <w:color w:val="000000" w:themeColor="text1"/>
              </w:rPr>
              <w:t>: Array of JSON {</w:t>
            </w:r>
            <w:proofErr w:type="spellStart"/>
            <w:r w:rsidRPr="05236978">
              <w:rPr>
                <w:rFonts w:ascii="Calibri" w:hAnsi="Calibri" w:eastAsia="Calibri" w:cs="Calibri"/>
                <w:color w:val="000000" w:themeColor="text1"/>
              </w:rPr>
              <w:t>RegionID,Area</w:t>
            </w:r>
            <w:proofErr w:type="spellEnd"/>
            <w:r w:rsidRPr="05236978">
              <w:rPr>
                <w:rFonts w:ascii="Calibri" w:hAnsi="Calibri" w:eastAsia="Calibri" w:cs="Calibri"/>
                <w:color w:val="000000" w:themeColor="text1"/>
              </w:rPr>
              <w:t>}</w:t>
            </w:r>
          </w:p>
          <w:p w:rsidR="70A11C1A" w:rsidRDefault="6872EDE5" w14:paraId="2AD3C42F" w14:textId="3B4CACC2">
            <w:r w:rsidRPr="6872EDE5">
              <w:rPr>
                <w:rFonts w:ascii="Calibri" w:hAnsi="Calibri" w:eastAsia="Calibri" w:cs="Calibri"/>
                <w:color w:val="000000" w:themeColor="text1"/>
              </w:rPr>
              <w:t>}</w:t>
            </w:r>
          </w:p>
          <w:p w:rsidR="70A11C1A" w:rsidP="6872EDE5" w:rsidRDefault="70A11C1A" w14:paraId="797C6839" w14:textId="235420B6">
            <w:pPr>
              <w:rPr>
                <w:rFonts w:ascii="Calibri" w:hAnsi="Calibri" w:eastAsia="Calibri" w:cs="Calibri"/>
                <w:color w:val="000000" w:themeColor="text1"/>
              </w:rPr>
            </w:pPr>
          </w:p>
          <w:p w:rsidR="70A11C1A" w:rsidP="6872EDE5" w:rsidRDefault="6872EDE5" w14:paraId="0EA7F99D" w14:textId="4306150B">
            <w:pPr>
              <w:rPr>
                <w:rFonts w:ascii="Calibri" w:hAnsi="Calibri" w:eastAsia="Calibri" w:cs="Calibri"/>
                <w:color w:val="000000" w:themeColor="text1"/>
              </w:rPr>
            </w:pPr>
            <w:r w:rsidRPr="6872EDE5">
              <w:rPr>
                <w:rFonts w:ascii="Calibri" w:hAnsi="Calibri" w:eastAsia="Calibri" w:cs="Calibri"/>
                <w:color w:val="000000" w:themeColor="text1"/>
              </w:rPr>
              <w:t>JSON {</w:t>
            </w:r>
            <w:proofErr w:type="spellStart"/>
            <w:r w:rsidRPr="6872EDE5">
              <w:rPr>
                <w:rFonts w:ascii="Calibri" w:hAnsi="Calibri" w:eastAsia="Calibri" w:cs="Calibri"/>
                <w:color w:val="000000" w:themeColor="text1"/>
              </w:rPr>
              <w:t>regionID,area</w:t>
            </w:r>
            <w:proofErr w:type="spellEnd"/>
            <w:r w:rsidRPr="6872EDE5">
              <w:rPr>
                <w:rFonts w:ascii="Calibri" w:hAnsi="Calibri" w:eastAsia="Calibri" w:cs="Calibri"/>
                <w:color w:val="000000" w:themeColor="text1"/>
              </w:rPr>
              <w:t>} should be arranged as:</w:t>
            </w:r>
          </w:p>
          <w:p w:rsidR="70A11C1A" w:rsidP="6872EDE5" w:rsidRDefault="6872EDE5" w14:paraId="52BD4407" w14:textId="356AE154">
            <w:pPr>
              <w:rPr>
                <w:rFonts w:ascii="Calibri" w:hAnsi="Calibri" w:eastAsia="Calibri" w:cs="Calibri"/>
                <w:color w:val="000000" w:themeColor="text1"/>
              </w:rPr>
            </w:pPr>
            <w:r w:rsidRPr="6872EDE5">
              <w:rPr>
                <w:rFonts w:ascii="Calibri" w:hAnsi="Calibri" w:eastAsia="Calibri" w:cs="Calibri"/>
                <w:color w:val="000000" w:themeColor="text1"/>
              </w:rPr>
              <w:t>{</w:t>
            </w:r>
          </w:p>
          <w:p w:rsidR="70A11C1A" w:rsidP="6872EDE5" w:rsidRDefault="05236978" w14:paraId="43C2D489" w14:textId="0A5F17E4">
            <w:pPr>
              <w:ind w:left="720"/>
              <w:rPr>
                <w:rFonts w:ascii="Calibri" w:hAnsi="Calibri" w:eastAsia="Calibri" w:cs="Calibri"/>
                <w:color w:val="000000" w:themeColor="text1"/>
              </w:rPr>
            </w:pPr>
            <w:r w:rsidRPr="05236978">
              <w:rPr>
                <w:rFonts w:ascii="Calibri" w:hAnsi="Calibri" w:eastAsia="Calibri" w:cs="Calibri"/>
                <w:color w:val="000000" w:themeColor="text1"/>
              </w:rPr>
              <w:t>“</w:t>
            </w:r>
            <w:proofErr w:type="spellStart"/>
            <w:r w:rsidRPr="05236978">
              <w:rPr>
                <w:rFonts w:ascii="Calibri" w:hAnsi="Calibri" w:eastAsia="Calibri" w:cs="Calibri"/>
                <w:color w:val="000000" w:themeColor="text1"/>
              </w:rPr>
              <w:t>RegionID</w:t>
            </w:r>
            <w:proofErr w:type="spellEnd"/>
            <w:r w:rsidRPr="05236978">
              <w:rPr>
                <w:rFonts w:ascii="Calibri" w:hAnsi="Calibri" w:eastAsia="Calibri" w:cs="Calibri"/>
                <w:color w:val="000000" w:themeColor="text1"/>
              </w:rPr>
              <w:t>”: connected Region ID,</w:t>
            </w:r>
          </w:p>
          <w:p w:rsidR="70A11C1A" w:rsidP="6872EDE5" w:rsidRDefault="05236978" w14:paraId="58F7DC96" w14:textId="0B447160">
            <w:pPr>
              <w:ind w:left="720"/>
              <w:rPr>
                <w:rFonts w:ascii="Calibri" w:hAnsi="Calibri" w:eastAsia="Calibri" w:cs="Calibri"/>
                <w:color w:val="000000" w:themeColor="text1"/>
              </w:rPr>
            </w:pPr>
            <w:r w:rsidRPr="05236978">
              <w:rPr>
                <w:rFonts w:ascii="Calibri" w:hAnsi="Calibri" w:eastAsia="Calibri" w:cs="Calibri"/>
                <w:color w:val="000000" w:themeColor="text1"/>
              </w:rPr>
              <w:t>“Area”: Array of double array [</w:t>
            </w:r>
            <w:proofErr w:type="spellStart"/>
            <w:r w:rsidRPr="05236978">
              <w:rPr>
                <w:rFonts w:ascii="Calibri" w:hAnsi="Calibri" w:eastAsia="Calibri" w:cs="Calibri"/>
                <w:color w:val="000000" w:themeColor="text1"/>
              </w:rPr>
              <w:t>lon,lat</w:t>
            </w:r>
            <w:proofErr w:type="spellEnd"/>
            <w:r w:rsidRPr="05236978">
              <w:rPr>
                <w:rFonts w:ascii="Calibri" w:hAnsi="Calibri" w:eastAsia="Calibri" w:cs="Calibri"/>
                <w:color w:val="000000" w:themeColor="text1"/>
              </w:rPr>
              <w:t>]</w:t>
            </w:r>
          </w:p>
          <w:p w:rsidR="70A11C1A" w:rsidP="6872EDE5" w:rsidRDefault="6872EDE5" w14:paraId="7D85BA58" w14:textId="4E21555F">
            <w:pPr>
              <w:rPr>
                <w:rFonts w:ascii="Calibri" w:hAnsi="Calibri" w:eastAsia="Calibri" w:cs="Calibri"/>
                <w:color w:val="000000" w:themeColor="text1"/>
              </w:rPr>
            </w:pPr>
            <w:r w:rsidRPr="6872EDE5">
              <w:rPr>
                <w:rFonts w:ascii="Calibri" w:hAnsi="Calibri" w:eastAsia="Calibri" w:cs="Calibri"/>
                <w:color w:val="000000" w:themeColor="text1"/>
              </w:rPr>
              <w:t>}</w:t>
            </w:r>
          </w:p>
        </w:tc>
      </w:tr>
      <w:tr w:rsidR="70A11C1A" w:rsidTr="05236978" w14:paraId="41DCFE61" w14:textId="77777777">
        <w:trPr>
          <w:trHeight w:val="420"/>
        </w:trPr>
        <w:tc>
          <w:tcPr>
            <w:tcW w:w="93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999999"/>
          </w:tcPr>
          <w:p w:rsidR="70A11C1A" w:rsidRDefault="70A11C1A" w14:paraId="74E74A1C" w14:textId="2D1511F1"/>
        </w:tc>
      </w:tr>
      <w:tr w:rsidR="70A11C1A" w:rsidTr="05236978" w14:paraId="0DF9ADB9" w14:textId="77777777">
        <w:trPr>
          <w:trHeight w:val="420"/>
        </w:trPr>
        <w:tc>
          <w:tcPr>
            <w:tcW w:w="195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5133BE2C" w14:textId="15169862">
            <w:r w:rsidRPr="70A11C1A">
              <w:rPr>
                <w:rFonts w:ascii="Calibri" w:hAnsi="Calibri" w:eastAsia="Calibri" w:cs="Calibri"/>
                <w:color w:val="000000" w:themeColor="text1"/>
              </w:rPr>
              <w:t>Example</w:t>
            </w:r>
          </w:p>
        </w:tc>
        <w:tc>
          <w:tcPr>
            <w:tcW w:w="741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3DA95D55" w:rsidRDefault="3DA95D55" w14:paraId="76F1963D" w14:textId="5C98AD77">
            <w:pPr>
              <w:rPr>
                <w:rFonts w:ascii="Calibri" w:hAnsi="Calibri" w:eastAsia="Calibri" w:cs="Calibri"/>
                <w:color w:val="000000" w:themeColor="text1"/>
              </w:rPr>
            </w:pPr>
            <w:r w:rsidRPr="3DA95D55">
              <w:rPr>
                <w:rFonts w:ascii="Calibri" w:hAnsi="Calibri" w:eastAsia="Calibri" w:cs="Calibri"/>
                <w:color w:val="000000" w:themeColor="text1"/>
              </w:rPr>
              <w:t>{</w:t>
            </w:r>
            <w:r w:rsidR="70A11C1A">
              <w:tab/>
            </w:r>
          </w:p>
          <w:p w:rsidR="70A11C1A" w:rsidP="3DA95D55" w:rsidRDefault="3DA95D55" w14:paraId="3CEAFBF7" w14:textId="11C80048">
            <w:pPr>
              <w:rPr>
                <w:rFonts w:ascii="Calibri" w:hAnsi="Calibri" w:eastAsia="Calibri" w:cs="Calibri"/>
                <w:color w:val="000000" w:themeColor="text1"/>
              </w:rPr>
            </w:pPr>
            <w:r w:rsidRPr="3DA95D55">
              <w:rPr>
                <w:rFonts w:ascii="Calibri" w:hAnsi="Calibri" w:eastAsia="Calibri" w:cs="Calibri"/>
                <w:color w:val="000000" w:themeColor="text1"/>
              </w:rPr>
              <w:t>“</w:t>
            </w:r>
            <w:proofErr w:type="spellStart"/>
            <w:r w:rsidRPr="3DA95D55">
              <w:rPr>
                <w:rFonts w:ascii="Calibri" w:hAnsi="Calibri" w:eastAsia="Calibri" w:cs="Calibri"/>
                <w:color w:val="000000" w:themeColor="text1"/>
              </w:rPr>
              <w:t>RegionNo</w:t>
            </w:r>
            <w:proofErr w:type="spellEnd"/>
            <w:r w:rsidRPr="3DA95D55">
              <w:rPr>
                <w:rFonts w:ascii="Calibri" w:hAnsi="Calibri" w:eastAsia="Calibri" w:cs="Calibri"/>
                <w:color w:val="000000" w:themeColor="text1"/>
              </w:rPr>
              <w:t>”: String,</w:t>
            </w:r>
          </w:p>
          <w:p w:rsidR="70A11C1A" w:rsidRDefault="70A11C1A" w14:paraId="0D37B188" w14:textId="69699198">
            <w:r w:rsidRPr="70A11C1A">
              <w:rPr>
                <w:rFonts w:ascii="Calibri" w:hAnsi="Calibri" w:eastAsia="Calibri" w:cs="Calibri"/>
                <w:color w:val="000000" w:themeColor="text1"/>
              </w:rPr>
              <w:t>“Name”: String,</w:t>
            </w:r>
          </w:p>
          <w:p w:rsidR="70A11C1A" w:rsidP="3DA95D55" w:rsidRDefault="3DA95D55" w14:paraId="6958BBC8" w14:textId="070D0726">
            <w:r w:rsidRPr="3DA95D55">
              <w:rPr>
                <w:rFonts w:ascii="Calibri" w:hAnsi="Calibri" w:eastAsia="Calibri" w:cs="Calibri"/>
                <w:color w:val="000000" w:themeColor="text1"/>
              </w:rPr>
              <w:t>“</w:t>
            </w:r>
            <w:proofErr w:type="spellStart"/>
            <w:r w:rsidRPr="3DA95D55">
              <w:rPr>
                <w:rFonts w:ascii="Calibri" w:hAnsi="Calibri" w:eastAsia="Calibri" w:cs="Calibri"/>
                <w:color w:val="000000" w:themeColor="text1"/>
              </w:rPr>
              <w:t>ParentID</w:t>
            </w:r>
            <w:proofErr w:type="spellEnd"/>
            <w:r w:rsidRPr="3DA95D55">
              <w:rPr>
                <w:rFonts w:ascii="Calibri" w:hAnsi="Calibri" w:eastAsia="Calibri" w:cs="Calibri"/>
                <w:color w:val="000000" w:themeColor="text1"/>
              </w:rPr>
              <w:t>”:String,</w:t>
            </w:r>
          </w:p>
          <w:p w:rsidR="70A11C1A" w:rsidRDefault="70A11C1A" w14:paraId="0D6A70FA" w14:textId="4778642D">
            <w:r w:rsidRPr="70A11C1A">
              <w:rPr>
                <w:rFonts w:ascii="Calibri" w:hAnsi="Calibri" w:eastAsia="Calibri" w:cs="Calibri"/>
                <w:color w:val="000000" w:themeColor="text1"/>
              </w:rPr>
              <w:t>“</w:t>
            </w:r>
            <w:proofErr w:type="spellStart"/>
            <w:r w:rsidRPr="70A11C1A">
              <w:rPr>
                <w:rFonts w:ascii="Calibri" w:hAnsi="Calibri" w:eastAsia="Calibri" w:cs="Calibri"/>
                <w:color w:val="000000" w:themeColor="text1"/>
              </w:rPr>
              <w:t>MapDataID</w:t>
            </w:r>
            <w:proofErr w:type="spellEnd"/>
            <w:r w:rsidRPr="70A11C1A">
              <w:rPr>
                <w:rFonts w:ascii="Calibri" w:hAnsi="Calibri" w:eastAsia="Calibri" w:cs="Calibri"/>
                <w:color w:val="000000" w:themeColor="text1"/>
              </w:rPr>
              <w:t>”:[“</w:t>
            </w:r>
            <w:proofErr w:type="spellStart"/>
            <w:r w:rsidRPr="70A11C1A">
              <w:rPr>
                <w:rFonts w:ascii="Calibri" w:hAnsi="Calibri" w:eastAsia="Calibri" w:cs="Calibri"/>
                <w:color w:val="000000" w:themeColor="text1"/>
              </w:rPr>
              <w:t>MapID</w:t>
            </w:r>
            <w:proofErr w:type="spellEnd"/>
            <w:r w:rsidRPr="70A11C1A">
              <w:rPr>
                <w:rFonts w:ascii="Calibri" w:hAnsi="Calibri" w:eastAsia="Calibri" w:cs="Calibri"/>
                <w:color w:val="000000" w:themeColor="text1"/>
              </w:rPr>
              <w:t>”],</w:t>
            </w:r>
          </w:p>
          <w:p w:rsidR="70A11C1A" w:rsidP="6872EDE5" w:rsidRDefault="6872EDE5" w14:paraId="2DCA1E24" w14:textId="3862A853">
            <w:pPr>
              <w:rPr>
                <w:rFonts w:ascii="Calibri" w:hAnsi="Calibri" w:eastAsia="Calibri" w:cs="Calibri"/>
                <w:color w:val="000000" w:themeColor="text1"/>
              </w:rPr>
            </w:pPr>
            <w:r w:rsidRPr="6872EDE5">
              <w:rPr>
                <w:rFonts w:ascii="Calibri" w:hAnsi="Calibri" w:eastAsia="Calibri" w:cs="Calibri"/>
                <w:color w:val="000000" w:themeColor="text1"/>
              </w:rPr>
              <w:t>“</w:t>
            </w:r>
            <w:proofErr w:type="spellStart"/>
            <w:r w:rsidRPr="6872EDE5">
              <w:rPr>
                <w:rFonts w:ascii="Calibri" w:hAnsi="Calibri" w:eastAsia="Calibri" w:cs="Calibri"/>
                <w:color w:val="000000" w:themeColor="text1"/>
              </w:rPr>
              <w:t>ConnectedRegions</w:t>
            </w:r>
            <w:proofErr w:type="spellEnd"/>
            <w:r w:rsidRPr="6872EDE5">
              <w:rPr>
                <w:rFonts w:ascii="Calibri" w:hAnsi="Calibri" w:eastAsia="Calibri" w:cs="Calibri"/>
                <w:color w:val="000000" w:themeColor="text1"/>
              </w:rPr>
              <w:t>”:[{</w:t>
            </w:r>
          </w:p>
          <w:p w:rsidR="70A11C1A" w:rsidP="5A45C8F4" w:rsidRDefault="6872EDE5" w14:paraId="3F193BE4" w14:textId="4A8FEB9C">
            <w:pPr>
              <w:spacing w:line="259" w:lineRule="auto"/>
              <w:ind w:left="1440"/>
              <w:rPr>
                <w:rFonts w:ascii="Calibri" w:hAnsi="Calibri" w:eastAsia="Calibri" w:cs="Calibri"/>
                <w:color w:val="000000" w:themeColor="text1"/>
              </w:rPr>
            </w:pPr>
            <w:proofErr w:type="spellStart"/>
            <w:r w:rsidRPr="6872EDE5">
              <w:rPr>
                <w:rFonts w:ascii="Calibri" w:hAnsi="Calibri" w:eastAsia="Calibri" w:cs="Calibri"/>
                <w:color w:val="000000" w:themeColor="text1"/>
              </w:rPr>
              <w:t>TransitionArea</w:t>
            </w:r>
            <w:proofErr w:type="spellEnd"/>
            <w:r w:rsidRPr="6872EDE5">
              <w:rPr>
                <w:rFonts w:ascii="Calibri" w:hAnsi="Calibri" w:eastAsia="Calibri" w:cs="Calibri"/>
                <w:color w:val="000000" w:themeColor="text1"/>
              </w:rPr>
              <w:t>:[ [</w:t>
            </w:r>
            <w:proofErr w:type="spellStart"/>
            <w:r w:rsidRPr="6872EDE5">
              <w:rPr>
                <w:rFonts w:ascii="Calibri" w:hAnsi="Calibri" w:eastAsia="Calibri" w:cs="Calibri"/>
                <w:color w:val="000000" w:themeColor="text1"/>
              </w:rPr>
              <w:t>lon,lat</w:t>
            </w:r>
            <w:proofErr w:type="spellEnd"/>
            <w:r w:rsidRPr="6872EDE5">
              <w:rPr>
                <w:rFonts w:ascii="Calibri" w:hAnsi="Calibri" w:eastAsia="Calibri" w:cs="Calibri"/>
                <w:color w:val="000000" w:themeColor="text1"/>
              </w:rPr>
              <w:t>], [</w:t>
            </w:r>
            <w:proofErr w:type="spellStart"/>
            <w:r w:rsidRPr="6872EDE5">
              <w:rPr>
                <w:rFonts w:ascii="Calibri" w:hAnsi="Calibri" w:eastAsia="Calibri" w:cs="Calibri"/>
                <w:color w:val="000000" w:themeColor="text1"/>
              </w:rPr>
              <w:t>lon,lat</w:t>
            </w:r>
            <w:proofErr w:type="spellEnd"/>
            <w:r w:rsidRPr="6872EDE5">
              <w:rPr>
                <w:rFonts w:ascii="Calibri" w:hAnsi="Calibri" w:eastAsia="Calibri" w:cs="Calibri"/>
                <w:color w:val="000000" w:themeColor="text1"/>
              </w:rPr>
              <w:t>], [</w:t>
            </w:r>
            <w:proofErr w:type="spellStart"/>
            <w:r w:rsidRPr="6872EDE5">
              <w:rPr>
                <w:rFonts w:ascii="Calibri" w:hAnsi="Calibri" w:eastAsia="Calibri" w:cs="Calibri"/>
                <w:color w:val="000000" w:themeColor="text1"/>
              </w:rPr>
              <w:t>lon,lat</w:t>
            </w:r>
            <w:proofErr w:type="spellEnd"/>
            <w:r w:rsidRPr="6872EDE5">
              <w:rPr>
                <w:rFonts w:ascii="Calibri" w:hAnsi="Calibri" w:eastAsia="Calibri" w:cs="Calibri"/>
                <w:color w:val="000000" w:themeColor="text1"/>
              </w:rPr>
              <w:t>], [</w:t>
            </w:r>
            <w:proofErr w:type="spellStart"/>
            <w:r w:rsidRPr="6872EDE5">
              <w:rPr>
                <w:rFonts w:ascii="Calibri" w:hAnsi="Calibri" w:eastAsia="Calibri" w:cs="Calibri"/>
                <w:color w:val="000000" w:themeColor="text1"/>
              </w:rPr>
              <w:t>lon,lat</w:t>
            </w:r>
            <w:proofErr w:type="spellEnd"/>
            <w:r w:rsidRPr="6872EDE5">
              <w:rPr>
                <w:rFonts w:ascii="Calibri" w:hAnsi="Calibri" w:eastAsia="Calibri" w:cs="Calibri"/>
                <w:color w:val="000000" w:themeColor="text1"/>
              </w:rPr>
              <w:t>] ],</w:t>
            </w:r>
          </w:p>
          <w:p w:rsidR="5A45C8F4" w:rsidP="5A45C8F4" w:rsidRDefault="6872EDE5" w14:paraId="31137423" w14:textId="349EA89A">
            <w:pPr>
              <w:ind w:left="1440"/>
              <w:rPr>
                <w:rFonts w:ascii="Calibri" w:hAnsi="Calibri" w:eastAsia="Calibri" w:cs="Calibri"/>
                <w:color w:val="000000" w:themeColor="text1"/>
              </w:rPr>
            </w:pPr>
            <w:proofErr w:type="spellStart"/>
            <w:r w:rsidRPr="6872EDE5">
              <w:rPr>
                <w:rFonts w:ascii="Calibri" w:hAnsi="Calibri" w:eastAsia="Calibri" w:cs="Calibri"/>
                <w:color w:val="000000" w:themeColor="text1"/>
              </w:rPr>
              <w:t>ArrivalArea</w:t>
            </w:r>
            <w:proofErr w:type="spellEnd"/>
            <w:r w:rsidRPr="6872EDE5">
              <w:rPr>
                <w:rFonts w:ascii="Calibri" w:hAnsi="Calibri" w:eastAsia="Calibri" w:cs="Calibri"/>
                <w:color w:val="000000" w:themeColor="text1"/>
              </w:rPr>
              <w:t xml:space="preserve">: [ </w:t>
            </w:r>
          </w:p>
          <w:p w:rsidR="6872EDE5" w:rsidP="6872EDE5" w:rsidRDefault="6872EDE5" w14:paraId="1AD1D430" w14:textId="5CAE660B">
            <w:pPr>
              <w:ind w:left="2160"/>
              <w:rPr>
                <w:rFonts w:ascii="Calibri" w:hAnsi="Calibri" w:eastAsia="Calibri" w:cs="Calibri"/>
                <w:color w:val="000000" w:themeColor="text1"/>
              </w:rPr>
            </w:pPr>
            <w:r w:rsidRPr="6872EDE5">
              <w:rPr>
                <w:rFonts w:ascii="Calibri" w:hAnsi="Calibri" w:eastAsia="Calibri" w:cs="Calibri"/>
                <w:color w:val="000000" w:themeColor="text1"/>
              </w:rPr>
              <w:t>{</w:t>
            </w:r>
          </w:p>
          <w:p w:rsidR="6872EDE5" w:rsidP="6872EDE5" w:rsidRDefault="05236978" w14:paraId="01A0C55C" w14:textId="5019FA67">
            <w:pPr>
              <w:ind w:left="2880"/>
              <w:rPr>
                <w:rFonts w:ascii="Calibri" w:hAnsi="Calibri" w:eastAsia="Calibri" w:cs="Calibri"/>
                <w:color w:val="000000" w:themeColor="text1"/>
              </w:rPr>
            </w:pPr>
            <w:r w:rsidRPr="05236978">
              <w:rPr>
                <w:rFonts w:ascii="Calibri" w:hAnsi="Calibri" w:eastAsia="Calibri" w:cs="Calibri"/>
                <w:color w:val="000000" w:themeColor="text1"/>
              </w:rPr>
              <w:t>“</w:t>
            </w:r>
            <w:proofErr w:type="spellStart"/>
            <w:r w:rsidRPr="05236978">
              <w:rPr>
                <w:rFonts w:ascii="Calibri" w:hAnsi="Calibri" w:eastAsia="Calibri" w:cs="Calibri"/>
                <w:color w:val="000000" w:themeColor="text1"/>
              </w:rPr>
              <w:t>RegionID</w:t>
            </w:r>
            <w:proofErr w:type="spellEnd"/>
            <w:r w:rsidRPr="05236978">
              <w:rPr>
                <w:rFonts w:ascii="Calibri" w:hAnsi="Calibri" w:eastAsia="Calibri" w:cs="Calibri"/>
                <w:color w:val="000000" w:themeColor="text1"/>
              </w:rPr>
              <w:t>”: String,</w:t>
            </w:r>
          </w:p>
          <w:p w:rsidR="6872EDE5" w:rsidP="6872EDE5" w:rsidRDefault="05236978" w14:paraId="5D925ADE" w14:textId="263A0CA4">
            <w:pPr>
              <w:ind w:left="2880"/>
              <w:rPr>
                <w:rFonts w:ascii="Calibri" w:hAnsi="Calibri" w:eastAsia="Calibri" w:cs="Calibri"/>
                <w:color w:val="000000" w:themeColor="text1"/>
              </w:rPr>
            </w:pPr>
            <w:r w:rsidRPr="05236978">
              <w:rPr>
                <w:rFonts w:ascii="Calibri" w:hAnsi="Calibri" w:eastAsia="Calibri" w:cs="Calibri"/>
                <w:color w:val="000000" w:themeColor="text1"/>
              </w:rPr>
              <w:t>“Area”: [ [</w:t>
            </w:r>
            <w:proofErr w:type="spellStart"/>
            <w:r w:rsidRPr="05236978">
              <w:rPr>
                <w:rFonts w:ascii="Calibri" w:hAnsi="Calibri" w:eastAsia="Calibri" w:cs="Calibri"/>
                <w:color w:val="000000" w:themeColor="text1"/>
              </w:rPr>
              <w:t>lon,lat</w:t>
            </w:r>
            <w:proofErr w:type="spellEnd"/>
            <w:r w:rsidRPr="05236978">
              <w:rPr>
                <w:rFonts w:ascii="Calibri" w:hAnsi="Calibri" w:eastAsia="Calibri" w:cs="Calibri"/>
                <w:color w:val="000000" w:themeColor="text1"/>
              </w:rPr>
              <w:t>], [</w:t>
            </w:r>
            <w:proofErr w:type="spellStart"/>
            <w:r w:rsidRPr="05236978">
              <w:rPr>
                <w:rFonts w:ascii="Calibri" w:hAnsi="Calibri" w:eastAsia="Calibri" w:cs="Calibri"/>
                <w:color w:val="000000" w:themeColor="text1"/>
              </w:rPr>
              <w:t>lon,lat</w:t>
            </w:r>
            <w:proofErr w:type="spellEnd"/>
            <w:r w:rsidRPr="05236978">
              <w:rPr>
                <w:rFonts w:ascii="Calibri" w:hAnsi="Calibri" w:eastAsia="Calibri" w:cs="Calibri"/>
                <w:color w:val="000000" w:themeColor="text1"/>
              </w:rPr>
              <w:t>], [</w:t>
            </w:r>
            <w:proofErr w:type="spellStart"/>
            <w:r w:rsidRPr="05236978">
              <w:rPr>
                <w:rFonts w:ascii="Calibri" w:hAnsi="Calibri" w:eastAsia="Calibri" w:cs="Calibri"/>
                <w:color w:val="000000" w:themeColor="text1"/>
              </w:rPr>
              <w:t>lon,lat</w:t>
            </w:r>
            <w:proofErr w:type="spellEnd"/>
            <w:r w:rsidRPr="05236978">
              <w:rPr>
                <w:rFonts w:ascii="Calibri" w:hAnsi="Calibri" w:eastAsia="Calibri" w:cs="Calibri"/>
                <w:color w:val="000000" w:themeColor="text1"/>
              </w:rPr>
              <w:t>], [</w:t>
            </w:r>
            <w:proofErr w:type="spellStart"/>
            <w:r w:rsidRPr="05236978">
              <w:rPr>
                <w:rFonts w:ascii="Calibri" w:hAnsi="Calibri" w:eastAsia="Calibri" w:cs="Calibri"/>
                <w:color w:val="000000" w:themeColor="text1"/>
              </w:rPr>
              <w:t>lon,lat</w:t>
            </w:r>
            <w:proofErr w:type="spellEnd"/>
            <w:r w:rsidRPr="05236978">
              <w:rPr>
                <w:rFonts w:ascii="Calibri" w:hAnsi="Calibri" w:eastAsia="Calibri" w:cs="Calibri"/>
                <w:color w:val="000000" w:themeColor="text1"/>
              </w:rPr>
              <w:t>] ]</w:t>
            </w:r>
          </w:p>
          <w:p w:rsidR="70A11C1A" w:rsidP="6872EDE5" w:rsidRDefault="6872EDE5" w14:paraId="47C379B6" w14:textId="3C717A30">
            <w:pPr>
              <w:spacing w:line="259" w:lineRule="auto"/>
              <w:ind w:left="1440"/>
              <w:rPr>
                <w:rFonts w:ascii="Calibri" w:hAnsi="Calibri" w:eastAsia="Calibri" w:cs="Calibri"/>
                <w:color w:val="000000" w:themeColor="text1"/>
              </w:rPr>
            </w:pPr>
            <w:r w:rsidRPr="6872EDE5">
              <w:rPr>
                <w:rFonts w:ascii="Calibri" w:hAnsi="Calibri" w:eastAsia="Calibri" w:cs="Calibri"/>
                <w:color w:val="000000" w:themeColor="text1"/>
              </w:rPr>
              <w:t>]</w:t>
            </w:r>
          </w:p>
          <w:p w:rsidR="70A11C1A" w:rsidP="6872EDE5" w:rsidRDefault="6872EDE5" w14:paraId="0B22783E" w14:textId="7755B997">
            <w:pPr>
              <w:spacing w:line="259" w:lineRule="auto"/>
              <w:rPr>
                <w:rFonts w:ascii="Calibri" w:hAnsi="Calibri" w:eastAsia="Calibri" w:cs="Calibri"/>
                <w:color w:val="000000" w:themeColor="text1"/>
              </w:rPr>
            </w:pPr>
            <w:r w:rsidRPr="6872EDE5">
              <w:rPr>
                <w:rFonts w:ascii="Calibri" w:hAnsi="Calibri" w:eastAsia="Calibri" w:cs="Calibri"/>
                <w:color w:val="000000" w:themeColor="text1"/>
              </w:rPr>
              <w:t>S}]</w:t>
            </w:r>
          </w:p>
          <w:p w:rsidR="70A11C1A" w:rsidRDefault="70A11C1A" w14:paraId="3C0A95D1" w14:textId="5CEB618C">
            <w:r w:rsidRPr="70A11C1A">
              <w:rPr>
                <w:rFonts w:ascii="Calibri" w:hAnsi="Calibri" w:eastAsia="Calibri" w:cs="Calibri"/>
                <w:color w:val="000000" w:themeColor="text1"/>
              </w:rPr>
              <w:t>}</w:t>
            </w:r>
          </w:p>
        </w:tc>
      </w:tr>
    </w:tbl>
    <w:p w:rsidR="70A11C1A" w:rsidRDefault="70A11C1A" w14:paraId="63D6FC86" w14:textId="16ABD124"/>
    <w:p w:rsidR="70A11C1A" w:rsidP="00700E16" w:rsidRDefault="70A11C1A" w14:paraId="200B9EC9" w14:textId="7F0FFA1E">
      <w:pPr>
        <w:pStyle w:val="ListParagraph"/>
        <w:numPr>
          <w:ilvl w:val="2"/>
          <w:numId w:val="4"/>
        </w:numPr>
        <w:rPr>
          <w:color w:val="5A5A5A"/>
          <w:sz w:val="32"/>
          <w:szCs w:val="32"/>
        </w:rPr>
      </w:pPr>
      <w:proofErr w:type="spellStart"/>
      <w:r w:rsidRPr="70A11C1A">
        <w:rPr>
          <w:rFonts w:asciiTheme="majorHAnsi" w:hAnsiTheme="majorHAnsi" w:eastAsiaTheme="majorEastAsia" w:cstheme="majorBidi"/>
          <w:color w:val="5A5A5A"/>
          <w:sz w:val="28"/>
          <w:szCs w:val="28"/>
        </w:rPr>
        <w:t>Map.json</w:t>
      </w:r>
      <w:proofErr w:type="spellEnd"/>
    </w:p>
    <w:p w:rsidR="70A11C1A" w:rsidRDefault="70A11C1A" w14:paraId="3AA9F0D7" w14:textId="1B8E3CB0">
      <w:r w:rsidRPr="70A11C1A">
        <w:rPr>
          <w:rFonts w:ascii="Calibri" w:hAnsi="Calibri" w:eastAsia="Calibri" w:cs="Calibri"/>
          <w:color w:val="000000" w:themeColor="text1"/>
        </w:rPr>
        <w:t xml:space="preserve">This JSON file is the metadata of the map file, including </w:t>
      </w:r>
      <w:proofErr w:type="spellStart"/>
      <w:r w:rsidRPr="70A11C1A">
        <w:rPr>
          <w:rFonts w:ascii="Calibri" w:hAnsi="Calibri" w:eastAsia="Calibri" w:cs="Calibri"/>
          <w:color w:val="000000" w:themeColor="text1"/>
        </w:rPr>
        <w:t>MapID</w:t>
      </w:r>
      <w:proofErr w:type="spellEnd"/>
      <w:r w:rsidRPr="70A11C1A">
        <w:rPr>
          <w:rFonts w:ascii="Calibri" w:hAnsi="Calibri" w:eastAsia="Calibri" w:cs="Calibri"/>
          <w:color w:val="000000" w:themeColor="text1"/>
        </w:rPr>
        <w:t xml:space="preserve">, </w:t>
      </w:r>
      <w:proofErr w:type="spellStart"/>
      <w:r w:rsidRPr="70A11C1A">
        <w:rPr>
          <w:rFonts w:ascii="Calibri" w:hAnsi="Calibri" w:eastAsia="Calibri" w:cs="Calibri"/>
          <w:color w:val="000000" w:themeColor="text1"/>
        </w:rPr>
        <w:t>MapFormat</w:t>
      </w:r>
      <w:proofErr w:type="spellEnd"/>
      <w:r w:rsidRPr="70A11C1A">
        <w:rPr>
          <w:rFonts w:ascii="Calibri" w:hAnsi="Calibri" w:eastAsia="Calibri" w:cs="Calibri"/>
          <w:color w:val="000000" w:themeColor="text1"/>
        </w:rPr>
        <w:t xml:space="preserve">, </w:t>
      </w:r>
      <w:proofErr w:type="spellStart"/>
      <w:r w:rsidRPr="70A11C1A">
        <w:rPr>
          <w:rFonts w:ascii="Calibri" w:hAnsi="Calibri" w:eastAsia="Calibri" w:cs="Calibri"/>
          <w:color w:val="000000" w:themeColor="text1"/>
        </w:rPr>
        <w:t>GeodeticPoints</w:t>
      </w:r>
      <w:proofErr w:type="spellEnd"/>
      <w:r w:rsidRPr="70A11C1A">
        <w:rPr>
          <w:rFonts w:ascii="Calibri" w:hAnsi="Calibri" w:eastAsia="Calibri" w:cs="Calibri"/>
          <w:color w:val="000000" w:themeColor="text1"/>
        </w:rPr>
        <w:t xml:space="preserve">, Boundary, </w:t>
      </w:r>
      <w:proofErr w:type="spellStart"/>
      <w:r w:rsidRPr="70A11C1A">
        <w:rPr>
          <w:rFonts w:ascii="Calibri" w:hAnsi="Calibri" w:eastAsia="Calibri" w:cs="Calibri"/>
          <w:color w:val="000000" w:themeColor="text1"/>
        </w:rPr>
        <w:t>AttachedPrimalSpaceID</w:t>
      </w:r>
      <w:proofErr w:type="spellEnd"/>
      <w:r w:rsidRPr="70A11C1A">
        <w:rPr>
          <w:rFonts w:ascii="Calibri" w:hAnsi="Calibri" w:eastAsia="Calibri" w:cs="Calibri"/>
          <w:color w:val="000000" w:themeColor="text1"/>
        </w:rPr>
        <w:t xml:space="preserve"> and Filename. This file must be placed at the same level of the spatial object it links to. For example, if this </w:t>
      </w:r>
      <w:proofErr w:type="spellStart"/>
      <w:r w:rsidRPr="70A11C1A">
        <w:rPr>
          <w:rFonts w:ascii="Calibri" w:hAnsi="Calibri" w:eastAsia="Calibri" w:cs="Calibri"/>
          <w:color w:val="000000" w:themeColor="text1"/>
        </w:rPr>
        <w:t>Map.json</w:t>
      </w:r>
      <w:proofErr w:type="spellEnd"/>
      <w:r w:rsidRPr="70A11C1A">
        <w:rPr>
          <w:rFonts w:ascii="Calibri" w:hAnsi="Calibri" w:eastAsia="Calibri" w:cs="Calibri"/>
          <w:color w:val="000000" w:themeColor="text1"/>
        </w:rPr>
        <w:t xml:space="preserve"> links to a floor object, it should be placed together with </w:t>
      </w:r>
      <w:proofErr w:type="spellStart"/>
      <w:r w:rsidRPr="70A11C1A">
        <w:rPr>
          <w:rFonts w:ascii="Calibri" w:hAnsi="Calibri" w:eastAsia="Calibri" w:cs="Calibri"/>
          <w:color w:val="000000" w:themeColor="text1"/>
        </w:rPr>
        <w:t>Floor.json</w:t>
      </w:r>
      <w:proofErr w:type="spellEnd"/>
      <w:r w:rsidRPr="70A11C1A">
        <w:rPr>
          <w:rFonts w:ascii="Calibri" w:hAnsi="Calibri" w:eastAsia="Calibri" w:cs="Calibri"/>
          <w:color w:val="000000" w:themeColor="text1"/>
        </w:rPr>
        <w:t>.</w:t>
      </w:r>
    </w:p>
    <w:tbl>
      <w:tblPr>
        <w:tblStyle w:val="TableGrid"/>
        <w:tblW w:w="0" w:type="auto"/>
        <w:tblLayout w:type="fixed"/>
        <w:tblLook w:val="06A0" w:firstRow="1" w:lastRow="0" w:firstColumn="1" w:lastColumn="0" w:noHBand="1" w:noVBand="1"/>
      </w:tblPr>
      <w:tblGrid>
        <w:gridCol w:w="1860"/>
        <w:gridCol w:w="1575"/>
        <w:gridCol w:w="5925"/>
      </w:tblGrid>
      <w:tr w:rsidR="70A11C1A" w:rsidTr="05236978" w14:paraId="7E93B304" w14:textId="77777777">
        <w:tc>
          <w:tcPr>
            <w:tcW w:w="186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999999"/>
          </w:tcPr>
          <w:p w:rsidR="70A11C1A" w:rsidRDefault="70A11C1A" w14:paraId="584DBC89" w14:textId="65B9F44A">
            <w:r w:rsidRPr="70A11C1A">
              <w:rPr>
                <w:rFonts w:ascii="Calibri" w:hAnsi="Calibri" w:eastAsia="Calibri" w:cs="Calibri"/>
                <w:color w:val="000000" w:themeColor="text1"/>
              </w:rPr>
              <w:t>Attribute</w:t>
            </w:r>
          </w:p>
        </w:tc>
        <w:tc>
          <w:tcPr>
            <w:tcW w:w="157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999999"/>
          </w:tcPr>
          <w:p w:rsidR="70A11C1A" w:rsidRDefault="70A11C1A" w14:paraId="674BAEC8" w14:textId="31457201">
            <w:r w:rsidRPr="70A11C1A">
              <w:rPr>
                <w:rFonts w:ascii="Calibri" w:hAnsi="Calibri" w:eastAsia="Calibri" w:cs="Calibri"/>
                <w:color w:val="000000" w:themeColor="text1"/>
              </w:rPr>
              <w:t>Data type</w:t>
            </w:r>
          </w:p>
        </w:tc>
        <w:tc>
          <w:tcPr>
            <w:tcW w:w="59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999999"/>
          </w:tcPr>
          <w:p w:rsidR="70A11C1A" w:rsidRDefault="70A11C1A" w14:paraId="15607898" w14:textId="59C51603">
            <w:r w:rsidRPr="70A11C1A">
              <w:rPr>
                <w:rFonts w:ascii="Calibri" w:hAnsi="Calibri" w:eastAsia="Calibri" w:cs="Calibri"/>
                <w:color w:val="000000" w:themeColor="text1"/>
              </w:rPr>
              <w:t>Description</w:t>
            </w:r>
          </w:p>
        </w:tc>
      </w:tr>
      <w:tr w:rsidR="70A11C1A" w:rsidTr="05236978" w14:paraId="243F0825" w14:textId="77777777">
        <w:tc>
          <w:tcPr>
            <w:tcW w:w="186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0A96D514" w14:textId="08606727">
            <w:proofErr w:type="spellStart"/>
            <w:r w:rsidRPr="70A11C1A">
              <w:rPr>
                <w:rFonts w:ascii="Calibri" w:hAnsi="Calibri" w:eastAsia="Calibri" w:cs="Calibri"/>
                <w:color w:val="000000" w:themeColor="text1"/>
              </w:rPr>
              <w:t>MapID</w:t>
            </w:r>
            <w:proofErr w:type="spellEnd"/>
          </w:p>
        </w:tc>
        <w:tc>
          <w:tcPr>
            <w:tcW w:w="157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6F92A765" w14:textId="7A0EEA70">
            <w:r w:rsidRPr="70A11C1A">
              <w:rPr>
                <w:rFonts w:ascii="Calibri" w:hAnsi="Calibri" w:eastAsia="Calibri" w:cs="Calibri"/>
                <w:color w:val="000000" w:themeColor="text1"/>
              </w:rPr>
              <w:t>String</w:t>
            </w:r>
          </w:p>
        </w:tc>
        <w:tc>
          <w:tcPr>
            <w:tcW w:w="592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3276FC81" w14:textId="75F7AAA3">
            <w:r w:rsidRPr="70A11C1A">
              <w:rPr>
                <w:rFonts w:ascii="Calibri" w:hAnsi="Calibri" w:eastAsia="Calibri" w:cs="Calibri"/>
                <w:color w:val="000000" w:themeColor="text1"/>
              </w:rPr>
              <w:t>ID of map</w:t>
            </w:r>
          </w:p>
        </w:tc>
      </w:tr>
      <w:tr w:rsidR="70A11C1A" w:rsidTr="05236978" w14:paraId="5EF16108" w14:textId="77777777">
        <w:tc>
          <w:tcPr>
            <w:tcW w:w="186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07A510B7" w14:textId="57FC57B1">
            <w:proofErr w:type="spellStart"/>
            <w:r w:rsidRPr="70A11C1A">
              <w:rPr>
                <w:rFonts w:ascii="Calibri" w:hAnsi="Calibri" w:eastAsia="Calibri" w:cs="Calibri"/>
                <w:color w:val="000000" w:themeColor="text1"/>
              </w:rPr>
              <w:t>MapFormat</w:t>
            </w:r>
            <w:proofErr w:type="spellEnd"/>
          </w:p>
        </w:tc>
        <w:tc>
          <w:tcPr>
            <w:tcW w:w="157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37D7333A" w14:textId="019A2721">
            <w:r w:rsidRPr="70A11C1A">
              <w:rPr>
                <w:rFonts w:ascii="Calibri" w:hAnsi="Calibri" w:eastAsia="Calibri" w:cs="Calibri"/>
                <w:color w:val="000000" w:themeColor="text1"/>
              </w:rPr>
              <w:t>String</w:t>
            </w:r>
          </w:p>
        </w:tc>
        <w:tc>
          <w:tcPr>
            <w:tcW w:w="592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51EFDF86" w14:textId="08EED03A">
            <w:r w:rsidRPr="70A11C1A">
              <w:rPr>
                <w:rFonts w:ascii="Calibri" w:hAnsi="Calibri" w:eastAsia="Calibri" w:cs="Calibri"/>
                <w:color w:val="000000" w:themeColor="text1"/>
              </w:rPr>
              <w:t xml:space="preserve">The format of the map, e.g., JPG, PNG, </w:t>
            </w:r>
            <w:proofErr w:type="spellStart"/>
            <w:r w:rsidRPr="70A11C1A">
              <w:rPr>
                <w:rFonts w:ascii="Calibri" w:hAnsi="Calibri" w:eastAsia="Calibri" w:cs="Calibri"/>
                <w:color w:val="000000" w:themeColor="text1"/>
              </w:rPr>
              <w:t>IndoorGML</w:t>
            </w:r>
            <w:proofErr w:type="spellEnd"/>
            <w:r w:rsidRPr="70A11C1A">
              <w:rPr>
                <w:rFonts w:ascii="Calibri" w:hAnsi="Calibri" w:eastAsia="Calibri" w:cs="Calibri"/>
                <w:color w:val="000000" w:themeColor="text1"/>
              </w:rPr>
              <w:t xml:space="preserve">, IMDF, etc. </w:t>
            </w:r>
          </w:p>
        </w:tc>
      </w:tr>
      <w:tr w:rsidR="70A11C1A" w:rsidTr="05236978" w14:paraId="516AD657" w14:textId="77777777">
        <w:tc>
          <w:tcPr>
            <w:tcW w:w="186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71C3DBDC" w14:textId="10EC9702">
            <w:proofErr w:type="spellStart"/>
            <w:r w:rsidRPr="70A11C1A">
              <w:rPr>
                <w:rFonts w:ascii="Calibri" w:hAnsi="Calibri" w:eastAsia="Calibri" w:cs="Calibri"/>
                <w:color w:val="000000" w:themeColor="text1"/>
              </w:rPr>
              <w:t>GeodeticPoints</w:t>
            </w:r>
            <w:proofErr w:type="spellEnd"/>
          </w:p>
        </w:tc>
        <w:tc>
          <w:tcPr>
            <w:tcW w:w="157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11566793" w14:textId="0F54CAF6">
            <w:r w:rsidRPr="70A11C1A">
              <w:rPr>
                <w:rFonts w:ascii="Calibri" w:hAnsi="Calibri" w:eastAsia="Calibri" w:cs="Calibri"/>
                <w:color w:val="000000" w:themeColor="text1"/>
              </w:rPr>
              <w:t>Array of JSON object</w:t>
            </w:r>
          </w:p>
          <w:p w:rsidR="70A11C1A" w:rsidRDefault="05236978" w14:paraId="62E70FD8" w14:textId="7B91DA5D">
            <w:r w:rsidRPr="05236978">
              <w:rPr>
                <w:rFonts w:ascii="Calibri" w:hAnsi="Calibri" w:eastAsia="Calibri" w:cs="Calibri"/>
                <w:color w:val="000000" w:themeColor="text1"/>
              </w:rPr>
              <w:t>{X, Y, Lon, Lat}</w:t>
            </w:r>
          </w:p>
        </w:tc>
        <w:tc>
          <w:tcPr>
            <w:tcW w:w="592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6872EDE5" w:rsidRDefault="6872EDE5" w14:paraId="1BB9C4CB" w14:textId="2B254131">
            <w:r w:rsidRPr="6872EDE5">
              <w:rPr>
                <w:rFonts w:ascii="Calibri" w:hAnsi="Calibri" w:eastAsia="Calibri" w:cs="Calibri"/>
                <w:color w:val="000000" w:themeColor="text1"/>
              </w:rPr>
              <w:t>The array of geodetic points. Each geodetic point contains a coordinate in the map and a [</w:t>
            </w:r>
            <w:proofErr w:type="spellStart"/>
            <w:r w:rsidRPr="6872EDE5">
              <w:rPr>
                <w:rFonts w:ascii="Calibri" w:hAnsi="Calibri" w:eastAsia="Calibri" w:cs="Calibri"/>
                <w:color w:val="000000" w:themeColor="text1"/>
              </w:rPr>
              <w:t>lon,lat</w:t>
            </w:r>
            <w:proofErr w:type="spellEnd"/>
            <w:r w:rsidRPr="6872EDE5">
              <w:rPr>
                <w:rFonts w:ascii="Calibri" w:hAnsi="Calibri" w:eastAsia="Calibri" w:cs="Calibri"/>
                <w:color w:val="000000" w:themeColor="text1"/>
              </w:rPr>
              <w:t xml:space="preserve">] pair. The array contains at least 2 geodetic points. </w:t>
            </w:r>
          </w:p>
          <w:p w:rsidR="70A11C1A" w:rsidP="70A11C1A" w:rsidRDefault="70A11C1A" w14:paraId="7FAB6A42" w14:textId="410061E9">
            <w:pPr>
              <w:rPr>
                <w:rFonts w:ascii="Calibri" w:hAnsi="Calibri" w:eastAsia="Calibri" w:cs="Calibri"/>
                <w:color w:val="000000" w:themeColor="text1"/>
              </w:rPr>
            </w:pPr>
            <w:r w:rsidRPr="70A11C1A">
              <w:rPr>
                <w:rFonts w:ascii="Calibri" w:hAnsi="Calibri" w:eastAsia="Calibri" w:cs="Calibri"/>
                <w:color w:val="000000" w:themeColor="text1"/>
              </w:rPr>
              <w:t>JSON object of geodetic point is described as:</w:t>
            </w:r>
          </w:p>
          <w:p w:rsidR="70A11C1A" w:rsidRDefault="70A11C1A" w14:paraId="3BC373F2" w14:textId="51A372FE">
            <w:r w:rsidRPr="70A11C1A">
              <w:rPr>
                <w:rFonts w:ascii="Calibri" w:hAnsi="Calibri" w:eastAsia="Calibri" w:cs="Calibri"/>
                <w:color w:val="000000" w:themeColor="text1"/>
              </w:rPr>
              <w:t>{</w:t>
            </w:r>
          </w:p>
          <w:p w:rsidR="70A11C1A" w:rsidP="70A11C1A" w:rsidRDefault="05236978" w14:paraId="7E5706D6" w14:textId="4F007246">
            <w:pPr>
              <w:ind w:left="720"/>
            </w:pPr>
            <w:r w:rsidRPr="05236978">
              <w:rPr>
                <w:rFonts w:ascii="Calibri" w:hAnsi="Calibri" w:eastAsia="Calibri" w:cs="Calibri"/>
                <w:color w:val="000000" w:themeColor="text1"/>
              </w:rPr>
              <w:t>X: Double,</w:t>
            </w:r>
          </w:p>
          <w:p w:rsidR="70A11C1A" w:rsidP="70A11C1A" w:rsidRDefault="05236978" w14:paraId="2B2C28E9" w14:textId="3A52F308">
            <w:pPr>
              <w:ind w:left="720"/>
            </w:pPr>
            <w:r w:rsidRPr="05236978">
              <w:rPr>
                <w:rFonts w:ascii="Calibri" w:hAnsi="Calibri" w:eastAsia="Calibri" w:cs="Calibri"/>
                <w:color w:val="000000" w:themeColor="text1"/>
              </w:rPr>
              <w:t>Y: Double,</w:t>
            </w:r>
          </w:p>
          <w:p w:rsidR="70A11C1A" w:rsidP="70A11C1A" w:rsidRDefault="05236978" w14:paraId="32F1C62C" w14:textId="37FA3970">
            <w:pPr>
              <w:ind w:left="720"/>
            </w:pPr>
            <w:r w:rsidRPr="05236978">
              <w:rPr>
                <w:rFonts w:ascii="Calibri" w:hAnsi="Calibri" w:eastAsia="Calibri" w:cs="Calibri"/>
                <w:color w:val="000000" w:themeColor="text1"/>
              </w:rPr>
              <w:t>Lon: Double,</w:t>
            </w:r>
          </w:p>
          <w:p w:rsidR="70A11C1A" w:rsidP="70A11C1A" w:rsidRDefault="05236978" w14:paraId="72BF85B0" w14:textId="7BDEC052">
            <w:pPr>
              <w:ind w:left="720"/>
            </w:pPr>
            <w:r w:rsidRPr="05236978">
              <w:rPr>
                <w:rFonts w:ascii="Calibri" w:hAnsi="Calibri" w:eastAsia="Calibri" w:cs="Calibri"/>
                <w:color w:val="000000" w:themeColor="text1"/>
              </w:rPr>
              <w:lastRenderedPageBreak/>
              <w:t>Lat: Double,</w:t>
            </w:r>
          </w:p>
          <w:p w:rsidR="70A11C1A" w:rsidRDefault="70A11C1A" w14:paraId="4CC641C5" w14:textId="2F2505F5">
            <w:r w:rsidRPr="70A11C1A">
              <w:rPr>
                <w:rFonts w:ascii="Calibri" w:hAnsi="Calibri" w:eastAsia="Calibri" w:cs="Calibri"/>
                <w:color w:val="000000" w:themeColor="text1"/>
              </w:rPr>
              <w:t>}</w:t>
            </w:r>
          </w:p>
        </w:tc>
      </w:tr>
      <w:tr w:rsidR="70A11C1A" w:rsidTr="05236978" w14:paraId="59FE3EAD" w14:textId="77777777">
        <w:tc>
          <w:tcPr>
            <w:tcW w:w="186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1393DFA8" w14:textId="37556D88">
            <w:r w:rsidRPr="70A11C1A">
              <w:rPr>
                <w:rFonts w:ascii="Calibri" w:hAnsi="Calibri" w:eastAsia="Calibri" w:cs="Calibri"/>
                <w:color w:val="000000" w:themeColor="text1"/>
              </w:rPr>
              <w:lastRenderedPageBreak/>
              <w:t>Boundary</w:t>
            </w:r>
          </w:p>
        </w:tc>
        <w:tc>
          <w:tcPr>
            <w:tcW w:w="157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6872EDE5" w:rsidRDefault="6872EDE5" w14:paraId="3E94E606" w14:textId="18CA6DBD">
            <w:pPr>
              <w:spacing w:line="259" w:lineRule="auto"/>
              <w:rPr>
                <w:rFonts w:ascii="Calibri" w:hAnsi="Calibri" w:eastAsia="Calibri" w:cs="Calibri"/>
                <w:color w:val="000000" w:themeColor="text1"/>
              </w:rPr>
            </w:pPr>
            <w:r w:rsidRPr="6872EDE5">
              <w:rPr>
                <w:rFonts w:ascii="Calibri" w:hAnsi="Calibri" w:eastAsia="Calibri" w:cs="Calibri"/>
                <w:color w:val="000000" w:themeColor="text1"/>
              </w:rPr>
              <w:t>Array of Double array [</w:t>
            </w:r>
            <w:proofErr w:type="spellStart"/>
            <w:r w:rsidRPr="6872EDE5">
              <w:rPr>
                <w:rFonts w:ascii="Calibri" w:hAnsi="Calibri" w:eastAsia="Calibri" w:cs="Calibri"/>
                <w:color w:val="000000" w:themeColor="text1"/>
              </w:rPr>
              <w:t>lon,lat</w:t>
            </w:r>
            <w:proofErr w:type="spellEnd"/>
            <w:r w:rsidRPr="6872EDE5">
              <w:rPr>
                <w:rFonts w:ascii="Calibri" w:hAnsi="Calibri" w:eastAsia="Calibri" w:cs="Calibri"/>
                <w:color w:val="000000" w:themeColor="text1"/>
              </w:rPr>
              <w:t>]</w:t>
            </w:r>
          </w:p>
        </w:tc>
        <w:tc>
          <w:tcPr>
            <w:tcW w:w="592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6872EDE5" w14:paraId="0D3D326B" w14:textId="11CCFBE7">
            <w:r w:rsidRPr="6872EDE5">
              <w:rPr>
                <w:rFonts w:ascii="Calibri" w:hAnsi="Calibri" w:eastAsia="Calibri" w:cs="Calibri"/>
                <w:color w:val="000000" w:themeColor="text1"/>
              </w:rPr>
              <w:t>Array of [</w:t>
            </w:r>
            <w:proofErr w:type="spellStart"/>
            <w:r w:rsidRPr="6872EDE5">
              <w:rPr>
                <w:rFonts w:ascii="Calibri" w:hAnsi="Calibri" w:eastAsia="Calibri" w:cs="Calibri"/>
                <w:color w:val="000000" w:themeColor="text1"/>
              </w:rPr>
              <w:t>lon,lat</w:t>
            </w:r>
            <w:proofErr w:type="spellEnd"/>
            <w:r w:rsidRPr="6872EDE5">
              <w:rPr>
                <w:rFonts w:ascii="Calibri" w:hAnsi="Calibri" w:eastAsia="Calibri" w:cs="Calibri"/>
                <w:color w:val="000000" w:themeColor="text1"/>
              </w:rPr>
              <w:t xml:space="preserve">] points that represent utmost boundary of current Building in the map. </w:t>
            </w:r>
          </w:p>
          <w:p w:rsidR="70A11C1A" w:rsidRDefault="6872EDE5" w14:paraId="30A994C1" w14:textId="717A1DA3">
            <w:r w:rsidRPr="6872EDE5">
              <w:rPr>
                <w:rFonts w:ascii="Calibri" w:hAnsi="Calibri" w:eastAsia="Calibri" w:cs="Calibri"/>
                <w:color w:val="000000" w:themeColor="text1"/>
              </w:rPr>
              <w:t>The array contains at least 3 points.</w:t>
            </w:r>
          </w:p>
        </w:tc>
      </w:tr>
      <w:tr w:rsidR="70A11C1A" w:rsidTr="05236978" w14:paraId="50792EB2" w14:textId="77777777">
        <w:tc>
          <w:tcPr>
            <w:tcW w:w="186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7CD0A0EF" w14:textId="66B81320">
            <w:proofErr w:type="spellStart"/>
            <w:r w:rsidRPr="70A11C1A">
              <w:rPr>
                <w:rFonts w:ascii="Calibri" w:hAnsi="Calibri" w:eastAsia="Calibri" w:cs="Calibri"/>
                <w:color w:val="000000" w:themeColor="text1"/>
              </w:rPr>
              <w:t>AttachedPrimalSpaceID</w:t>
            </w:r>
            <w:proofErr w:type="spellEnd"/>
            <w:r w:rsidRPr="70A11C1A">
              <w:rPr>
                <w:rFonts w:ascii="Calibri" w:hAnsi="Calibri" w:eastAsia="Calibri" w:cs="Calibri"/>
                <w:color w:val="000000" w:themeColor="text1"/>
              </w:rPr>
              <w:t xml:space="preserve"> </w:t>
            </w:r>
          </w:p>
        </w:tc>
        <w:tc>
          <w:tcPr>
            <w:tcW w:w="157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5853E8A0" w14:textId="55319013">
            <w:r w:rsidRPr="70A11C1A">
              <w:rPr>
                <w:rFonts w:ascii="Calibri" w:hAnsi="Calibri" w:eastAsia="Calibri" w:cs="Calibri"/>
                <w:color w:val="000000" w:themeColor="text1"/>
              </w:rPr>
              <w:t>String</w:t>
            </w:r>
          </w:p>
        </w:tc>
        <w:tc>
          <w:tcPr>
            <w:tcW w:w="592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3B93BBAF" w14:textId="43EE0FC9">
            <w:r w:rsidRPr="70A11C1A">
              <w:rPr>
                <w:rFonts w:ascii="Calibri" w:hAnsi="Calibri" w:eastAsia="Calibri" w:cs="Calibri"/>
                <w:color w:val="000000" w:themeColor="text1"/>
              </w:rPr>
              <w:t>ID of Spatial Object(</w:t>
            </w:r>
            <w:proofErr w:type="spellStart"/>
            <w:r w:rsidRPr="70A11C1A">
              <w:rPr>
                <w:rFonts w:ascii="Calibri" w:hAnsi="Calibri" w:eastAsia="Calibri" w:cs="Calibri"/>
                <w:color w:val="000000" w:themeColor="text1"/>
              </w:rPr>
              <w:t>BuildingID</w:t>
            </w:r>
            <w:proofErr w:type="spellEnd"/>
            <w:r w:rsidRPr="70A11C1A">
              <w:rPr>
                <w:rFonts w:ascii="Calibri" w:hAnsi="Calibri" w:eastAsia="Calibri" w:cs="Calibri"/>
                <w:color w:val="000000" w:themeColor="text1"/>
              </w:rPr>
              <w:t>/</w:t>
            </w:r>
            <w:proofErr w:type="spellStart"/>
            <w:r w:rsidRPr="70A11C1A">
              <w:rPr>
                <w:rFonts w:ascii="Calibri" w:hAnsi="Calibri" w:eastAsia="Calibri" w:cs="Calibri"/>
                <w:color w:val="000000" w:themeColor="text1"/>
              </w:rPr>
              <w:t>FloorID</w:t>
            </w:r>
            <w:proofErr w:type="spellEnd"/>
            <w:r w:rsidRPr="70A11C1A">
              <w:rPr>
                <w:rFonts w:ascii="Calibri" w:hAnsi="Calibri" w:eastAsia="Calibri" w:cs="Calibri"/>
                <w:color w:val="000000" w:themeColor="text1"/>
              </w:rPr>
              <w:t>/</w:t>
            </w:r>
            <w:proofErr w:type="spellStart"/>
            <w:r w:rsidRPr="70A11C1A">
              <w:rPr>
                <w:rFonts w:ascii="Calibri" w:hAnsi="Calibri" w:eastAsia="Calibri" w:cs="Calibri"/>
                <w:color w:val="000000" w:themeColor="text1"/>
              </w:rPr>
              <w:t>RegionID</w:t>
            </w:r>
            <w:proofErr w:type="spellEnd"/>
            <w:r w:rsidRPr="70A11C1A">
              <w:rPr>
                <w:rFonts w:ascii="Calibri" w:hAnsi="Calibri" w:eastAsia="Calibri" w:cs="Calibri"/>
                <w:color w:val="000000" w:themeColor="text1"/>
              </w:rPr>
              <w:t>) that this map links to.</w:t>
            </w:r>
          </w:p>
          <w:p w:rsidR="70A11C1A" w:rsidRDefault="70A11C1A" w14:paraId="3B85E8A3" w14:textId="2CF652BC">
            <w:r w:rsidRPr="70A11C1A">
              <w:rPr>
                <w:rFonts w:ascii="Calibri" w:hAnsi="Calibri" w:eastAsia="Calibri" w:cs="Calibri"/>
                <w:color w:val="000000" w:themeColor="text1"/>
              </w:rPr>
              <w:t>Corresponding JSON object file (</w:t>
            </w:r>
            <w:proofErr w:type="spellStart"/>
            <w:r w:rsidRPr="70A11C1A">
              <w:rPr>
                <w:rFonts w:ascii="Calibri" w:hAnsi="Calibri" w:eastAsia="Calibri" w:cs="Calibri"/>
                <w:color w:val="000000" w:themeColor="text1"/>
              </w:rPr>
              <w:t>Building.json</w:t>
            </w:r>
            <w:proofErr w:type="spellEnd"/>
            <w:r w:rsidRPr="70A11C1A">
              <w:rPr>
                <w:rFonts w:ascii="Calibri" w:hAnsi="Calibri" w:eastAsia="Calibri" w:cs="Calibri"/>
                <w:color w:val="000000" w:themeColor="text1"/>
              </w:rPr>
              <w:t xml:space="preserve">/ </w:t>
            </w:r>
            <w:proofErr w:type="spellStart"/>
            <w:r w:rsidRPr="70A11C1A">
              <w:rPr>
                <w:rFonts w:ascii="Calibri" w:hAnsi="Calibri" w:eastAsia="Calibri" w:cs="Calibri"/>
                <w:color w:val="000000" w:themeColor="text1"/>
              </w:rPr>
              <w:t>Floor.json</w:t>
            </w:r>
            <w:proofErr w:type="spellEnd"/>
            <w:r w:rsidRPr="70A11C1A">
              <w:rPr>
                <w:rFonts w:ascii="Calibri" w:hAnsi="Calibri" w:eastAsia="Calibri" w:cs="Calibri"/>
                <w:color w:val="000000" w:themeColor="text1"/>
              </w:rPr>
              <w:t xml:space="preserve">/ </w:t>
            </w:r>
            <w:proofErr w:type="spellStart"/>
            <w:r w:rsidRPr="70A11C1A">
              <w:rPr>
                <w:rFonts w:ascii="Calibri" w:hAnsi="Calibri" w:eastAsia="Calibri" w:cs="Calibri"/>
                <w:color w:val="000000" w:themeColor="text1"/>
              </w:rPr>
              <w:t>Region.json</w:t>
            </w:r>
            <w:proofErr w:type="spellEnd"/>
            <w:r w:rsidRPr="70A11C1A">
              <w:rPr>
                <w:rFonts w:ascii="Calibri" w:hAnsi="Calibri" w:eastAsia="Calibri" w:cs="Calibri"/>
                <w:color w:val="000000" w:themeColor="text1"/>
              </w:rPr>
              <w:t>) should have field ”</w:t>
            </w:r>
            <w:proofErr w:type="spellStart"/>
            <w:r w:rsidRPr="70A11C1A">
              <w:rPr>
                <w:rFonts w:ascii="Calibri" w:hAnsi="Calibri" w:eastAsia="Calibri" w:cs="Calibri"/>
                <w:color w:val="000000" w:themeColor="text1"/>
              </w:rPr>
              <w:t>MapDataID</w:t>
            </w:r>
            <w:proofErr w:type="spellEnd"/>
            <w:r w:rsidRPr="70A11C1A">
              <w:rPr>
                <w:rFonts w:ascii="Calibri" w:hAnsi="Calibri" w:eastAsia="Calibri" w:cs="Calibri"/>
                <w:color w:val="000000" w:themeColor="text1"/>
              </w:rPr>
              <w:t xml:space="preserve">” storing this </w:t>
            </w:r>
            <w:proofErr w:type="spellStart"/>
            <w:r w:rsidRPr="70A11C1A">
              <w:rPr>
                <w:rFonts w:ascii="Calibri" w:hAnsi="Calibri" w:eastAsia="Calibri" w:cs="Calibri"/>
                <w:color w:val="000000" w:themeColor="text1"/>
              </w:rPr>
              <w:t>MapID</w:t>
            </w:r>
            <w:proofErr w:type="spellEnd"/>
            <w:r w:rsidRPr="70A11C1A">
              <w:rPr>
                <w:rFonts w:ascii="Calibri" w:hAnsi="Calibri" w:eastAsia="Calibri" w:cs="Calibri"/>
                <w:color w:val="000000" w:themeColor="text1"/>
              </w:rPr>
              <w:t>.</w:t>
            </w:r>
          </w:p>
        </w:tc>
      </w:tr>
      <w:tr w:rsidR="70A11C1A" w:rsidTr="05236978" w14:paraId="493B8F81" w14:textId="77777777">
        <w:tc>
          <w:tcPr>
            <w:tcW w:w="186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0E999227" w14:textId="4EF05405">
            <w:r w:rsidRPr="70A11C1A">
              <w:rPr>
                <w:rFonts w:ascii="Calibri" w:hAnsi="Calibri" w:eastAsia="Calibri" w:cs="Calibri"/>
                <w:color w:val="000000" w:themeColor="text1"/>
              </w:rPr>
              <w:t>Filename</w:t>
            </w:r>
          </w:p>
        </w:tc>
        <w:tc>
          <w:tcPr>
            <w:tcW w:w="157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0E533F06" w14:textId="4712D7C8">
            <w:r w:rsidRPr="70A11C1A">
              <w:rPr>
                <w:rFonts w:ascii="Calibri" w:hAnsi="Calibri" w:eastAsia="Calibri" w:cs="Calibri"/>
                <w:color w:val="000000" w:themeColor="text1"/>
              </w:rPr>
              <w:t>String</w:t>
            </w:r>
          </w:p>
        </w:tc>
        <w:tc>
          <w:tcPr>
            <w:tcW w:w="592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1DE08C78" w14:textId="12043F19">
            <w:r w:rsidRPr="70A11C1A">
              <w:rPr>
                <w:rFonts w:ascii="Calibri" w:hAnsi="Calibri" w:eastAsia="Calibri" w:cs="Calibri"/>
                <w:color w:val="000000" w:themeColor="text1"/>
              </w:rPr>
              <w:t>Filename of map file</w:t>
            </w:r>
          </w:p>
        </w:tc>
      </w:tr>
      <w:tr w:rsidR="70A11C1A" w:rsidTr="05236978" w14:paraId="1DAACB8C" w14:textId="77777777">
        <w:tc>
          <w:tcPr>
            <w:tcW w:w="186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5A3D7170" w14:textId="59CBF24F">
            <w:pPr>
              <w:rPr>
                <w:rFonts w:ascii="Calibri" w:hAnsi="Calibri" w:eastAsia="Calibri" w:cs="Calibri"/>
                <w:color w:val="000000" w:themeColor="text1"/>
              </w:rPr>
            </w:pPr>
            <w:r w:rsidRPr="70A11C1A">
              <w:rPr>
                <w:rFonts w:ascii="Calibri" w:hAnsi="Calibri" w:eastAsia="Calibri" w:cs="Calibri"/>
                <w:color w:val="000000" w:themeColor="text1"/>
              </w:rPr>
              <w:t>Validation</w:t>
            </w:r>
          </w:p>
        </w:tc>
        <w:tc>
          <w:tcPr>
            <w:tcW w:w="157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269E1124" w14:textId="64EC7409">
            <w:pPr>
              <w:rPr>
                <w:rFonts w:ascii="Calibri" w:hAnsi="Calibri" w:eastAsia="Calibri" w:cs="Calibri"/>
                <w:color w:val="000000" w:themeColor="text1"/>
              </w:rPr>
            </w:pPr>
            <w:r w:rsidRPr="70A11C1A">
              <w:rPr>
                <w:rFonts w:ascii="Calibri" w:hAnsi="Calibri" w:eastAsia="Calibri" w:cs="Calibri"/>
                <w:color w:val="000000" w:themeColor="text1"/>
              </w:rPr>
              <w:t>Boolean</w:t>
            </w:r>
          </w:p>
        </w:tc>
        <w:tc>
          <w:tcPr>
            <w:tcW w:w="592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74BBBBB7" w14:textId="6420E6BB">
            <w:pPr>
              <w:rPr>
                <w:rFonts w:ascii="Calibri" w:hAnsi="Calibri" w:eastAsia="Calibri" w:cs="Calibri"/>
                <w:color w:val="000000" w:themeColor="text1"/>
              </w:rPr>
            </w:pPr>
            <w:r w:rsidRPr="70A11C1A">
              <w:rPr>
                <w:rFonts w:ascii="Calibri" w:hAnsi="Calibri" w:eastAsia="Calibri" w:cs="Calibri"/>
                <w:color w:val="000000" w:themeColor="text1"/>
              </w:rPr>
              <w:t>Declaimer of map format is valid to the file standard (</w:t>
            </w:r>
            <w:proofErr w:type="gramStart"/>
            <w:r w:rsidRPr="70A11C1A">
              <w:rPr>
                <w:rFonts w:ascii="Calibri" w:hAnsi="Calibri" w:eastAsia="Calibri" w:cs="Calibri"/>
                <w:color w:val="000000" w:themeColor="text1"/>
              </w:rPr>
              <w:t>e.g.</w:t>
            </w:r>
            <w:proofErr w:type="gramEnd"/>
            <w:r w:rsidRPr="70A11C1A">
              <w:rPr>
                <w:rFonts w:ascii="Calibri" w:hAnsi="Calibri" w:eastAsia="Calibri" w:cs="Calibri"/>
                <w:color w:val="000000" w:themeColor="text1"/>
              </w:rPr>
              <w:t xml:space="preserve"> IMDF, </w:t>
            </w:r>
            <w:proofErr w:type="spellStart"/>
            <w:r w:rsidRPr="70A11C1A">
              <w:rPr>
                <w:rFonts w:ascii="Calibri" w:hAnsi="Calibri" w:eastAsia="Calibri" w:cs="Calibri"/>
                <w:color w:val="000000" w:themeColor="text1"/>
              </w:rPr>
              <w:t>IndoorGML</w:t>
            </w:r>
            <w:proofErr w:type="spellEnd"/>
            <w:r w:rsidRPr="70A11C1A">
              <w:rPr>
                <w:rFonts w:ascii="Calibri" w:hAnsi="Calibri" w:eastAsia="Calibri" w:cs="Calibri"/>
                <w:color w:val="000000" w:themeColor="text1"/>
              </w:rPr>
              <w:t>)</w:t>
            </w:r>
          </w:p>
        </w:tc>
      </w:tr>
      <w:tr w:rsidR="70A11C1A" w:rsidTr="05236978" w14:paraId="790C85C0" w14:textId="77777777">
        <w:trPr>
          <w:trHeight w:val="420"/>
        </w:trPr>
        <w:tc>
          <w:tcPr>
            <w:tcW w:w="93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999999"/>
          </w:tcPr>
          <w:p w:rsidR="70A11C1A" w:rsidRDefault="70A11C1A" w14:paraId="1B3C8F49" w14:textId="523880D7">
            <w:r>
              <w:br/>
            </w:r>
          </w:p>
        </w:tc>
      </w:tr>
      <w:tr w:rsidR="70A11C1A" w:rsidTr="05236978" w14:paraId="4FA860FF" w14:textId="77777777">
        <w:trPr>
          <w:trHeight w:val="420"/>
        </w:trPr>
        <w:tc>
          <w:tcPr>
            <w:tcW w:w="186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0EDF1D57" w14:textId="38242E54">
            <w:r w:rsidRPr="70A11C1A">
              <w:rPr>
                <w:rFonts w:ascii="Calibri" w:hAnsi="Calibri" w:eastAsia="Calibri" w:cs="Calibri"/>
                <w:color w:val="000000" w:themeColor="text1"/>
              </w:rPr>
              <w:t>Example</w:t>
            </w:r>
          </w:p>
        </w:tc>
        <w:tc>
          <w:tcPr>
            <w:tcW w:w="750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70A11C1A" w:rsidRDefault="70A11C1A" w14:paraId="5883A2BA" w14:textId="28E52A05">
            <w:pPr>
              <w:rPr>
                <w:rFonts w:ascii="Calibri" w:hAnsi="Calibri" w:eastAsia="Calibri" w:cs="Calibri"/>
                <w:color w:val="000000" w:themeColor="text1"/>
              </w:rPr>
            </w:pPr>
            <w:r w:rsidRPr="70A11C1A">
              <w:rPr>
                <w:rFonts w:ascii="Calibri" w:hAnsi="Calibri" w:eastAsia="Calibri" w:cs="Calibri"/>
                <w:color w:val="000000" w:themeColor="text1"/>
              </w:rPr>
              <w:t>{</w:t>
            </w:r>
            <w:r>
              <w:tab/>
            </w:r>
          </w:p>
          <w:p w:rsidR="70A11C1A" w:rsidRDefault="70A11C1A" w14:paraId="5B002B4B" w14:textId="367968D6">
            <w:r w:rsidRPr="70A11C1A">
              <w:rPr>
                <w:rFonts w:ascii="Calibri" w:hAnsi="Calibri" w:eastAsia="Calibri" w:cs="Calibri"/>
                <w:color w:val="000000" w:themeColor="text1"/>
              </w:rPr>
              <w:t>“</w:t>
            </w:r>
            <w:proofErr w:type="spellStart"/>
            <w:r w:rsidRPr="70A11C1A">
              <w:rPr>
                <w:rFonts w:ascii="Calibri" w:hAnsi="Calibri" w:eastAsia="Calibri" w:cs="Calibri"/>
                <w:color w:val="000000" w:themeColor="text1"/>
              </w:rPr>
              <w:t>MapID</w:t>
            </w:r>
            <w:proofErr w:type="spellEnd"/>
            <w:r w:rsidRPr="70A11C1A">
              <w:rPr>
                <w:rFonts w:ascii="Calibri" w:hAnsi="Calibri" w:eastAsia="Calibri" w:cs="Calibri"/>
                <w:color w:val="000000" w:themeColor="text1"/>
              </w:rPr>
              <w:t>”:String,</w:t>
            </w:r>
          </w:p>
          <w:p w:rsidR="70A11C1A" w:rsidRDefault="70A11C1A" w14:paraId="29C81BD1" w14:textId="22422BED">
            <w:r w:rsidRPr="70A11C1A">
              <w:rPr>
                <w:rFonts w:ascii="Calibri" w:hAnsi="Calibri" w:eastAsia="Calibri" w:cs="Calibri"/>
                <w:color w:val="000000" w:themeColor="text1"/>
              </w:rPr>
              <w:t>“</w:t>
            </w:r>
            <w:proofErr w:type="spellStart"/>
            <w:r w:rsidRPr="70A11C1A">
              <w:rPr>
                <w:rFonts w:ascii="Calibri" w:hAnsi="Calibri" w:eastAsia="Calibri" w:cs="Calibri"/>
                <w:color w:val="000000" w:themeColor="text1"/>
              </w:rPr>
              <w:t>MapFormat</w:t>
            </w:r>
            <w:proofErr w:type="spellEnd"/>
            <w:r w:rsidRPr="70A11C1A">
              <w:rPr>
                <w:rFonts w:ascii="Calibri" w:hAnsi="Calibri" w:eastAsia="Calibri" w:cs="Calibri"/>
                <w:color w:val="000000" w:themeColor="text1"/>
              </w:rPr>
              <w:t>”:String,</w:t>
            </w:r>
          </w:p>
          <w:p w:rsidR="70A11C1A" w:rsidRDefault="70A11C1A" w14:paraId="560C369F" w14:textId="16B796EF">
            <w:r w:rsidRPr="70A11C1A">
              <w:rPr>
                <w:rFonts w:ascii="Calibri" w:hAnsi="Calibri" w:eastAsia="Calibri" w:cs="Calibri"/>
                <w:color w:val="000000" w:themeColor="text1"/>
              </w:rPr>
              <w:t>“</w:t>
            </w:r>
            <w:proofErr w:type="spellStart"/>
            <w:r w:rsidRPr="70A11C1A">
              <w:rPr>
                <w:rFonts w:ascii="Calibri" w:hAnsi="Calibri" w:eastAsia="Calibri" w:cs="Calibri"/>
                <w:color w:val="000000" w:themeColor="text1"/>
              </w:rPr>
              <w:t>AttachedPrimalSpaceID</w:t>
            </w:r>
            <w:proofErr w:type="spellEnd"/>
            <w:r w:rsidRPr="70A11C1A">
              <w:rPr>
                <w:rFonts w:ascii="Calibri" w:hAnsi="Calibri" w:eastAsia="Calibri" w:cs="Calibri"/>
                <w:color w:val="000000" w:themeColor="text1"/>
              </w:rPr>
              <w:t xml:space="preserve"> ”:String,</w:t>
            </w:r>
          </w:p>
          <w:p w:rsidR="70A11C1A" w:rsidRDefault="70A11C1A" w14:paraId="43C58274" w14:textId="688A174B">
            <w:r w:rsidRPr="70A11C1A">
              <w:rPr>
                <w:rFonts w:ascii="Calibri" w:hAnsi="Calibri" w:eastAsia="Calibri" w:cs="Calibri"/>
                <w:color w:val="000000" w:themeColor="text1"/>
              </w:rPr>
              <w:t>“</w:t>
            </w:r>
            <w:proofErr w:type="spellStart"/>
            <w:r w:rsidRPr="70A11C1A">
              <w:rPr>
                <w:rFonts w:ascii="Calibri" w:hAnsi="Calibri" w:eastAsia="Calibri" w:cs="Calibri"/>
                <w:color w:val="000000" w:themeColor="text1"/>
              </w:rPr>
              <w:t>Filename”:String</w:t>
            </w:r>
            <w:proofErr w:type="spellEnd"/>
            <w:r w:rsidRPr="70A11C1A">
              <w:rPr>
                <w:rFonts w:ascii="Calibri" w:hAnsi="Calibri" w:eastAsia="Calibri" w:cs="Calibri"/>
                <w:color w:val="000000" w:themeColor="text1"/>
              </w:rPr>
              <w:t>,</w:t>
            </w:r>
          </w:p>
          <w:p w:rsidR="70A11C1A" w:rsidRDefault="05236978" w14:paraId="74102DCC" w14:textId="62932EF1">
            <w:r w:rsidRPr="05236978">
              <w:rPr>
                <w:rFonts w:ascii="Calibri" w:hAnsi="Calibri" w:eastAsia="Calibri" w:cs="Calibri"/>
                <w:color w:val="000000" w:themeColor="text1"/>
              </w:rPr>
              <w:t>“</w:t>
            </w:r>
            <w:proofErr w:type="spellStart"/>
            <w:r w:rsidRPr="05236978">
              <w:rPr>
                <w:rFonts w:ascii="Calibri" w:hAnsi="Calibri" w:eastAsia="Calibri" w:cs="Calibri"/>
                <w:color w:val="000000" w:themeColor="text1"/>
              </w:rPr>
              <w:t>GeodeticPoints</w:t>
            </w:r>
            <w:proofErr w:type="spellEnd"/>
            <w:r w:rsidRPr="05236978">
              <w:rPr>
                <w:rFonts w:ascii="Calibri" w:hAnsi="Calibri" w:eastAsia="Calibri" w:cs="Calibri"/>
                <w:color w:val="000000" w:themeColor="text1"/>
              </w:rPr>
              <w:t xml:space="preserve">”: [ </w:t>
            </w:r>
          </w:p>
          <w:p w:rsidR="70A11C1A" w:rsidP="70A11C1A" w:rsidRDefault="05236978" w14:paraId="68172072" w14:textId="53A009D7">
            <w:pPr>
              <w:ind w:left="1440"/>
            </w:pPr>
            <w:r w:rsidRPr="05236978">
              <w:rPr>
                <w:rFonts w:ascii="Calibri" w:hAnsi="Calibri" w:eastAsia="Calibri" w:cs="Calibri"/>
                <w:color w:val="000000" w:themeColor="text1"/>
              </w:rPr>
              <w:t xml:space="preserve">{X, Y, Lon, Lat}, </w:t>
            </w:r>
          </w:p>
          <w:p w:rsidR="70A11C1A" w:rsidP="05236978" w:rsidRDefault="05236978" w14:paraId="31DEE2CB" w14:textId="7EA106F9">
            <w:pPr>
              <w:ind w:left="1440"/>
            </w:pPr>
            <w:r w:rsidRPr="05236978">
              <w:rPr>
                <w:rFonts w:ascii="Calibri" w:hAnsi="Calibri" w:eastAsia="Calibri" w:cs="Calibri"/>
                <w:color w:val="000000" w:themeColor="text1"/>
              </w:rPr>
              <w:t xml:space="preserve">{X, Y, Lon, Lat} </w:t>
            </w:r>
          </w:p>
          <w:p w:rsidR="70A11C1A" w:rsidP="70A11C1A" w:rsidRDefault="05236978" w14:paraId="28DAC98C" w14:textId="33FC5C40">
            <w:pPr>
              <w:ind w:left="720"/>
            </w:pPr>
            <w:r w:rsidRPr="05236978">
              <w:rPr>
                <w:rFonts w:ascii="Calibri" w:hAnsi="Calibri" w:eastAsia="Calibri" w:cs="Calibri"/>
                <w:color w:val="000000" w:themeColor="text1"/>
              </w:rPr>
              <w:t>],</w:t>
            </w:r>
          </w:p>
          <w:p w:rsidR="70A11C1A" w:rsidP="5A45C8F4" w:rsidRDefault="6872EDE5" w14:paraId="5F26577A" w14:textId="7E89DBE2">
            <w:r w:rsidRPr="6872EDE5">
              <w:rPr>
                <w:rFonts w:ascii="Calibri" w:hAnsi="Calibri" w:eastAsia="Calibri" w:cs="Calibri"/>
                <w:color w:val="000000" w:themeColor="text1"/>
              </w:rPr>
              <w:t>“Boundary”: [</w:t>
            </w:r>
          </w:p>
          <w:p w:rsidR="6872EDE5" w:rsidP="6872EDE5" w:rsidRDefault="6872EDE5" w14:paraId="25004A96" w14:textId="63A9B789">
            <w:pPr>
              <w:rPr>
                <w:rFonts w:ascii="Calibri" w:hAnsi="Calibri" w:eastAsia="Calibri" w:cs="Calibri"/>
                <w:color w:val="000000" w:themeColor="text1"/>
              </w:rPr>
            </w:pPr>
            <w:r w:rsidRPr="6872EDE5">
              <w:rPr>
                <w:rFonts w:ascii="Calibri" w:hAnsi="Calibri" w:eastAsia="Calibri" w:cs="Calibri"/>
                <w:color w:val="000000" w:themeColor="text1"/>
              </w:rPr>
              <w:t xml:space="preserve">                    [</w:t>
            </w:r>
            <w:proofErr w:type="spellStart"/>
            <w:r w:rsidRPr="6872EDE5">
              <w:rPr>
                <w:rFonts w:ascii="Calibri" w:hAnsi="Calibri" w:eastAsia="Calibri" w:cs="Calibri"/>
                <w:color w:val="000000" w:themeColor="text1"/>
              </w:rPr>
              <w:t>lon,lat</w:t>
            </w:r>
            <w:proofErr w:type="spellEnd"/>
            <w:r w:rsidRPr="6872EDE5">
              <w:rPr>
                <w:rFonts w:ascii="Calibri" w:hAnsi="Calibri" w:eastAsia="Calibri" w:cs="Calibri"/>
                <w:color w:val="000000" w:themeColor="text1"/>
              </w:rPr>
              <w:t>], [</w:t>
            </w:r>
            <w:proofErr w:type="spellStart"/>
            <w:r w:rsidRPr="6872EDE5">
              <w:rPr>
                <w:rFonts w:ascii="Calibri" w:hAnsi="Calibri" w:eastAsia="Calibri" w:cs="Calibri"/>
                <w:color w:val="000000" w:themeColor="text1"/>
              </w:rPr>
              <w:t>lon,lat</w:t>
            </w:r>
            <w:proofErr w:type="spellEnd"/>
            <w:r w:rsidRPr="6872EDE5">
              <w:rPr>
                <w:rFonts w:ascii="Calibri" w:hAnsi="Calibri" w:eastAsia="Calibri" w:cs="Calibri"/>
                <w:color w:val="000000" w:themeColor="text1"/>
              </w:rPr>
              <w:t>], [</w:t>
            </w:r>
            <w:proofErr w:type="spellStart"/>
            <w:r w:rsidRPr="6872EDE5">
              <w:rPr>
                <w:rFonts w:ascii="Calibri" w:hAnsi="Calibri" w:eastAsia="Calibri" w:cs="Calibri"/>
                <w:color w:val="000000" w:themeColor="text1"/>
              </w:rPr>
              <w:t>lon,lat</w:t>
            </w:r>
            <w:proofErr w:type="spellEnd"/>
            <w:r w:rsidRPr="6872EDE5">
              <w:rPr>
                <w:rFonts w:ascii="Calibri" w:hAnsi="Calibri" w:eastAsia="Calibri" w:cs="Calibri"/>
                <w:color w:val="000000" w:themeColor="text1"/>
              </w:rPr>
              <w:t>],[</w:t>
            </w:r>
            <w:proofErr w:type="spellStart"/>
            <w:r w:rsidRPr="6872EDE5">
              <w:rPr>
                <w:rFonts w:ascii="Calibri" w:hAnsi="Calibri" w:eastAsia="Calibri" w:cs="Calibri"/>
                <w:color w:val="000000" w:themeColor="text1"/>
              </w:rPr>
              <w:t>lon,lat</w:t>
            </w:r>
            <w:proofErr w:type="spellEnd"/>
            <w:r w:rsidRPr="6872EDE5">
              <w:rPr>
                <w:rFonts w:ascii="Calibri" w:hAnsi="Calibri" w:eastAsia="Calibri" w:cs="Calibri"/>
                <w:color w:val="000000" w:themeColor="text1"/>
              </w:rPr>
              <w:t>]</w:t>
            </w:r>
          </w:p>
          <w:p w:rsidR="70A11C1A" w:rsidP="70A11C1A" w:rsidRDefault="70A11C1A" w14:paraId="7DE5D017" w14:textId="70DACC0F">
            <w:pPr>
              <w:ind w:left="720"/>
            </w:pPr>
            <w:r w:rsidRPr="70A11C1A">
              <w:rPr>
                <w:rFonts w:ascii="Calibri" w:hAnsi="Calibri" w:eastAsia="Calibri" w:cs="Calibri"/>
                <w:color w:val="000000" w:themeColor="text1"/>
              </w:rPr>
              <w:t>],</w:t>
            </w:r>
          </w:p>
          <w:p w:rsidR="70A11C1A" w:rsidP="5A45C8F4" w:rsidRDefault="5A45C8F4" w14:paraId="37174B0B" w14:textId="03C5799D">
            <w:pPr>
              <w:rPr>
                <w:rFonts w:ascii="Calibri" w:hAnsi="Calibri" w:eastAsia="Calibri" w:cs="Calibri"/>
                <w:color w:val="000000" w:themeColor="text1"/>
              </w:rPr>
            </w:pPr>
            <w:r w:rsidRPr="5A45C8F4">
              <w:rPr>
                <w:rFonts w:ascii="Calibri" w:hAnsi="Calibri" w:eastAsia="Calibri" w:cs="Calibri"/>
                <w:color w:val="000000" w:themeColor="text1"/>
              </w:rPr>
              <w:t>“Validation”: true</w:t>
            </w:r>
          </w:p>
          <w:p w:rsidR="70A11C1A" w:rsidRDefault="70A11C1A" w14:paraId="59DD7FDC" w14:textId="7E76E2A8">
            <w:r w:rsidRPr="70A11C1A">
              <w:rPr>
                <w:rFonts w:ascii="Calibri" w:hAnsi="Calibri" w:eastAsia="Calibri" w:cs="Calibri"/>
                <w:color w:val="000000" w:themeColor="text1"/>
              </w:rPr>
              <w:t>}</w:t>
            </w:r>
          </w:p>
        </w:tc>
      </w:tr>
    </w:tbl>
    <w:p w:rsidR="70A11C1A" w:rsidP="70A11C1A" w:rsidRDefault="70A11C1A" w14:paraId="3A179E69" w14:textId="6E1994E5"/>
    <w:p w:rsidR="70A11C1A" w:rsidP="00700E16" w:rsidRDefault="70A11C1A" w14:paraId="01820DEF" w14:textId="1E003FFB">
      <w:pPr>
        <w:pStyle w:val="ListParagraph"/>
        <w:numPr>
          <w:ilvl w:val="2"/>
          <w:numId w:val="4"/>
        </w:numPr>
        <w:rPr>
          <w:color w:val="5A5A5A"/>
          <w:sz w:val="32"/>
          <w:szCs w:val="32"/>
        </w:rPr>
      </w:pPr>
      <w:r w:rsidRPr="70A11C1A">
        <w:rPr>
          <w:rFonts w:asciiTheme="majorHAnsi" w:hAnsiTheme="majorHAnsi" w:eastAsiaTheme="majorEastAsia" w:cstheme="majorBidi"/>
          <w:color w:val="5A5A5A"/>
          <w:sz w:val="28"/>
          <w:szCs w:val="28"/>
        </w:rPr>
        <w:t>Map file</w:t>
      </w:r>
    </w:p>
    <w:p w:rsidR="70A11C1A" w:rsidRDefault="05236978" w14:paraId="5F8C7829" w14:textId="2B594941">
      <w:r w:rsidRPr="05236978">
        <w:rPr>
          <w:rFonts w:ascii="Calibri" w:hAnsi="Calibri" w:eastAsia="Calibri" w:cs="Calibri"/>
          <w:color w:val="000000" w:themeColor="text1"/>
        </w:rPr>
        <w:t xml:space="preserve">This is the zipped map file. It should contain a map file with the same name and format as specified in </w:t>
      </w:r>
      <w:proofErr w:type="spellStart"/>
      <w:r w:rsidRPr="05236978">
        <w:rPr>
          <w:rFonts w:ascii="Calibri" w:hAnsi="Calibri" w:eastAsia="Calibri" w:cs="Calibri"/>
          <w:color w:val="000000" w:themeColor="text1"/>
        </w:rPr>
        <w:t>Map.json</w:t>
      </w:r>
      <w:proofErr w:type="spellEnd"/>
      <w:r w:rsidRPr="05236978">
        <w:rPr>
          <w:rFonts w:ascii="Calibri" w:hAnsi="Calibri" w:eastAsia="Calibri" w:cs="Calibri"/>
          <w:color w:val="000000" w:themeColor="text1"/>
        </w:rPr>
        <w:t xml:space="preserve"> and it should be placed together with </w:t>
      </w:r>
      <w:proofErr w:type="spellStart"/>
      <w:r w:rsidRPr="05236978">
        <w:rPr>
          <w:rFonts w:ascii="Calibri" w:hAnsi="Calibri" w:eastAsia="Calibri" w:cs="Calibri"/>
          <w:color w:val="000000" w:themeColor="text1"/>
        </w:rPr>
        <w:t>Map.json</w:t>
      </w:r>
      <w:proofErr w:type="spellEnd"/>
      <w:r w:rsidRPr="05236978">
        <w:rPr>
          <w:rFonts w:ascii="Calibri" w:hAnsi="Calibri" w:eastAsia="Calibri" w:cs="Calibri"/>
          <w:color w:val="000000" w:themeColor="text1"/>
        </w:rPr>
        <w:t xml:space="preserve">. Notice that this zipped map file can be used for multiple buildings, but the </w:t>
      </w:r>
      <w:proofErr w:type="spellStart"/>
      <w:r w:rsidRPr="05236978">
        <w:rPr>
          <w:rFonts w:ascii="Calibri" w:hAnsi="Calibri" w:eastAsia="Calibri" w:cs="Calibri"/>
          <w:color w:val="000000" w:themeColor="text1"/>
        </w:rPr>
        <w:t>Map.json</w:t>
      </w:r>
      <w:proofErr w:type="spellEnd"/>
      <w:r w:rsidRPr="05236978">
        <w:rPr>
          <w:rFonts w:ascii="Calibri" w:hAnsi="Calibri" w:eastAsia="Calibri" w:cs="Calibri"/>
          <w:color w:val="000000" w:themeColor="text1"/>
        </w:rPr>
        <w:t xml:space="preserve"> created by site owner to represent current building should be unique to platform.</w:t>
      </w:r>
    </w:p>
    <w:p w:rsidR="70A11C1A" w:rsidP="00700E16" w:rsidRDefault="70A11C1A" w14:paraId="4ACD1341" w14:textId="46694763">
      <w:pPr>
        <w:pStyle w:val="ListParagraph"/>
        <w:numPr>
          <w:ilvl w:val="0"/>
          <w:numId w:val="4"/>
        </w:numPr>
        <w:rPr>
          <w:color w:val="5A5A5A"/>
          <w:sz w:val="32"/>
          <w:szCs w:val="32"/>
        </w:rPr>
      </w:pPr>
      <w:r w:rsidRPr="70A11C1A">
        <w:rPr>
          <w:rFonts w:asciiTheme="majorHAnsi" w:hAnsiTheme="majorHAnsi" w:eastAsiaTheme="majorEastAsia" w:cstheme="majorBidi"/>
          <w:color w:val="5A5A5A"/>
          <w:sz w:val="32"/>
          <w:szCs w:val="32"/>
        </w:rPr>
        <w:t>Site Signals Folder</w:t>
      </w:r>
    </w:p>
    <w:p w:rsidR="70A11C1A" w:rsidP="70A11C1A" w:rsidRDefault="70A11C1A" w14:paraId="60FE5A1B" w14:textId="01B2720F">
      <w:pPr>
        <w:rPr>
          <w:rFonts w:ascii="Calibri" w:hAnsi="Calibri" w:eastAsia="Calibri" w:cs="Calibri"/>
          <w:color w:val="000000" w:themeColor="text1"/>
        </w:rPr>
      </w:pPr>
      <w:r w:rsidRPr="70A11C1A">
        <w:rPr>
          <w:rFonts w:ascii="Calibri" w:hAnsi="Calibri" w:eastAsia="Calibri" w:cs="Calibri"/>
          <w:color w:val="000000" w:themeColor="text1"/>
        </w:rPr>
        <w:t>This folder is the entry point of all site signals and their metadata, site signals are arranged according to the floor ID in this folder.</w:t>
      </w:r>
    </w:p>
    <w:p w:rsidR="70A11C1A" w:rsidP="00700E16" w:rsidRDefault="05236978" w14:paraId="10E30030" w14:textId="02DE6F64">
      <w:pPr>
        <w:pStyle w:val="ListParagraph"/>
        <w:numPr>
          <w:ilvl w:val="1"/>
          <w:numId w:val="4"/>
        </w:numPr>
        <w:rPr>
          <w:color w:val="5A5A5A"/>
          <w:sz w:val="32"/>
          <w:szCs w:val="32"/>
        </w:rPr>
      </w:pPr>
      <w:proofErr w:type="spellStart"/>
      <w:r w:rsidRPr="05236978">
        <w:rPr>
          <w:rFonts w:asciiTheme="majorHAnsi" w:hAnsiTheme="majorHAnsi" w:eastAsiaTheme="majorEastAsia" w:cstheme="majorBidi"/>
          <w:color w:val="5A5A5A"/>
          <w:sz w:val="32"/>
          <w:szCs w:val="32"/>
        </w:rPr>
        <w:t>LocSetting.json</w:t>
      </w:r>
      <w:proofErr w:type="spellEnd"/>
    </w:p>
    <w:p w:rsidR="70A11C1A" w:rsidP="70A11C1A" w:rsidRDefault="3DA95D55" w14:paraId="09BBF028" w14:textId="67EDA779">
      <w:pPr>
        <w:ind w:left="720"/>
        <w:rPr>
          <w:rFonts w:ascii="Calibri" w:hAnsi="Calibri" w:eastAsia="Calibri" w:cs="Calibri"/>
          <w:color w:val="000000" w:themeColor="text1"/>
        </w:rPr>
      </w:pPr>
      <w:r w:rsidRPr="3DA95D55">
        <w:rPr>
          <w:rFonts w:ascii="Calibri" w:hAnsi="Calibri" w:eastAsia="Calibri" w:cs="Calibri"/>
          <w:color w:val="000000" w:themeColor="text1"/>
        </w:rPr>
        <w:lastRenderedPageBreak/>
        <w:t xml:space="preserve">This JSON file stores properties related to localization, including </w:t>
      </w:r>
      <w:proofErr w:type="spellStart"/>
      <w:r w:rsidRPr="3DA95D55">
        <w:rPr>
          <w:rFonts w:ascii="Calibri" w:hAnsi="Calibri" w:eastAsia="Calibri" w:cs="Calibri"/>
          <w:color w:val="000000" w:themeColor="text1"/>
        </w:rPr>
        <w:t>BuildingID</w:t>
      </w:r>
      <w:proofErr w:type="spellEnd"/>
      <w:r w:rsidRPr="3DA95D55">
        <w:rPr>
          <w:rFonts w:ascii="Calibri" w:hAnsi="Calibri" w:eastAsia="Calibri" w:cs="Calibri"/>
          <w:color w:val="000000" w:themeColor="text1"/>
        </w:rPr>
        <w:t xml:space="preserve">, </w:t>
      </w:r>
      <w:proofErr w:type="spellStart"/>
      <w:r w:rsidRPr="3DA95D55">
        <w:rPr>
          <w:rFonts w:ascii="Calibri" w:hAnsi="Calibri" w:eastAsia="Calibri" w:cs="Calibri"/>
          <w:color w:val="000000" w:themeColor="text1"/>
        </w:rPr>
        <w:t>boolean</w:t>
      </w:r>
      <w:proofErr w:type="spellEnd"/>
      <w:r w:rsidRPr="3DA95D55">
        <w:rPr>
          <w:rFonts w:ascii="Calibri" w:hAnsi="Calibri" w:eastAsia="Calibri" w:cs="Calibri"/>
          <w:color w:val="000000" w:themeColor="text1"/>
        </w:rPr>
        <w:t xml:space="preserve"> to indicate sharing site signal with platform, </w:t>
      </w:r>
      <w:proofErr w:type="spellStart"/>
      <w:r w:rsidRPr="3DA95D55">
        <w:rPr>
          <w:rFonts w:ascii="Calibri" w:hAnsi="Calibri" w:eastAsia="Calibri" w:cs="Calibri"/>
          <w:color w:val="000000" w:themeColor="text1"/>
        </w:rPr>
        <w:t>SignalMode</w:t>
      </w:r>
      <w:proofErr w:type="spellEnd"/>
      <w:r w:rsidRPr="3DA95D55">
        <w:rPr>
          <w:rFonts w:ascii="Calibri" w:hAnsi="Calibri" w:eastAsia="Calibri" w:cs="Calibri"/>
          <w:color w:val="000000" w:themeColor="text1"/>
        </w:rPr>
        <w:t xml:space="preserve"> , </w:t>
      </w:r>
      <w:proofErr w:type="spellStart"/>
      <w:r w:rsidRPr="3DA95D55">
        <w:rPr>
          <w:rFonts w:ascii="Calibri" w:hAnsi="Calibri" w:eastAsia="Calibri" w:cs="Calibri"/>
          <w:color w:val="000000" w:themeColor="text1"/>
        </w:rPr>
        <w:t>CloudLocSignaMode</w:t>
      </w:r>
      <w:proofErr w:type="spellEnd"/>
      <w:r w:rsidRPr="3DA95D55">
        <w:rPr>
          <w:rFonts w:ascii="Calibri" w:hAnsi="Calibri" w:eastAsia="Calibri" w:cs="Calibri"/>
          <w:color w:val="000000" w:themeColor="text1"/>
        </w:rPr>
        <w:t xml:space="preserve"> and URLs for distributed server approach.</w:t>
      </w:r>
    </w:p>
    <w:p w:rsidR="5193B620" w:rsidP="3DA95D55" w:rsidRDefault="3DA95D55" w14:paraId="348672C3" w14:textId="0B7DA96F">
      <w:pPr>
        <w:ind w:left="720"/>
        <w:rPr>
          <w:rFonts w:ascii="Calibri" w:hAnsi="Calibri" w:eastAsia="Calibri" w:cs="Calibri"/>
          <w:color w:val="000000" w:themeColor="text1"/>
        </w:rPr>
      </w:pPr>
      <w:r w:rsidRPr="3DA95D55">
        <w:rPr>
          <w:rFonts w:ascii="Calibri" w:hAnsi="Calibri" w:eastAsia="Calibri" w:cs="Calibri"/>
          <w:color w:val="000000" w:themeColor="text1"/>
        </w:rPr>
        <w:t xml:space="preserve">If site owner wants to share site signal with platform, you should put “True” in </w:t>
      </w:r>
      <w:proofErr w:type="spellStart"/>
      <w:r w:rsidRPr="3DA95D55">
        <w:rPr>
          <w:rFonts w:ascii="Calibri" w:hAnsi="Calibri" w:eastAsia="Calibri" w:cs="Calibri"/>
          <w:color w:val="000000" w:themeColor="text1"/>
        </w:rPr>
        <w:t>ShareSiteSingal</w:t>
      </w:r>
      <w:proofErr w:type="spellEnd"/>
      <w:r w:rsidRPr="3DA95D55">
        <w:rPr>
          <w:rFonts w:ascii="Calibri" w:hAnsi="Calibri" w:eastAsia="Calibri" w:cs="Calibri"/>
          <w:color w:val="000000" w:themeColor="text1"/>
        </w:rPr>
        <w:t xml:space="preserve"> and include site signals in the </w:t>
      </w:r>
      <w:proofErr w:type="spellStart"/>
      <w:r w:rsidRPr="3DA95D55">
        <w:rPr>
          <w:rFonts w:ascii="Calibri" w:hAnsi="Calibri" w:eastAsia="Calibri" w:cs="Calibri"/>
          <w:color w:val="000000" w:themeColor="text1"/>
        </w:rPr>
        <w:t>data_package</w:t>
      </w:r>
      <w:proofErr w:type="spellEnd"/>
      <w:r w:rsidRPr="3DA95D55">
        <w:rPr>
          <w:rFonts w:ascii="Calibri" w:hAnsi="Calibri" w:eastAsia="Calibri" w:cs="Calibri"/>
          <w:color w:val="000000" w:themeColor="text1"/>
        </w:rPr>
        <w:t>. Otherwise, you should put “false” and provide URLs.</w:t>
      </w:r>
    </w:p>
    <w:tbl>
      <w:tblPr>
        <w:tblStyle w:val="TableGrid"/>
        <w:tblW w:w="0" w:type="auto"/>
        <w:tblLayout w:type="fixed"/>
        <w:tblLook w:val="06A0" w:firstRow="1" w:lastRow="0" w:firstColumn="1" w:lastColumn="0" w:noHBand="1" w:noVBand="1"/>
      </w:tblPr>
      <w:tblGrid>
        <w:gridCol w:w="1890"/>
        <w:gridCol w:w="1785"/>
        <w:gridCol w:w="5685"/>
      </w:tblGrid>
      <w:tr w:rsidR="70A11C1A" w:rsidTr="7D044197" w14:paraId="2C082FA7" w14:textId="77777777">
        <w:tc>
          <w:tcPr>
            <w:tcW w:w="189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999999"/>
            <w:tcMar/>
          </w:tcPr>
          <w:p w:rsidR="70A11C1A" w:rsidRDefault="70A11C1A" w14:paraId="35CD0C07" w14:textId="712950DB">
            <w:r w:rsidRPr="70A11C1A">
              <w:rPr>
                <w:rFonts w:ascii="Calibri" w:hAnsi="Calibri" w:eastAsia="Calibri" w:cs="Calibri"/>
                <w:color w:val="000000" w:themeColor="text1"/>
              </w:rPr>
              <w:t>Attribute</w:t>
            </w:r>
          </w:p>
        </w:tc>
        <w:tc>
          <w:tcPr>
            <w:tcW w:w="178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999999"/>
            <w:tcMar/>
          </w:tcPr>
          <w:p w:rsidR="70A11C1A" w:rsidRDefault="70A11C1A" w14:paraId="01A857F7" w14:textId="358F0DA7">
            <w:r w:rsidRPr="70A11C1A">
              <w:rPr>
                <w:rFonts w:ascii="Calibri" w:hAnsi="Calibri" w:eastAsia="Calibri" w:cs="Calibri"/>
                <w:color w:val="000000" w:themeColor="text1"/>
              </w:rPr>
              <w:t>Data type</w:t>
            </w:r>
          </w:p>
        </w:tc>
        <w:tc>
          <w:tcPr>
            <w:tcW w:w="568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999999"/>
            <w:tcMar/>
          </w:tcPr>
          <w:p w:rsidR="70A11C1A" w:rsidRDefault="70A11C1A" w14:paraId="5488E35D" w14:textId="6CE5F8E4">
            <w:r w:rsidRPr="70A11C1A">
              <w:rPr>
                <w:rFonts w:ascii="Calibri" w:hAnsi="Calibri" w:eastAsia="Calibri" w:cs="Calibri"/>
                <w:color w:val="000000" w:themeColor="text1"/>
              </w:rPr>
              <w:t>Description</w:t>
            </w:r>
          </w:p>
        </w:tc>
      </w:tr>
      <w:tr w:rsidR="70A11C1A" w:rsidTr="7D044197" w14:paraId="15E6F323" w14:textId="77777777">
        <w:tc>
          <w:tcPr>
            <w:tcW w:w="189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70A11C1A" w14:paraId="061A2BED" w14:textId="18A948DF">
            <w:proofErr w:type="spellStart"/>
            <w:r w:rsidRPr="70A11C1A">
              <w:rPr>
                <w:rFonts w:ascii="Calibri" w:hAnsi="Calibri" w:eastAsia="Calibri" w:cs="Calibri"/>
                <w:color w:val="000000" w:themeColor="text1"/>
              </w:rPr>
              <w:t>BuildingID</w:t>
            </w:r>
            <w:proofErr w:type="spellEnd"/>
          </w:p>
        </w:tc>
        <w:tc>
          <w:tcPr>
            <w:tcW w:w="17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70A11C1A" w14:paraId="3A9785FC" w14:textId="6BD78C60">
            <w:r w:rsidRPr="70A11C1A">
              <w:rPr>
                <w:rFonts w:ascii="Calibri" w:hAnsi="Calibri" w:eastAsia="Calibri" w:cs="Calibri"/>
                <w:color w:val="000000" w:themeColor="text1"/>
              </w:rPr>
              <w:t>String</w:t>
            </w:r>
          </w:p>
        </w:tc>
        <w:tc>
          <w:tcPr>
            <w:tcW w:w="56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0A11C1A" w:rsidRDefault="70A11C1A" w14:paraId="012F2EFB" w14:textId="6906C5F5">
            <w:pPr>
              <w:rPr>
                <w:rFonts w:ascii="Calibri" w:hAnsi="Calibri" w:eastAsia="Calibri" w:cs="Calibri"/>
                <w:color w:val="000000" w:themeColor="text1"/>
              </w:rPr>
            </w:pPr>
            <w:r w:rsidRPr="70A11C1A">
              <w:rPr>
                <w:rFonts w:ascii="Calibri" w:hAnsi="Calibri" w:eastAsia="Calibri" w:cs="Calibri"/>
                <w:color w:val="000000" w:themeColor="text1"/>
              </w:rPr>
              <w:t>ID of Building, CSUID</w:t>
            </w:r>
          </w:p>
        </w:tc>
      </w:tr>
      <w:tr w:rsidR="05236978" w:rsidTr="7D044197" w14:paraId="3794D664" w14:textId="77777777">
        <w:tc>
          <w:tcPr>
            <w:tcW w:w="189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5236978" w:rsidRDefault="05236978" w14:paraId="591CCC19" w14:textId="37556D88">
            <w:r w:rsidRPr="05236978">
              <w:rPr>
                <w:rFonts w:ascii="Calibri" w:hAnsi="Calibri" w:eastAsia="Calibri" w:cs="Calibri"/>
                <w:color w:val="000000" w:themeColor="text1"/>
              </w:rPr>
              <w:t>Boundary</w:t>
            </w:r>
          </w:p>
          <w:p w:rsidR="05236978" w:rsidP="05236978" w:rsidRDefault="05236978" w14:paraId="04BEFB4A" w14:textId="143ECE6C">
            <w:pPr>
              <w:spacing w:line="259" w:lineRule="auto"/>
              <w:rPr>
                <w:rFonts w:ascii="Calibri" w:hAnsi="Calibri" w:eastAsia="Calibri" w:cs="Calibri"/>
                <w:color w:val="000000" w:themeColor="text1"/>
              </w:rPr>
            </w:pPr>
          </w:p>
        </w:tc>
        <w:tc>
          <w:tcPr>
            <w:tcW w:w="17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5236978" w:rsidP="05236978" w:rsidRDefault="05236978" w14:paraId="4715CDBF" w14:textId="18CA6DBD">
            <w:pPr>
              <w:spacing w:line="259" w:lineRule="auto"/>
              <w:rPr>
                <w:rFonts w:ascii="Calibri" w:hAnsi="Calibri" w:eastAsia="Calibri" w:cs="Calibri"/>
                <w:color w:val="000000" w:themeColor="text1"/>
              </w:rPr>
            </w:pPr>
            <w:r w:rsidRPr="05236978">
              <w:rPr>
                <w:rFonts w:ascii="Calibri" w:hAnsi="Calibri" w:eastAsia="Calibri" w:cs="Calibri"/>
                <w:color w:val="000000" w:themeColor="text1"/>
              </w:rPr>
              <w:t>Array of Double array [</w:t>
            </w:r>
            <w:proofErr w:type="spellStart"/>
            <w:r w:rsidRPr="05236978">
              <w:rPr>
                <w:rFonts w:ascii="Calibri" w:hAnsi="Calibri" w:eastAsia="Calibri" w:cs="Calibri"/>
                <w:color w:val="000000" w:themeColor="text1"/>
              </w:rPr>
              <w:t>lon,lat</w:t>
            </w:r>
            <w:proofErr w:type="spellEnd"/>
            <w:r w:rsidRPr="05236978">
              <w:rPr>
                <w:rFonts w:ascii="Calibri" w:hAnsi="Calibri" w:eastAsia="Calibri" w:cs="Calibri"/>
                <w:color w:val="000000" w:themeColor="text1"/>
              </w:rPr>
              <w:t>]</w:t>
            </w:r>
          </w:p>
          <w:p w:rsidR="05236978" w:rsidP="05236978" w:rsidRDefault="05236978" w14:paraId="31858388" w14:textId="43EE9526">
            <w:pPr>
              <w:rPr>
                <w:rFonts w:ascii="Calibri" w:hAnsi="Calibri" w:eastAsia="Calibri" w:cs="Calibri"/>
                <w:color w:val="000000" w:themeColor="text1"/>
              </w:rPr>
            </w:pPr>
          </w:p>
        </w:tc>
        <w:tc>
          <w:tcPr>
            <w:tcW w:w="56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5236978" w:rsidRDefault="05236978" w14:paraId="358A6884" w14:textId="11CCFBE7">
            <w:r w:rsidRPr="05236978">
              <w:rPr>
                <w:rFonts w:ascii="Calibri" w:hAnsi="Calibri" w:eastAsia="Calibri" w:cs="Calibri"/>
                <w:color w:val="000000" w:themeColor="text1"/>
              </w:rPr>
              <w:t>Array of [</w:t>
            </w:r>
            <w:proofErr w:type="spellStart"/>
            <w:r w:rsidRPr="05236978">
              <w:rPr>
                <w:rFonts w:ascii="Calibri" w:hAnsi="Calibri" w:eastAsia="Calibri" w:cs="Calibri"/>
                <w:color w:val="000000" w:themeColor="text1"/>
              </w:rPr>
              <w:t>lon,lat</w:t>
            </w:r>
            <w:proofErr w:type="spellEnd"/>
            <w:r w:rsidRPr="05236978">
              <w:rPr>
                <w:rFonts w:ascii="Calibri" w:hAnsi="Calibri" w:eastAsia="Calibri" w:cs="Calibri"/>
                <w:color w:val="000000" w:themeColor="text1"/>
              </w:rPr>
              <w:t xml:space="preserve">] points that represent utmost boundary of current Building in the map. </w:t>
            </w:r>
          </w:p>
          <w:p w:rsidR="05236978" w:rsidRDefault="05236978" w14:paraId="586D6417" w14:textId="7D49EFE1">
            <w:r w:rsidRPr="05236978">
              <w:rPr>
                <w:rFonts w:ascii="Calibri" w:hAnsi="Calibri" w:eastAsia="Calibri" w:cs="Calibri"/>
                <w:color w:val="000000" w:themeColor="text1"/>
              </w:rPr>
              <w:t>The array contains at least 3 points.</w:t>
            </w:r>
          </w:p>
        </w:tc>
      </w:tr>
      <w:tr w:rsidR="70A11C1A" w:rsidTr="7D044197" w14:paraId="0A07D868" w14:textId="77777777">
        <w:tc>
          <w:tcPr>
            <w:tcW w:w="189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5193B620" w:rsidRDefault="5193B620" w14:paraId="1E3CCFC7" w14:textId="2C172570">
            <w:pPr>
              <w:spacing w:line="259" w:lineRule="auto"/>
              <w:rPr>
                <w:rFonts w:ascii="Calibri" w:hAnsi="Calibri" w:eastAsia="Calibri" w:cs="Calibri"/>
                <w:color w:val="000000" w:themeColor="text1"/>
              </w:rPr>
            </w:pPr>
            <w:proofErr w:type="spellStart"/>
            <w:r w:rsidRPr="5193B620">
              <w:rPr>
                <w:rFonts w:ascii="Calibri" w:hAnsi="Calibri" w:eastAsia="Calibri" w:cs="Calibri"/>
                <w:color w:val="000000" w:themeColor="text1"/>
              </w:rPr>
              <w:t>ShareSiteSignal</w:t>
            </w:r>
            <w:proofErr w:type="spellEnd"/>
          </w:p>
        </w:tc>
        <w:tc>
          <w:tcPr>
            <w:tcW w:w="17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5193B620" w14:paraId="3ABFFA4B" w14:textId="308D8247">
            <w:r w:rsidRPr="5193B620">
              <w:rPr>
                <w:rFonts w:ascii="Calibri" w:hAnsi="Calibri" w:eastAsia="Calibri" w:cs="Calibri"/>
                <w:color w:val="000000" w:themeColor="text1"/>
              </w:rPr>
              <w:t>Boolean</w:t>
            </w:r>
          </w:p>
        </w:tc>
        <w:tc>
          <w:tcPr>
            <w:tcW w:w="56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5193B620" w:rsidRDefault="5193B620" w14:paraId="55CE373F" w14:textId="6A27FDAD">
            <w:pPr>
              <w:spacing w:line="259" w:lineRule="auto"/>
              <w:rPr>
                <w:rFonts w:ascii="Calibri" w:hAnsi="Calibri" w:eastAsia="Calibri" w:cs="Calibri"/>
                <w:color w:val="000000" w:themeColor="text1"/>
              </w:rPr>
            </w:pPr>
            <w:r w:rsidRPr="5193B620">
              <w:rPr>
                <w:rFonts w:ascii="Calibri" w:hAnsi="Calibri" w:eastAsia="Calibri" w:cs="Calibri"/>
                <w:color w:val="000000" w:themeColor="text1"/>
              </w:rPr>
              <w:t>True if site owner shared their site signal with platform. Otherwise, set as false.</w:t>
            </w:r>
          </w:p>
        </w:tc>
      </w:tr>
      <w:tr w:rsidR="70A11C1A" w:rsidTr="7D044197" w14:paraId="0330023A" w14:textId="77777777">
        <w:tc>
          <w:tcPr>
            <w:tcW w:w="189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0A11C1A" w:rsidRDefault="5193B620" w14:paraId="41A2B090" w14:textId="5C9F90E6">
            <w:pPr>
              <w:rPr>
                <w:rFonts w:ascii="Calibri" w:hAnsi="Calibri" w:eastAsia="Calibri" w:cs="Calibri"/>
                <w:color w:val="000000" w:themeColor="text1"/>
              </w:rPr>
            </w:pPr>
            <w:proofErr w:type="spellStart"/>
            <w:r w:rsidRPr="5193B620">
              <w:rPr>
                <w:rFonts w:ascii="Calibri" w:hAnsi="Calibri" w:eastAsia="Calibri" w:cs="Calibri"/>
                <w:color w:val="000000" w:themeColor="text1"/>
              </w:rPr>
              <w:t>SiteSignalMode</w:t>
            </w:r>
            <w:proofErr w:type="spellEnd"/>
          </w:p>
        </w:tc>
        <w:tc>
          <w:tcPr>
            <w:tcW w:w="17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70A11C1A" w14:noSpellErr="1" w14:paraId="583E284E" w14:textId="0BDF3323">
            <w:pPr>
              <w:rPr>
                <w:ins w:author="TSUI Wai Lun" w:date="2022-05-26T07:51:00.66Z" w:id="554218140"/>
              </w:rPr>
            </w:pPr>
            <w:r w:rsidRPr="5BF00052" w:rsidR="5BF00052">
              <w:rPr>
                <w:rFonts w:ascii="Calibri" w:hAnsi="Calibri" w:eastAsia="Calibri" w:cs="Calibri"/>
                <w:color w:val="000000" w:themeColor="text1" w:themeTint="FF" w:themeShade="FF"/>
              </w:rPr>
              <w:t>Array of String</w:t>
            </w:r>
          </w:p>
          <w:p w:rsidR="70A11C1A" w:rsidP="5BF00052" w:rsidRDefault="70A11C1A" w14:paraId="242C3B7F" w14:textId="6F10D5CD">
            <w:pPr>
              <w:pStyle w:val="Normal"/>
              <w:rPr>
                <w:rFonts w:ascii="Calibri" w:hAnsi="Calibri" w:eastAsia="Calibri" w:cs="Calibri"/>
                <w:color w:val="000000" w:themeColor="text1" w:themeTint="FF" w:themeShade="FF"/>
              </w:rPr>
            </w:pPr>
            <w:r w:rsidRPr="7D044197" w:rsidR="7D044197">
              <w:rPr>
                <w:rFonts w:ascii="Calibri" w:hAnsi="Calibri" w:eastAsia="Calibri" w:cs="Calibri"/>
                <w:color w:val="000000" w:themeColor="text1" w:themeTint="FF" w:themeShade="FF"/>
              </w:rPr>
              <w:t>(For Share</w:t>
            </w:r>
            <w:r w:rsidRPr="7D044197" w:rsidR="7D044197">
              <w:rPr>
                <w:rFonts w:ascii="Calibri" w:hAnsi="Calibri" w:eastAsia="Calibri" w:cs="Calibri"/>
                <w:color w:val="000000" w:themeColor="text1" w:themeTint="FF" w:themeShade="FF"/>
              </w:rPr>
              <w:t>SiteSignal</w:t>
            </w:r>
            <w:r w:rsidRPr="7D044197" w:rsidR="7D044197">
              <w:rPr>
                <w:rFonts w:ascii="Calibri" w:hAnsi="Calibri" w:eastAsia="Calibri" w:cs="Calibri"/>
                <w:color w:val="000000" w:themeColor="text1" w:themeTint="FF" w:themeShade="FF"/>
              </w:rPr>
              <w:t xml:space="preserve"> == true)</w:t>
            </w:r>
          </w:p>
        </w:tc>
        <w:tc>
          <w:tcPr>
            <w:tcW w:w="56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5BF00052" w:rsidRDefault="5193B620" w14:paraId="24A5346C" w14:textId="3DDC2AFD">
            <w:pPr>
              <w:pStyle w:val="Normal"/>
              <w:rPr>
                <w:ins w:author="TSUI Wai Lun" w:date="2022-05-26T07:55:17.433Z" w:id="2142171043"/>
                <w:rFonts w:ascii="Calibri" w:hAnsi="Calibri" w:eastAsia="Calibri" w:cs="Calibri"/>
                <w:color w:val="000000" w:themeColor="text1" w:themeTint="FF" w:themeShade="FF"/>
              </w:rPr>
            </w:pPr>
            <w:r w:rsidRPr="5BF00052" w:rsidR="5BF00052">
              <w:rPr>
                <w:rFonts w:ascii="Calibri" w:hAnsi="Calibri" w:eastAsia="Calibri" w:cs="Calibri"/>
                <w:color w:val="000000" w:themeColor="text1" w:themeTint="FF" w:themeShade="FF"/>
              </w:rPr>
              <w:t xml:space="preserve">Array of site signal tags to describe available signal for localization. </w:t>
            </w:r>
          </w:p>
          <w:p w:rsidR="70A11C1A" w:rsidP="5BF00052" w:rsidRDefault="5193B620" w14:paraId="692D067A" w14:textId="4898073A">
            <w:pPr>
              <w:pStyle w:val="Normal"/>
              <w:rPr>
                <w:rFonts w:ascii="Calibri" w:hAnsi="Calibri" w:eastAsia="Calibri" w:cs="Calibri"/>
                <w:color w:val="000000" w:themeColor="text1" w:themeTint="FF" w:themeShade="FF"/>
              </w:rPr>
            </w:pPr>
            <w:r w:rsidRPr="5BF00052" w:rsidR="5BF00052">
              <w:rPr>
                <w:rFonts w:ascii="Calibri" w:hAnsi="Calibri" w:eastAsia="Calibri" w:cs="Calibri"/>
                <w:color w:val="000000" w:themeColor="text1" w:themeTint="FF" w:themeShade="FF"/>
              </w:rPr>
              <w:t xml:space="preserve">Mode 0: site server should provide REST API to get available </w:t>
            </w:r>
            <w:proofErr w:type="spellStart"/>
            <w:r w:rsidRPr="5BF00052" w:rsidR="5BF00052">
              <w:rPr>
                <w:rFonts w:ascii="Calibri" w:hAnsi="Calibri" w:eastAsia="Calibri" w:cs="Calibri"/>
                <w:color w:val="000000" w:themeColor="text1" w:themeTint="FF" w:themeShade="FF"/>
              </w:rPr>
              <w:t>SiteSignalMode</w:t>
            </w:r>
            <w:proofErr w:type="spellEnd"/>
          </w:p>
          <w:p w:rsidR="70A11C1A" w:rsidRDefault="3DA95D55" w14:paraId="73C79E8C" w14:textId="688626EA">
            <w:r w:rsidRPr="3DA95D55">
              <w:rPr>
                <w:rFonts w:ascii="Calibri" w:hAnsi="Calibri" w:eastAsia="Calibri" w:cs="Calibri"/>
                <w:color w:val="000000" w:themeColor="text1"/>
              </w:rPr>
              <w:t>Signal tags: “</w:t>
            </w:r>
            <w:proofErr w:type="spellStart"/>
            <w:r w:rsidRPr="3DA95D55">
              <w:rPr>
                <w:rFonts w:ascii="Calibri" w:hAnsi="Calibri" w:eastAsia="Calibri" w:cs="Calibri"/>
                <w:color w:val="000000" w:themeColor="text1"/>
              </w:rPr>
              <w:t>WiFiFingerprint</w:t>
            </w:r>
            <w:proofErr w:type="spellEnd"/>
            <w:r w:rsidRPr="3DA95D55">
              <w:rPr>
                <w:rFonts w:ascii="Calibri" w:hAnsi="Calibri" w:eastAsia="Calibri" w:cs="Calibri"/>
                <w:color w:val="000000" w:themeColor="text1"/>
              </w:rPr>
              <w:t>”, ”</w:t>
            </w:r>
            <w:proofErr w:type="spellStart"/>
            <w:r w:rsidRPr="3DA95D55">
              <w:rPr>
                <w:rFonts w:ascii="Calibri" w:hAnsi="Calibri" w:eastAsia="Calibri" w:cs="Calibri"/>
                <w:color w:val="000000" w:themeColor="text1"/>
              </w:rPr>
              <w:t>BLELocation</w:t>
            </w:r>
            <w:proofErr w:type="spellEnd"/>
            <w:r w:rsidRPr="3DA95D55">
              <w:rPr>
                <w:rFonts w:ascii="Calibri" w:hAnsi="Calibri" w:eastAsia="Calibri" w:cs="Calibri"/>
                <w:color w:val="000000" w:themeColor="text1"/>
              </w:rPr>
              <w:t>”, “</w:t>
            </w:r>
            <w:proofErr w:type="spellStart"/>
            <w:r w:rsidRPr="3DA95D55">
              <w:rPr>
                <w:rFonts w:ascii="Calibri" w:hAnsi="Calibri" w:eastAsia="Calibri" w:cs="Calibri"/>
                <w:color w:val="000000" w:themeColor="text1"/>
              </w:rPr>
              <w:t>MagFingerprint</w:t>
            </w:r>
            <w:proofErr w:type="spellEnd"/>
            <w:r w:rsidRPr="3DA95D55">
              <w:rPr>
                <w:rFonts w:ascii="Calibri" w:hAnsi="Calibri" w:eastAsia="Calibri" w:cs="Calibri"/>
                <w:color w:val="000000" w:themeColor="text1"/>
              </w:rPr>
              <w:t>”</w:t>
            </w:r>
          </w:p>
        </w:tc>
      </w:tr>
      <w:tr w:rsidR="70A11C1A" w:rsidTr="7D044197" w14:paraId="2D9DF149" w14:textId="77777777">
        <w:tc>
          <w:tcPr>
            <w:tcW w:w="189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5BF00052" w:rsidRDefault="70A11C1A" w14:paraId="096617C6" w14:textId="2C622BA8">
            <w:pPr>
              <w:rPr>
                <w:rFonts w:ascii="Calibri" w:hAnsi="Calibri" w:eastAsia="Calibri" w:cs="Calibri"/>
                <w:strike w:val="1"/>
                <w:color w:val="000000" w:themeColor="text1"/>
                <w:rPrChange w:author="TSUI Wai Lun" w:date="2022-05-26T07:56:21.889Z" w:id="812145917">
                  <w:rPr>
                    <w:rFonts w:ascii="Calibri" w:hAnsi="Calibri" w:eastAsia="Calibri" w:cs="Calibri"/>
                    <w:color w:val="000000" w:themeColor="text1" w:themeTint="FF" w:themeShade="FF"/>
                  </w:rPr>
                </w:rPrChange>
              </w:rPr>
            </w:pPr>
            <w:proofErr w:type="spellStart"/>
            <w:r w:rsidRPr="5BF00052" w:rsidR="5BF00052">
              <w:rPr>
                <w:rFonts w:ascii="Calibri" w:hAnsi="Calibri" w:eastAsia="Calibri" w:cs="Calibri"/>
                <w:strike w:val="1"/>
                <w:color w:val="000000" w:themeColor="text1" w:themeTint="FF" w:themeShade="FF"/>
                <w:rPrChange w:author="TSUI Wai Lun" w:date="2022-05-26T07:56:21.888Z" w:id="307744668">
                  <w:rPr>
                    <w:rFonts w:ascii="Calibri" w:hAnsi="Calibri" w:eastAsia="Calibri" w:cs="Calibri"/>
                    <w:color w:val="000000" w:themeColor="text1" w:themeTint="FF" w:themeShade="FF"/>
                  </w:rPr>
                </w:rPrChange>
              </w:rPr>
              <w:t>CloudLocSignalMode</w:t>
            </w:r>
            <w:proofErr w:type="spellEnd"/>
          </w:p>
        </w:tc>
        <w:tc>
          <w:tcPr>
            <w:tcW w:w="17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5BF00052" w:rsidRDefault="70A11C1A" w14:paraId="3A1F4B0D" w14:textId="5BC11EA5" w14:noSpellErr="1">
            <w:pPr>
              <w:rPr>
                <w:rFonts w:ascii="Calibri" w:hAnsi="Calibri" w:eastAsia="Calibri" w:cs="Calibri"/>
                <w:strike w:val="1"/>
                <w:color w:val="000000" w:themeColor="text1" w:themeTint="FF" w:themeShade="FF"/>
                <w:rPrChange w:author="TSUI Wai Lun" w:date="2022-05-26T07:56:21.89Z" w:id="1805516924"/>
              </w:rPr>
            </w:pPr>
            <w:r w:rsidRPr="5BF00052" w:rsidR="5BF00052">
              <w:rPr>
                <w:rFonts w:ascii="Calibri" w:hAnsi="Calibri" w:eastAsia="Calibri" w:cs="Calibri"/>
                <w:strike w:val="1"/>
                <w:color w:val="000000" w:themeColor="text1" w:themeTint="FF" w:themeShade="FF"/>
                <w:rPrChange w:author="TSUI Wai Lun" w:date="2022-05-26T07:56:21.889Z" w:id="369747493">
                  <w:rPr>
                    <w:rFonts w:ascii="Calibri" w:hAnsi="Calibri" w:eastAsia="Calibri" w:cs="Calibri"/>
                    <w:color w:val="000000" w:themeColor="text1" w:themeTint="FF" w:themeShade="FF"/>
                  </w:rPr>
                </w:rPrChange>
              </w:rPr>
              <w:t>Array of String</w:t>
            </w:r>
          </w:p>
          <w:p w:rsidR="70A11C1A" w:rsidRDefault="5193B620" w14:paraId="6AACC6F1" w14:textId="28E89B84" w14:noSpellErr="1">
            <w:r w:rsidRPr="5BF00052" w:rsidR="5BF00052">
              <w:rPr>
                <w:rFonts w:ascii="Calibri" w:hAnsi="Calibri" w:eastAsia="Calibri" w:cs="Calibri"/>
                <w:strike w:val="1"/>
                <w:color w:val="000000" w:themeColor="text1" w:themeTint="FF" w:themeShade="FF"/>
                <w:rPrChange w:author="TSUI Wai Lun" w:date="2022-05-26T07:56:21.89Z" w:id="1125175326">
                  <w:rPr>
                    <w:rFonts w:ascii="Calibri" w:hAnsi="Calibri" w:eastAsia="Calibri" w:cs="Calibri"/>
                    <w:color w:val="000000" w:themeColor="text1" w:themeTint="FF" w:themeShade="FF"/>
                  </w:rPr>
                </w:rPrChange>
              </w:rPr>
              <w:t>(For Mode 1)</w:t>
            </w:r>
          </w:p>
        </w:tc>
        <w:tc>
          <w:tcPr>
            <w:tcW w:w="56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5BF00052" w:rsidRDefault="70A11C1A" w14:paraId="05FFE185" w14:textId="6A2B005D" w14:noSpellErr="1">
            <w:pPr>
              <w:rPr>
                <w:rFonts w:ascii="Calibri" w:hAnsi="Calibri" w:eastAsia="Calibri" w:cs="Calibri"/>
                <w:strike w:val="1"/>
                <w:color w:val="000000" w:themeColor="text1" w:themeTint="FF" w:themeShade="FF"/>
                <w:rPrChange w:author="TSUI Wai Lun" w:date="2022-05-26T07:56:21.891Z" w:id="1512716635"/>
              </w:rPr>
            </w:pPr>
            <w:r w:rsidRPr="7D044197" w:rsidR="7D044197">
              <w:rPr>
                <w:rFonts w:ascii="Calibri" w:hAnsi="Calibri" w:eastAsia="Calibri" w:cs="Calibri"/>
                <w:strike w:val="1"/>
                <w:color w:val="000000" w:themeColor="text1" w:themeTint="FF" w:themeShade="FF"/>
              </w:rPr>
              <w:t>Array of signal tags to describe signal need by cloud localization.</w:t>
            </w:r>
            <w:r w:rsidRPr="7D044197" w:rsidR="7D044197">
              <w:rPr>
                <w:rFonts w:ascii="Calibri" w:hAnsi="Calibri" w:eastAsia="Calibri" w:cs="Calibri"/>
                <w:color w:val="000000" w:themeColor="text1" w:themeTint="FF" w:themeShade="FF"/>
              </w:rPr>
              <w:t xml:space="preserve"> </w:t>
            </w:r>
          </w:p>
          <w:p w:rsidR="70A11C1A" w:rsidP="5BF00052" w:rsidRDefault="3DA95D55" w14:paraId="593E0F2B" w14:textId="347C4D12">
            <w:pPr>
              <w:rPr>
                <w:ins w:author="TSUI Wai Lun" w:date="2022-05-26T07:56:38.132Z" w:id="767336213"/>
                <w:rFonts w:ascii="Calibri" w:hAnsi="Calibri" w:eastAsia="Calibri" w:cs="Calibri"/>
                <w:strike w:val="1"/>
                <w:color w:val="000000" w:themeColor="text1" w:themeTint="FF" w:themeShade="FF"/>
              </w:rPr>
            </w:pPr>
            <w:r w:rsidRPr="5BF00052" w:rsidR="5BF00052">
              <w:rPr>
                <w:rFonts w:ascii="Calibri" w:hAnsi="Calibri" w:eastAsia="Calibri" w:cs="Calibri"/>
                <w:strike w:val="1"/>
                <w:color w:val="000000" w:themeColor="text1" w:themeTint="FF" w:themeShade="FF"/>
                <w:rPrChange w:author="TSUI Wai Lun" w:date="2022-05-26T07:56:21.891Z" w:id="1917304517">
                  <w:rPr>
                    <w:rFonts w:ascii="Calibri" w:hAnsi="Calibri" w:eastAsia="Calibri" w:cs="Calibri"/>
                    <w:color w:val="000000" w:themeColor="text1" w:themeTint="FF" w:themeShade="FF"/>
                  </w:rPr>
                </w:rPrChange>
              </w:rPr>
              <w:t>Signal tags: “</w:t>
            </w:r>
            <w:proofErr w:type="spellStart"/>
            <w:r w:rsidRPr="5BF00052" w:rsidR="5BF00052">
              <w:rPr>
                <w:rFonts w:ascii="Calibri" w:hAnsi="Calibri" w:eastAsia="Calibri" w:cs="Calibri"/>
                <w:strike w:val="1"/>
                <w:color w:val="000000" w:themeColor="text1" w:themeTint="FF" w:themeShade="FF"/>
                <w:rPrChange w:author="TSUI Wai Lun" w:date="2022-05-26T07:56:21.891Z" w:id="1136861537">
                  <w:rPr>
                    <w:rFonts w:ascii="Calibri" w:hAnsi="Calibri" w:eastAsia="Calibri" w:cs="Calibri"/>
                    <w:color w:val="000000" w:themeColor="text1" w:themeTint="FF" w:themeShade="FF"/>
                  </w:rPr>
                </w:rPrChange>
              </w:rPr>
              <w:t>Wifi</w:t>
            </w:r>
            <w:proofErr w:type="spellEnd"/>
            <w:r w:rsidRPr="5BF00052" w:rsidR="5BF00052">
              <w:rPr>
                <w:rFonts w:ascii="Calibri" w:hAnsi="Calibri" w:eastAsia="Calibri" w:cs="Calibri"/>
                <w:strike w:val="1"/>
                <w:color w:val="000000" w:themeColor="text1" w:themeTint="FF" w:themeShade="FF"/>
                <w:rPrChange w:author="TSUI Wai Lun" w:date="2022-05-26T07:56:21.892Z" w:id="1066991643">
                  <w:rPr>
                    <w:rFonts w:ascii="Calibri" w:hAnsi="Calibri" w:eastAsia="Calibri" w:cs="Calibri"/>
                    <w:color w:val="000000" w:themeColor="text1" w:themeTint="FF" w:themeShade="FF"/>
                  </w:rPr>
                </w:rPrChange>
              </w:rPr>
              <w:t>”, ”BLE”, “Magnetic”</w:t>
            </w:r>
          </w:p>
          <w:p w:rsidR="70A11C1A" w:rsidP="5BF00052" w:rsidRDefault="3DA95D55" w14:paraId="426938D4" w14:textId="205E6F60">
            <w:pPr>
              <w:pStyle w:val="Normal"/>
              <w:rPr>
                <w:rFonts w:ascii="Calibri" w:hAnsi="Calibri" w:eastAsia="Calibri" w:cs="Calibri"/>
                <w:strike w:val="0"/>
                <w:dstrike w:val="0"/>
                <w:color w:val="000000" w:themeColor="text1" w:themeTint="FF" w:themeShade="FF"/>
                <w:rPrChange w:author="TSUI Wai Lun" w:date="2022-05-26T07:57:42.357Z" w:id="11253903"/>
              </w:rPr>
            </w:pPr>
            <w:r w:rsidRPr="5BF00052" w:rsidR="5BF00052">
              <w:rPr>
                <w:rFonts w:ascii="Calibri" w:hAnsi="Calibri" w:eastAsia="Calibri" w:cs="Calibri"/>
                <w:strike w:val="0"/>
                <w:dstrike w:val="0"/>
                <w:color w:val="000000" w:themeColor="text1" w:themeTint="FF" w:themeShade="FF"/>
                <w:rPrChange w:author="TSUI Wai Lun" w:date="2022-05-26T07:57:42.355Z" w:id="1094310108">
                  <w:rPr>
                    <w:rFonts w:ascii="Calibri" w:hAnsi="Calibri" w:eastAsia="Calibri" w:cs="Calibri"/>
                    <w:strike w:val="1"/>
                    <w:color w:val="000000" w:themeColor="text1" w:themeTint="FF" w:themeShade="FF"/>
                  </w:rPr>
                </w:rPrChange>
              </w:rPr>
              <w:t xml:space="preserve">Mode 1: site server should provide REST </w:t>
            </w:r>
            <w:proofErr w:type="spellStart"/>
            <w:r w:rsidRPr="5BF00052" w:rsidR="5BF00052">
              <w:rPr>
                <w:rFonts w:ascii="Calibri" w:hAnsi="Calibri" w:eastAsia="Calibri" w:cs="Calibri"/>
                <w:strike w:val="0"/>
                <w:dstrike w:val="0"/>
                <w:color w:val="000000" w:themeColor="text1" w:themeTint="FF" w:themeShade="FF"/>
                <w:rPrChange w:author="TSUI Wai Lun" w:date="2022-05-26T07:57:42.355Z" w:id="1208256219">
                  <w:rPr>
                    <w:rFonts w:ascii="Calibri" w:hAnsi="Calibri" w:eastAsia="Calibri" w:cs="Calibri"/>
                    <w:strike w:val="1"/>
                    <w:color w:val="000000" w:themeColor="text1" w:themeTint="FF" w:themeShade="FF"/>
                  </w:rPr>
                </w:rPrChange>
              </w:rPr>
              <w:t>api</w:t>
            </w:r>
            <w:proofErr w:type="spellEnd"/>
            <w:r w:rsidRPr="5BF00052" w:rsidR="5BF00052">
              <w:rPr>
                <w:rFonts w:ascii="Calibri" w:hAnsi="Calibri" w:eastAsia="Calibri" w:cs="Calibri"/>
                <w:strike w:val="0"/>
                <w:dstrike w:val="0"/>
                <w:color w:val="000000" w:themeColor="text1" w:themeTint="FF" w:themeShade="FF"/>
                <w:rPrChange w:author="TSUI Wai Lun" w:date="2022-05-26T07:57:42.356Z" w:id="1017444443">
                  <w:rPr>
                    <w:rFonts w:ascii="Calibri" w:hAnsi="Calibri" w:eastAsia="Calibri" w:cs="Calibri"/>
                    <w:strike w:val="1"/>
                    <w:color w:val="000000" w:themeColor="text1" w:themeTint="FF" w:themeShade="FF"/>
                  </w:rPr>
                </w:rPrChange>
              </w:rPr>
              <w:t xml:space="preserve"> to get </w:t>
            </w:r>
            <w:proofErr w:type="spellStart"/>
            <w:r w:rsidRPr="5BF00052" w:rsidR="5BF00052">
              <w:rPr>
                <w:rFonts w:ascii="Calibri" w:hAnsi="Calibri" w:eastAsia="Calibri" w:cs="Calibri"/>
                <w:strike w:val="0"/>
                <w:dstrike w:val="0"/>
                <w:color w:val="000000" w:themeColor="text1" w:themeTint="FF" w:themeShade="FF"/>
                <w:rPrChange w:author="TSUI Wai Lun" w:date="2022-05-26T07:57:42.356Z" w:id="302097667">
                  <w:rPr>
                    <w:rFonts w:ascii="Calibri" w:hAnsi="Calibri" w:eastAsia="Calibri" w:cs="Calibri"/>
                    <w:strike w:val="1"/>
                    <w:color w:val="000000" w:themeColor="text1" w:themeTint="FF" w:themeShade="FF"/>
                  </w:rPr>
                </w:rPrChange>
              </w:rPr>
              <w:t>cloudLocSignalMode</w:t>
            </w:r>
            <w:proofErr w:type="spellEnd"/>
          </w:p>
        </w:tc>
      </w:tr>
      <w:tr w:rsidR="70A11C1A" w:rsidTr="7D044197" w14:paraId="019FB85F" w14:textId="77777777">
        <w:tc>
          <w:tcPr>
            <w:tcW w:w="189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0A11C1A" w:rsidRDefault="70A11C1A" w14:paraId="0E2B2F72" w14:textId="1A8F9F4E">
            <w:pPr>
              <w:rPr>
                <w:rFonts w:ascii="Calibri" w:hAnsi="Calibri" w:eastAsia="Calibri" w:cs="Calibri"/>
                <w:color w:val="000000" w:themeColor="text1"/>
              </w:rPr>
            </w:pPr>
            <w:proofErr w:type="spellStart"/>
            <w:r w:rsidRPr="70A11C1A">
              <w:rPr>
                <w:rFonts w:ascii="Calibri" w:hAnsi="Calibri" w:eastAsia="Calibri" w:cs="Calibri"/>
                <w:color w:val="000000" w:themeColor="text1"/>
              </w:rPr>
              <w:t>RemoteSignalDownloadURL</w:t>
            </w:r>
            <w:proofErr w:type="spellEnd"/>
          </w:p>
        </w:tc>
        <w:tc>
          <w:tcPr>
            <w:tcW w:w="17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38FF0FA3" w14:paraId="609E0D26" w14:textId="5A131933">
            <w:r w:rsidRPr="38FF0FA3">
              <w:rPr>
                <w:rFonts w:ascii="Calibri" w:hAnsi="Calibri" w:eastAsia="Calibri" w:cs="Calibri"/>
                <w:color w:val="000000" w:themeColor="text1"/>
              </w:rPr>
              <w:t>String (only for Mode 0)</w:t>
            </w:r>
          </w:p>
        </w:tc>
        <w:tc>
          <w:tcPr>
            <w:tcW w:w="56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5193B620" w14:paraId="7D2B223B" w14:textId="6F7D19DD">
            <w:r w:rsidRPr="5193B620">
              <w:rPr>
                <w:rFonts w:ascii="Calibri" w:hAnsi="Calibri" w:eastAsia="Calibri" w:cs="Calibri"/>
                <w:color w:val="000000" w:themeColor="text1"/>
              </w:rPr>
              <w:t>URL for downloading site signal package from site server.</w:t>
            </w:r>
          </w:p>
        </w:tc>
      </w:tr>
      <w:tr w:rsidR="70A11C1A" w:rsidTr="7D044197" w14:paraId="12485E7D" w14:textId="77777777">
        <w:tc>
          <w:tcPr>
            <w:tcW w:w="189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0A11C1A" w:rsidRDefault="70A11C1A" w14:paraId="256CBC44" w14:textId="069461D9">
            <w:pPr>
              <w:rPr>
                <w:rFonts w:ascii="Calibri" w:hAnsi="Calibri" w:eastAsia="Calibri" w:cs="Calibri"/>
                <w:color w:val="000000" w:themeColor="text1"/>
              </w:rPr>
            </w:pPr>
            <w:proofErr w:type="spellStart"/>
            <w:r w:rsidRPr="70A11C1A">
              <w:rPr>
                <w:rFonts w:ascii="Calibri" w:hAnsi="Calibri" w:eastAsia="Calibri" w:cs="Calibri"/>
                <w:color w:val="000000" w:themeColor="text1"/>
              </w:rPr>
              <w:t>RemoteCloudLocUploadURL</w:t>
            </w:r>
            <w:proofErr w:type="spellEnd"/>
          </w:p>
        </w:tc>
        <w:tc>
          <w:tcPr>
            <w:tcW w:w="17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38FF0FA3" w14:paraId="77E0E492" w14:textId="71322187">
            <w:r w:rsidRPr="38FF0FA3">
              <w:rPr>
                <w:rFonts w:ascii="Calibri" w:hAnsi="Calibri" w:eastAsia="Calibri" w:cs="Calibri"/>
                <w:color w:val="000000" w:themeColor="text1"/>
              </w:rPr>
              <w:t>String (only for Mode 1)</w:t>
            </w:r>
          </w:p>
        </w:tc>
        <w:tc>
          <w:tcPr>
            <w:tcW w:w="56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5193B620" w14:paraId="505C50FA" w14:textId="20A025EE">
            <w:r w:rsidRPr="5193B620">
              <w:rPr>
                <w:rFonts w:ascii="Calibri" w:hAnsi="Calibri" w:eastAsia="Calibri" w:cs="Calibri"/>
                <w:color w:val="000000" w:themeColor="text1"/>
              </w:rPr>
              <w:t>URL for uploading user’s signal to site server for cloud localization.</w:t>
            </w:r>
          </w:p>
        </w:tc>
      </w:tr>
      <w:tr w:rsidR="70A11C1A" w:rsidTr="7D044197" w14:paraId="2C88CA7F" w14:textId="77777777">
        <w:tc>
          <w:tcPr>
            <w:tcW w:w="189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0A11C1A" w:rsidRDefault="70A11C1A" w14:paraId="5418F6DC" w14:textId="65AB1A7A">
            <w:pPr>
              <w:rPr>
                <w:rFonts w:ascii="Calibri" w:hAnsi="Calibri" w:eastAsia="Calibri" w:cs="Calibri"/>
                <w:color w:val="000000" w:themeColor="text1"/>
              </w:rPr>
            </w:pPr>
            <w:proofErr w:type="spellStart"/>
            <w:r w:rsidRPr="70A11C1A">
              <w:rPr>
                <w:rFonts w:ascii="Calibri" w:hAnsi="Calibri" w:eastAsia="Calibri" w:cs="Calibri"/>
                <w:color w:val="000000" w:themeColor="text1"/>
              </w:rPr>
              <w:t>RemoteCloudLocDownloadURL</w:t>
            </w:r>
            <w:proofErr w:type="spellEnd"/>
          </w:p>
        </w:tc>
        <w:tc>
          <w:tcPr>
            <w:tcW w:w="17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38FF0FA3" w14:paraId="4063BE39" w14:textId="2291990E">
            <w:r w:rsidRPr="38FF0FA3">
              <w:rPr>
                <w:rFonts w:ascii="Calibri" w:hAnsi="Calibri" w:eastAsia="Calibri" w:cs="Calibri"/>
                <w:color w:val="000000" w:themeColor="text1"/>
              </w:rPr>
              <w:t>String (only for Mode 1)</w:t>
            </w:r>
          </w:p>
        </w:tc>
        <w:tc>
          <w:tcPr>
            <w:tcW w:w="56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5193B620" w14:paraId="652F034A" w14:textId="7983EF02">
            <w:r w:rsidRPr="5193B620">
              <w:rPr>
                <w:rFonts w:ascii="Calibri" w:hAnsi="Calibri" w:eastAsia="Calibri" w:cs="Calibri"/>
                <w:color w:val="000000" w:themeColor="text1"/>
              </w:rPr>
              <w:t>URL for downloading user localization results from the site server.</w:t>
            </w:r>
          </w:p>
        </w:tc>
      </w:tr>
      <w:tr w:rsidR="70A11C1A" w:rsidTr="7D044197" w14:paraId="68D7ACAC" w14:textId="77777777">
        <w:trPr>
          <w:trHeight w:val="420"/>
        </w:trPr>
        <w:tc>
          <w:tcPr>
            <w:tcW w:w="93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999999"/>
            <w:tcMar/>
          </w:tcPr>
          <w:p w:rsidR="70A11C1A" w:rsidRDefault="70A11C1A" w14:paraId="2912C47C" w14:textId="26F09CB6"/>
        </w:tc>
      </w:tr>
      <w:tr w:rsidR="70A11C1A" w:rsidTr="7D044197" w14:paraId="26C9AAC5" w14:textId="77777777">
        <w:trPr>
          <w:trHeight w:val="420"/>
        </w:trPr>
        <w:tc>
          <w:tcPr>
            <w:tcW w:w="189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RDefault="70A11C1A" w14:paraId="4D17ACEF" w14:textId="69F24AE9">
            <w:r w:rsidRPr="70A11C1A">
              <w:rPr>
                <w:rFonts w:ascii="Calibri" w:hAnsi="Calibri" w:eastAsia="Calibri" w:cs="Calibri"/>
                <w:color w:val="000000" w:themeColor="text1"/>
              </w:rPr>
              <w:t>Example</w:t>
            </w:r>
          </w:p>
        </w:tc>
        <w:tc>
          <w:tcPr>
            <w:tcW w:w="747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70A11C1A" w:rsidP="70A11C1A" w:rsidRDefault="70A11C1A" w14:paraId="4F1FD3B9" w14:textId="5A6E8ED0">
            <w:pPr>
              <w:rPr>
                <w:rFonts w:ascii="Calibri" w:hAnsi="Calibri" w:eastAsia="Calibri" w:cs="Calibri"/>
                <w:color w:val="000000" w:themeColor="text1"/>
              </w:rPr>
            </w:pPr>
            <w:r w:rsidRPr="70A11C1A">
              <w:rPr>
                <w:rFonts w:ascii="Calibri" w:hAnsi="Calibri" w:eastAsia="Calibri" w:cs="Calibri"/>
                <w:color w:val="000000" w:themeColor="text1"/>
              </w:rPr>
              <w:t>{</w:t>
            </w:r>
            <w:r>
              <w:tab/>
            </w:r>
          </w:p>
          <w:p w:rsidR="70A11C1A" w:rsidRDefault="05236978" w14:paraId="384EAEA8" w14:textId="75FF92E3">
            <w:r w:rsidRPr="05236978">
              <w:rPr>
                <w:rFonts w:ascii="Calibri" w:hAnsi="Calibri" w:eastAsia="Calibri" w:cs="Calibri"/>
                <w:color w:val="000000" w:themeColor="text1"/>
              </w:rPr>
              <w:t>“</w:t>
            </w:r>
            <w:proofErr w:type="spellStart"/>
            <w:r w:rsidRPr="05236978">
              <w:rPr>
                <w:rFonts w:ascii="Calibri" w:hAnsi="Calibri" w:eastAsia="Calibri" w:cs="Calibri"/>
                <w:color w:val="000000" w:themeColor="text1"/>
              </w:rPr>
              <w:t>BuildingID</w:t>
            </w:r>
            <w:proofErr w:type="spellEnd"/>
            <w:r w:rsidRPr="05236978">
              <w:rPr>
                <w:rFonts w:ascii="Calibri" w:hAnsi="Calibri" w:eastAsia="Calibri" w:cs="Calibri"/>
                <w:color w:val="000000" w:themeColor="text1"/>
              </w:rPr>
              <w:t>”: “CSUID”,</w:t>
            </w:r>
          </w:p>
          <w:p w:rsidR="05236978" w:rsidP="05236978" w:rsidRDefault="05236978" w14:paraId="7D65E5EE" w14:textId="5DF8FEC7">
            <w:pPr>
              <w:rPr>
                <w:rFonts w:ascii="Calibri" w:hAnsi="Calibri" w:eastAsia="Calibri" w:cs="Calibri"/>
                <w:color w:val="000000" w:themeColor="text1"/>
              </w:rPr>
            </w:pPr>
            <w:r w:rsidRPr="05236978">
              <w:rPr>
                <w:rFonts w:ascii="Calibri" w:hAnsi="Calibri" w:eastAsia="Calibri" w:cs="Calibri"/>
                <w:color w:val="000000" w:themeColor="text1"/>
              </w:rPr>
              <w:t>Boundary: [ [</w:t>
            </w:r>
            <w:proofErr w:type="spellStart"/>
            <w:r w:rsidRPr="05236978">
              <w:rPr>
                <w:rFonts w:ascii="Calibri" w:hAnsi="Calibri" w:eastAsia="Calibri" w:cs="Calibri"/>
                <w:color w:val="000000" w:themeColor="text1"/>
              </w:rPr>
              <w:t>lon,lat</w:t>
            </w:r>
            <w:proofErr w:type="spellEnd"/>
            <w:r w:rsidRPr="05236978">
              <w:rPr>
                <w:rFonts w:ascii="Calibri" w:hAnsi="Calibri" w:eastAsia="Calibri" w:cs="Calibri"/>
                <w:color w:val="000000" w:themeColor="text1"/>
              </w:rPr>
              <w:t>], [</w:t>
            </w:r>
            <w:proofErr w:type="spellStart"/>
            <w:r w:rsidRPr="05236978">
              <w:rPr>
                <w:rFonts w:ascii="Calibri" w:hAnsi="Calibri" w:eastAsia="Calibri" w:cs="Calibri"/>
                <w:color w:val="000000" w:themeColor="text1"/>
              </w:rPr>
              <w:t>lon,lat</w:t>
            </w:r>
            <w:proofErr w:type="spellEnd"/>
            <w:r w:rsidRPr="05236978">
              <w:rPr>
                <w:rFonts w:ascii="Calibri" w:hAnsi="Calibri" w:eastAsia="Calibri" w:cs="Calibri"/>
                <w:color w:val="000000" w:themeColor="text1"/>
              </w:rPr>
              <w:t>], [</w:t>
            </w:r>
            <w:proofErr w:type="spellStart"/>
            <w:r w:rsidRPr="05236978">
              <w:rPr>
                <w:rFonts w:ascii="Calibri" w:hAnsi="Calibri" w:eastAsia="Calibri" w:cs="Calibri"/>
                <w:color w:val="000000" w:themeColor="text1"/>
              </w:rPr>
              <w:t>lon,lat</w:t>
            </w:r>
            <w:proofErr w:type="spellEnd"/>
            <w:r w:rsidRPr="05236978">
              <w:rPr>
                <w:rFonts w:ascii="Calibri" w:hAnsi="Calibri" w:eastAsia="Calibri" w:cs="Calibri"/>
                <w:color w:val="000000" w:themeColor="text1"/>
              </w:rPr>
              <w:t>], [</w:t>
            </w:r>
            <w:proofErr w:type="spellStart"/>
            <w:r w:rsidRPr="05236978">
              <w:rPr>
                <w:rFonts w:ascii="Calibri" w:hAnsi="Calibri" w:eastAsia="Calibri" w:cs="Calibri"/>
                <w:color w:val="000000" w:themeColor="text1"/>
              </w:rPr>
              <w:t>lon,lat</w:t>
            </w:r>
            <w:proofErr w:type="spellEnd"/>
            <w:r w:rsidRPr="05236978">
              <w:rPr>
                <w:rFonts w:ascii="Calibri" w:hAnsi="Calibri" w:eastAsia="Calibri" w:cs="Calibri"/>
                <w:color w:val="000000" w:themeColor="text1"/>
              </w:rPr>
              <w:t>] ]</w:t>
            </w:r>
          </w:p>
          <w:p w:rsidR="70A11C1A" w:rsidP="5193B620" w:rsidRDefault="5193B620" w14:paraId="6E333F9A" w14:textId="1C33FA94">
            <w:pPr>
              <w:rPr>
                <w:del w:author="TSUI Wai Lun" w:date="2022-05-26T07:52:20.706Z" w:id="254859290"/>
              </w:rPr>
            </w:pPr>
            <w:r w:rsidRPr="5BF00052" w:rsidR="5BF00052">
              <w:rPr>
                <w:rFonts w:ascii="Calibri" w:hAnsi="Calibri" w:eastAsia="Calibri" w:cs="Calibri"/>
                <w:color w:val="000000" w:themeColor="text1" w:themeTint="FF" w:themeShade="FF"/>
              </w:rPr>
              <w:t>“</w:t>
            </w:r>
            <w:proofErr w:type="spellStart"/>
            <w:r w:rsidRPr="5BF00052" w:rsidR="5BF00052">
              <w:rPr>
                <w:rFonts w:ascii="Calibri" w:hAnsi="Calibri" w:eastAsia="Calibri" w:cs="Calibri"/>
                <w:color w:val="000000" w:themeColor="text1" w:themeTint="FF" w:themeShade="FF"/>
              </w:rPr>
              <w:t>ShareSiteSignal</w:t>
            </w:r>
            <w:proofErr w:type="spellEnd"/>
            <w:r w:rsidRPr="5BF00052" w:rsidR="5BF00052">
              <w:rPr>
                <w:rFonts w:ascii="Calibri" w:hAnsi="Calibri" w:eastAsia="Calibri" w:cs="Calibri"/>
                <w:color w:val="000000" w:themeColor="text1" w:themeTint="FF" w:themeShade="FF"/>
              </w:rPr>
              <w:t>”: False,</w:t>
            </w:r>
          </w:p>
          <w:p w:rsidR="70A11C1A" w:rsidP="5BF00052" w:rsidRDefault="5A45C8F4" w14:paraId="1F55F8D8" w14:textId="04AFD85F">
            <w:pPr>
              <w:pStyle w:val="Normal"/>
              <w:rPr>
                <w:rFonts w:ascii="Calibri" w:hAnsi="Calibri" w:eastAsia="Calibri" w:cs="Calibri"/>
                <w:color w:val="000000" w:themeColor="text1" w:themeTint="FF" w:themeShade="FF"/>
              </w:rPr>
            </w:pPr>
            <w:r w:rsidRPr="5BF00052" w:rsidR="5BF00052">
              <w:rPr>
                <w:rFonts w:ascii="Calibri" w:hAnsi="Calibri" w:eastAsia="Calibri" w:cs="Calibri"/>
                <w:color w:val="000000" w:themeColor="text1" w:themeTint="FF" w:themeShade="FF"/>
              </w:rPr>
              <w:t>“</w:t>
            </w:r>
            <w:r w:rsidRPr="5BF00052" w:rsidR="5BF00052">
              <w:rPr>
                <w:rFonts w:ascii="Calibri" w:hAnsi="Calibri" w:eastAsia="Calibri" w:cs="Calibri"/>
                <w:color w:val="000000" w:themeColor="text1" w:themeTint="FF" w:themeShade="FF"/>
              </w:rPr>
              <w:t>RemoteCloudLocUploadURL</w:t>
            </w:r>
            <w:r w:rsidRPr="5BF00052" w:rsidR="5BF00052">
              <w:rPr>
                <w:rFonts w:ascii="Calibri" w:hAnsi="Calibri" w:eastAsia="Calibri" w:cs="Calibri"/>
                <w:color w:val="000000" w:themeColor="text1" w:themeTint="FF" w:themeShade="FF"/>
              </w:rPr>
              <w:t>”: “</w:t>
            </w:r>
            <w:r w:rsidRPr="5BF00052" w:rsidR="5BF00052">
              <w:rPr>
                <w:rStyle w:val="Hyperlink"/>
                <w:rFonts w:ascii="Calibri" w:hAnsi="Calibri" w:eastAsia="Calibri" w:cs="Calibri"/>
              </w:rPr>
              <w:t>https://</w:t>
            </w:r>
            <w:proofErr w:type="spellStart"/>
            <w:r w:rsidRPr="5BF00052" w:rsidR="5BF00052">
              <w:rPr>
                <w:rStyle w:val="Hyperlink"/>
                <w:rFonts w:ascii="Calibri" w:hAnsi="Calibri" w:eastAsia="Calibri" w:cs="Calibri"/>
              </w:rPr>
              <w:t>cloudLocUploadURL:port</w:t>
            </w:r>
            <w:proofErr w:type="spellEnd"/>
            <w:r w:rsidRPr="5BF00052" w:rsidR="5BF00052">
              <w:rPr>
                <w:rFonts w:ascii="Calibri" w:hAnsi="Calibri" w:eastAsia="Calibri" w:cs="Calibri"/>
                <w:color w:val="000000" w:themeColor="text1" w:themeTint="FF" w:themeShade="FF"/>
              </w:rPr>
              <w:t>”,</w:t>
            </w:r>
            <w:proofErr w:type="spellStart"/>
            <w:proofErr w:type="spellEnd"/>
            <w:proofErr w:type="spellStart"/>
            <w:proofErr w:type="spellEnd"/>
          </w:p>
          <w:p w:rsidR="70A11C1A" w:rsidRDefault="5A45C8F4" w14:paraId="533F25A9" w14:textId="587696D1">
            <w:r w:rsidRPr="5A45C8F4">
              <w:rPr>
                <w:rFonts w:ascii="Calibri" w:hAnsi="Calibri" w:eastAsia="Calibri" w:cs="Calibri"/>
                <w:color w:val="000000" w:themeColor="text1"/>
              </w:rPr>
              <w:t>“</w:t>
            </w:r>
            <w:proofErr w:type="spellStart"/>
            <w:r w:rsidRPr="5A45C8F4">
              <w:rPr>
                <w:rFonts w:ascii="Calibri" w:hAnsi="Calibri" w:eastAsia="Calibri" w:cs="Calibri"/>
                <w:color w:val="000000" w:themeColor="text1"/>
              </w:rPr>
              <w:t>RemoteCloudLocDownloadURL</w:t>
            </w:r>
            <w:proofErr w:type="spellEnd"/>
            <w:r w:rsidRPr="5A45C8F4">
              <w:rPr>
                <w:rFonts w:ascii="Calibri" w:hAnsi="Calibri" w:eastAsia="Calibri" w:cs="Calibri"/>
                <w:color w:val="000000" w:themeColor="text1"/>
              </w:rPr>
              <w:t>”: “</w:t>
            </w:r>
            <w:r w:rsidRPr="5A45C8F4">
              <w:rPr>
                <w:rStyle w:val="Hyperlink"/>
                <w:rFonts w:ascii="Calibri" w:hAnsi="Calibri" w:eastAsia="Calibri" w:cs="Calibri"/>
              </w:rPr>
              <w:t>https://</w:t>
            </w:r>
            <w:proofErr w:type="spellStart"/>
            <w:r w:rsidRPr="5A45C8F4">
              <w:rPr>
                <w:rStyle w:val="Hyperlink"/>
                <w:rFonts w:ascii="Calibri" w:hAnsi="Calibri" w:eastAsia="Calibri" w:cs="Calibri"/>
              </w:rPr>
              <w:t>cloudLocDownloadURL:port</w:t>
            </w:r>
            <w:proofErr w:type="spellEnd"/>
            <w:r w:rsidRPr="5A45C8F4">
              <w:rPr>
                <w:rFonts w:ascii="Calibri" w:hAnsi="Calibri" w:eastAsia="Calibri" w:cs="Calibri"/>
                <w:color w:val="000000" w:themeColor="text1"/>
              </w:rPr>
              <w:t>”</w:t>
            </w:r>
          </w:p>
          <w:p w:rsidR="70A11C1A" w:rsidRDefault="70A11C1A" w14:paraId="09210131" w14:textId="5A24E4A7">
            <w:r w:rsidRPr="70A11C1A">
              <w:rPr>
                <w:rFonts w:ascii="Calibri" w:hAnsi="Calibri" w:eastAsia="Calibri" w:cs="Calibri"/>
                <w:color w:val="000000" w:themeColor="text1"/>
              </w:rPr>
              <w:t>}</w:t>
            </w:r>
          </w:p>
        </w:tc>
      </w:tr>
    </w:tbl>
    <w:p w:rsidR="70A11C1A" w:rsidP="70A11C1A" w:rsidRDefault="70A11C1A" w14:paraId="2A3FAD35" w14:textId="30CAF73F">
      <w:pPr>
        <w:ind w:left="720"/>
        <w:rPr>
          <w:rFonts w:ascii="Calibri" w:hAnsi="Calibri" w:eastAsia="Calibri" w:cs="Calibri"/>
          <w:color w:val="000000" w:themeColor="text1"/>
        </w:rPr>
      </w:pPr>
    </w:p>
    <w:p w:rsidR="70A11C1A" w:rsidP="00700E16" w:rsidRDefault="70A11C1A" w14:paraId="29E82CB6" w14:textId="48601F07">
      <w:pPr>
        <w:pStyle w:val="ListParagraph"/>
        <w:numPr>
          <w:ilvl w:val="1"/>
          <w:numId w:val="4"/>
        </w:numPr>
        <w:rPr>
          <w:color w:val="5A5A5A"/>
          <w:sz w:val="32"/>
          <w:szCs w:val="32"/>
        </w:rPr>
      </w:pPr>
      <w:r w:rsidRPr="70A11C1A">
        <w:rPr>
          <w:rFonts w:asciiTheme="majorHAnsi" w:hAnsiTheme="majorHAnsi" w:eastAsiaTheme="majorEastAsia" w:cstheme="majorBidi"/>
          <w:color w:val="5A5A5A"/>
          <w:sz w:val="32"/>
          <w:szCs w:val="32"/>
        </w:rPr>
        <w:t>Site signal of each floor</w:t>
      </w:r>
    </w:p>
    <w:p w:rsidR="70A11C1A" w:rsidP="70A11C1A" w:rsidRDefault="3DA95D55" w14:paraId="01CC87E9" w14:textId="73F22C09">
      <w:r>
        <w:t xml:space="preserve">Site signals should be arranged according to floor structure, each floor folder is named by </w:t>
      </w:r>
      <w:proofErr w:type="spellStart"/>
      <w:r>
        <w:t>FloorNo</w:t>
      </w:r>
      <w:proofErr w:type="spellEnd"/>
      <w:r>
        <w:t xml:space="preserve">. </w:t>
      </w:r>
    </w:p>
    <w:p w:rsidR="70A11C1A" w:rsidP="00700E16" w:rsidRDefault="70A11C1A" w14:paraId="6AD906DA" w14:textId="7D09ACE9">
      <w:pPr>
        <w:pStyle w:val="ListParagraph"/>
        <w:numPr>
          <w:ilvl w:val="2"/>
          <w:numId w:val="4"/>
        </w:numPr>
        <w:rPr>
          <w:color w:val="5A5A5A"/>
          <w:sz w:val="32"/>
          <w:szCs w:val="32"/>
        </w:rPr>
      </w:pPr>
      <w:r w:rsidRPr="70A11C1A">
        <w:rPr>
          <w:rFonts w:asciiTheme="majorHAnsi" w:hAnsiTheme="majorHAnsi" w:eastAsiaTheme="majorEastAsia" w:cstheme="majorBidi"/>
          <w:color w:val="5A5A5A"/>
          <w:sz w:val="32"/>
          <w:szCs w:val="32"/>
        </w:rPr>
        <w:t>WifiFingerprint.txt</w:t>
      </w:r>
    </w:p>
    <w:p w:rsidR="70A11C1A" w:rsidP="70A11C1A" w:rsidRDefault="3DA95D55" w14:paraId="06E09CB0" w14:textId="4F335C7A">
      <w:pPr>
        <w:rPr>
          <w:rFonts w:ascii="Calibri" w:hAnsi="Calibri" w:eastAsia="Calibri" w:cs="Calibri"/>
          <w:color w:val="000000" w:themeColor="text1"/>
        </w:rPr>
      </w:pPr>
      <w:r w:rsidRPr="3DA95D55">
        <w:rPr>
          <w:rFonts w:ascii="Calibri" w:hAnsi="Calibri" w:eastAsia="Calibri" w:cs="Calibri"/>
          <w:color w:val="000000" w:themeColor="text1"/>
        </w:rPr>
        <w:lastRenderedPageBreak/>
        <w:t xml:space="preserve">This file stores all </w:t>
      </w:r>
      <w:proofErr w:type="spellStart"/>
      <w:r w:rsidRPr="3DA95D55">
        <w:rPr>
          <w:rFonts w:ascii="Calibri" w:hAnsi="Calibri" w:eastAsia="Calibri" w:cs="Calibri"/>
          <w:color w:val="000000" w:themeColor="text1"/>
        </w:rPr>
        <w:t>Wifi</w:t>
      </w:r>
      <w:proofErr w:type="spellEnd"/>
      <w:r w:rsidRPr="3DA95D55">
        <w:rPr>
          <w:rFonts w:ascii="Calibri" w:hAnsi="Calibri" w:eastAsia="Calibri" w:cs="Calibri"/>
          <w:color w:val="000000" w:themeColor="text1"/>
        </w:rPr>
        <w:t xml:space="preserve"> fingerprints collected on the floor with </w:t>
      </w:r>
      <w:proofErr w:type="spellStart"/>
      <w:r w:rsidRPr="3DA95D55">
        <w:rPr>
          <w:rFonts w:ascii="Calibri" w:hAnsi="Calibri" w:eastAsia="Calibri" w:cs="Calibri"/>
          <w:color w:val="000000" w:themeColor="text1"/>
        </w:rPr>
        <w:t>FloorNo</w:t>
      </w:r>
      <w:proofErr w:type="spellEnd"/>
      <w:r w:rsidRPr="3DA95D55">
        <w:rPr>
          <w:rFonts w:ascii="Calibri" w:hAnsi="Calibri" w:eastAsia="Calibri" w:cs="Calibri"/>
          <w:color w:val="000000" w:themeColor="text1"/>
        </w:rPr>
        <w:t xml:space="preserve"> specified in the upper level. Each row in WifiFingerprint.txt stores one </w:t>
      </w:r>
      <w:proofErr w:type="spellStart"/>
      <w:r w:rsidRPr="3DA95D55">
        <w:rPr>
          <w:rFonts w:ascii="Calibri" w:hAnsi="Calibri" w:eastAsia="Calibri" w:cs="Calibri"/>
          <w:color w:val="000000" w:themeColor="text1"/>
        </w:rPr>
        <w:t>WifiFingerprint</w:t>
      </w:r>
      <w:proofErr w:type="spellEnd"/>
      <w:r w:rsidRPr="3DA95D55">
        <w:rPr>
          <w:rFonts w:ascii="Calibri" w:hAnsi="Calibri" w:eastAsia="Calibri" w:cs="Calibri"/>
          <w:color w:val="000000" w:themeColor="text1"/>
        </w:rPr>
        <w:t xml:space="preserve"> on a reference point, it contains Latitude, Longitude, </w:t>
      </w:r>
      <w:proofErr w:type="spellStart"/>
      <w:r w:rsidRPr="3DA95D55">
        <w:rPr>
          <w:rFonts w:ascii="Calibri" w:hAnsi="Calibri" w:eastAsia="Calibri" w:cs="Calibri"/>
          <w:color w:val="000000" w:themeColor="text1"/>
        </w:rPr>
        <w:t>FloorNo</w:t>
      </w:r>
      <w:proofErr w:type="spellEnd"/>
      <w:r w:rsidRPr="3DA95D55">
        <w:rPr>
          <w:rFonts w:ascii="Calibri" w:hAnsi="Calibri" w:eastAsia="Calibri" w:cs="Calibri"/>
          <w:color w:val="000000" w:themeColor="text1"/>
        </w:rPr>
        <w:t xml:space="preserve"> and an array of string that stores key-pair of Mac Address and RSSI. The format is:</w:t>
      </w:r>
    </w:p>
    <w:p w:rsidR="70A11C1A" w:rsidP="70A11C1A" w:rsidRDefault="3DA95D55" w14:paraId="771E863A" w14:textId="1CAC928D">
      <w:pPr>
        <w:ind w:firstLine="720"/>
      </w:pPr>
      <w:r w:rsidRPr="3DA95D55">
        <w:rPr>
          <w:rFonts w:ascii="Calibri" w:hAnsi="Calibri" w:eastAsia="Calibri" w:cs="Calibri"/>
          <w:color w:val="000000" w:themeColor="text1"/>
        </w:rPr>
        <w:t>latitude,longitude,FloorNo|[“mac:rssi”,“mac:rssi”,......,“mac:rssi”]</w:t>
      </w:r>
    </w:p>
    <w:p w:rsidR="70A11C1A" w:rsidRDefault="70A11C1A" w14:paraId="346961D9" w14:textId="609AD8D0">
      <w:r w:rsidRPr="70A11C1A">
        <w:rPr>
          <w:rFonts w:ascii="Calibri" w:hAnsi="Calibri" w:eastAsia="Calibri" w:cs="Calibri"/>
          <w:color w:val="000000" w:themeColor="text1"/>
        </w:rPr>
        <w:t>Notice that separator “|” is used to separate location information and signal information. Spacebar should not appear in the file.</w:t>
      </w:r>
    </w:p>
    <w:tbl>
      <w:tblPr>
        <w:tblStyle w:val="TableGrid"/>
        <w:tblW w:w="0" w:type="auto"/>
        <w:tblLayout w:type="fixed"/>
        <w:tblLook w:val="06A0" w:firstRow="1" w:lastRow="0" w:firstColumn="1" w:lastColumn="0" w:noHBand="1" w:noVBand="1"/>
      </w:tblPr>
      <w:tblGrid>
        <w:gridCol w:w="1710"/>
        <w:gridCol w:w="7650"/>
      </w:tblGrid>
      <w:tr w:rsidR="70A11C1A" w:rsidTr="3DA95D55" w14:paraId="55BE2F9F" w14:textId="77777777">
        <w:tc>
          <w:tcPr>
            <w:tcW w:w="17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1A3592FE" w14:textId="14558BB4">
            <w:r w:rsidRPr="70A11C1A">
              <w:rPr>
                <w:rFonts w:ascii="Calibri" w:hAnsi="Calibri" w:eastAsia="Calibri" w:cs="Calibri"/>
                <w:color w:val="000000" w:themeColor="text1"/>
              </w:rPr>
              <w:t>Filename</w:t>
            </w:r>
          </w:p>
        </w:tc>
        <w:tc>
          <w:tcPr>
            <w:tcW w:w="765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11DD19B8" w14:textId="5C880379">
            <w:r w:rsidRPr="70A11C1A">
              <w:rPr>
                <w:rFonts w:ascii="Calibri" w:hAnsi="Calibri" w:eastAsia="Calibri" w:cs="Calibri"/>
                <w:color w:val="000000" w:themeColor="text1"/>
              </w:rPr>
              <w:t>WifiFingerprint.txt</w:t>
            </w:r>
          </w:p>
        </w:tc>
      </w:tr>
      <w:tr w:rsidR="70A11C1A" w:rsidTr="3DA95D55" w14:paraId="6527105B" w14:textId="77777777">
        <w:tc>
          <w:tcPr>
            <w:tcW w:w="17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2DB7B8DA" w14:textId="714DE661">
            <w:r w:rsidRPr="70A11C1A">
              <w:rPr>
                <w:rFonts w:ascii="Calibri" w:hAnsi="Calibri" w:eastAsia="Calibri" w:cs="Calibri"/>
                <w:color w:val="000000" w:themeColor="text1"/>
              </w:rPr>
              <w:t>Content</w:t>
            </w:r>
          </w:p>
        </w:tc>
        <w:tc>
          <w:tcPr>
            <w:tcW w:w="765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3DA95D55" w14:paraId="7655EF39" w14:textId="40538D67">
            <w:r w:rsidRPr="3DA95D55">
              <w:rPr>
                <w:rFonts w:ascii="Calibri" w:hAnsi="Calibri" w:eastAsia="Calibri" w:cs="Calibri"/>
                <w:color w:val="000000" w:themeColor="text1"/>
              </w:rPr>
              <w:t>latitude,longitude,FloorNo|[“mac:rssi”,“mac:rssi”,......,“mac:rssi”]</w:t>
            </w:r>
          </w:p>
          <w:p w:rsidR="70A11C1A" w:rsidRDefault="3DA95D55" w14:paraId="6E9476ED" w14:textId="40538D67">
            <w:r w:rsidRPr="3DA95D55">
              <w:rPr>
                <w:rFonts w:ascii="Calibri" w:hAnsi="Calibri" w:eastAsia="Calibri" w:cs="Calibri"/>
                <w:color w:val="000000" w:themeColor="text1"/>
              </w:rPr>
              <w:t>latitude,longitude,FloorNo|[“mac:rssi”,“mac:rssi”,......,“mac:rssi”]</w:t>
            </w:r>
          </w:p>
          <w:p w:rsidR="70A11C1A" w:rsidRDefault="3DA95D55" w14:paraId="4635026E" w14:textId="40538D67">
            <w:r w:rsidRPr="3DA95D55">
              <w:rPr>
                <w:rFonts w:ascii="Calibri" w:hAnsi="Calibri" w:eastAsia="Calibri" w:cs="Calibri"/>
                <w:color w:val="000000" w:themeColor="text1"/>
              </w:rPr>
              <w:t>latitude,longitude,FloorNo|[“mac:rssi”,“mac:rssi”,......,“mac:rssi”]</w:t>
            </w:r>
          </w:p>
          <w:p w:rsidR="70A11C1A" w:rsidRDefault="3DA95D55" w14:paraId="1DDAE5DB" w14:textId="40538D67">
            <w:r w:rsidRPr="3DA95D55">
              <w:rPr>
                <w:rFonts w:ascii="Calibri" w:hAnsi="Calibri" w:eastAsia="Calibri" w:cs="Calibri"/>
                <w:color w:val="000000" w:themeColor="text1"/>
              </w:rPr>
              <w:t>latitude,longitude,FloorNo|[“mac:rssi”,“mac:rssi”,......,“mac:rssi”]</w:t>
            </w:r>
          </w:p>
          <w:p w:rsidR="70A11C1A" w:rsidRDefault="3DA95D55" w14:paraId="2CA24B78" w14:textId="0D097D94">
            <w:r w:rsidRPr="3DA95D55">
              <w:rPr>
                <w:rFonts w:ascii="Calibri" w:hAnsi="Calibri" w:eastAsia="Calibri" w:cs="Calibri"/>
                <w:color w:val="000000" w:themeColor="text1"/>
              </w:rPr>
              <w:t>latitude,longitude,FloorNo|[“mac:rssi”,“mac:rssi”,......,“mac:rssi”]</w:t>
            </w:r>
          </w:p>
        </w:tc>
      </w:tr>
    </w:tbl>
    <w:p w:rsidR="70A11C1A" w:rsidP="70A11C1A" w:rsidRDefault="70A11C1A" w14:paraId="75529D4F" w14:textId="2C396978"/>
    <w:p w:rsidR="70A11C1A" w:rsidP="00700E16" w:rsidRDefault="70A11C1A" w14:paraId="0DF4A3F1" w14:textId="528C8A3A">
      <w:pPr>
        <w:pStyle w:val="ListParagraph"/>
        <w:numPr>
          <w:ilvl w:val="2"/>
          <w:numId w:val="4"/>
        </w:numPr>
        <w:rPr>
          <w:color w:val="5A5A5A"/>
          <w:sz w:val="32"/>
          <w:szCs w:val="32"/>
        </w:rPr>
      </w:pPr>
      <w:r w:rsidRPr="70A11C1A">
        <w:rPr>
          <w:rFonts w:asciiTheme="majorHAnsi" w:hAnsiTheme="majorHAnsi" w:eastAsiaTheme="majorEastAsia" w:cstheme="majorBidi"/>
          <w:color w:val="5A5A5A"/>
          <w:sz w:val="32"/>
          <w:szCs w:val="32"/>
        </w:rPr>
        <w:t>BLELocation.txt</w:t>
      </w:r>
    </w:p>
    <w:p w:rsidR="70A11C1A" w:rsidRDefault="3DA95D55" w14:paraId="36885F34" w14:textId="4E2A30FB">
      <w:r w:rsidRPr="1F16FD91" w:rsidR="1F16FD91">
        <w:rPr>
          <w:rFonts w:ascii="Calibri" w:hAnsi="Calibri" w:eastAsia="Calibri" w:cs="Calibri"/>
          <w:color w:val="000000" w:themeColor="text1" w:themeTint="FF" w:themeShade="FF"/>
        </w:rPr>
        <w:t xml:space="preserve">This file stores all beacon identity and its location on the floor with </w:t>
      </w:r>
      <w:proofErr w:type="spellStart"/>
      <w:r w:rsidRPr="1F16FD91" w:rsidR="1F16FD91">
        <w:rPr>
          <w:rFonts w:ascii="Calibri" w:hAnsi="Calibri" w:eastAsia="Calibri" w:cs="Calibri"/>
          <w:color w:val="000000" w:themeColor="text1" w:themeTint="FF" w:themeShade="FF"/>
        </w:rPr>
        <w:t>FloorNo</w:t>
      </w:r>
      <w:proofErr w:type="spellEnd"/>
      <w:r w:rsidRPr="1F16FD91" w:rsidR="1F16FD91">
        <w:rPr>
          <w:rFonts w:ascii="Calibri" w:hAnsi="Calibri" w:eastAsia="Calibri" w:cs="Calibri"/>
          <w:color w:val="000000" w:themeColor="text1" w:themeTint="FF" w:themeShade="FF"/>
        </w:rPr>
        <w:t xml:space="preserve"> specified in the upper level. Each row in file stores one beacon identity, the format is:</w:t>
      </w:r>
    </w:p>
    <w:p w:rsidR="70A11C1A" w:rsidP="70A11C1A" w:rsidRDefault="3DA95D55" w14:paraId="6A65E90B" w14:textId="7AD366AD">
      <w:pPr>
        <w:ind w:firstLine="720"/>
        <w:rPr>
          <w:rFonts w:ascii="Calibri" w:hAnsi="Calibri" w:eastAsia="Calibri" w:cs="Calibri"/>
          <w:color w:val="000000" w:themeColor="text1"/>
        </w:rPr>
      </w:pPr>
      <w:proofErr w:type="spellStart"/>
      <w:r w:rsidRPr="3DA95D55">
        <w:rPr>
          <w:rFonts w:ascii="Calibri" w:hAnsi="Calibri" w:eastAsia="Calibri" w:cs="Calibri"/>
          <w:color w:val="000000" w:themeColor="text1"/>
        </w:rPr>
        <w:t>latitude,longitude,FloorNo|UUID,major,minor</w:t>
      </w:r>
      <w:proofErr w:type="spellEnd"/>
    </w:p>
    <w:p w:rsidR="70A11C1A" w:rsidP="70A11C1A" w:rsidRDefault="70A11C1A" w14:paraId="664EE0BD" w14:textId="45E29001">
      <w:pPr>
        <w:rPr>
          <w:rFonts w:ascii="Calibri" w:hAnsi="Calibri" w:eastAsia="Calibri" w:cs="Calibri"/>
          <w:color w:val="000000" w:themeColor="text1"/>
        </w:rPr>
      </w:pPr>
      <w:r w:rsidRPr="70A11C1A">
        <w:rPr>
          <w:rFonts w:ascii="Calibri" w:hAnsi="Calibri" w:eastAsia="Calibri" w:cs="Calibri"/>
          <w:color w:val="000000" w:themeColor="text1"/>
        </w:rPr>
        <w:t>Notice that separator “|” is used to separate location information and beacon identity. Spacebar should not appear in the file.</w:t>
      </w:r>
    </w:p>
    <w:tbl>
      <w:tblPr>
        <w:tblStyle w:val="TableGrid"/>
        <w:tblW w:w="0" w:type="auto"/>
        <w:tblLayout w:type="fixed"/>
        <w:tblLook w:val="06A0" w:firstRow="1" w:lastRow="0" w:firstColumn="1" w:lastColumn="0" w:noHBand="1" w:noVBand="1"/>
      </w:tblPr>
      <w:tblGrid>
        <w:gridCol w:w="1665"/>
        <w:gridCol w:w="7695"/>
      </w:tblGrid>
      <w:tr w:rsidR="70A11C1A" w:rsidTr="3DA95D55" w14:paraId="23276B7B" w14:textId="77777777">
        <w:tc>
          <w:tcPr>
            <w:tcW w:w="166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568A33BA" w14:textId="1035A336">
            <w:r w:rsidRPr="70A11C1A">
              <w:rPr>
                <w:rFonts w:ascii="Calibri" w:hAnsi="Calibri" w:eastAsia="Calibri" w:cs="Calibri"/>
                <w:color w:val="000000" w:themeColor="text1"/>
              </w:rPr>
              <w:t>Filename</w:t>
            </w:r>
          </w:p>
        </w:tc>
        <w:tc>
          <w:tcPr>
            <w:tcW w:w="76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688C4912" w14:textId="31BBA7C0">
            <w:r w:rsidRPr="70A11C1A">
              <w:rPr>
                <w:rFonts w:ascii="Calibri" w:hAnsi="Calibri" w:eastAsia="Calibri" w:cs="Calibri"/>
                <w:color w:val="000000" w:themeColor="text1"/>
              </w:rPr>
              <w:t>BLELocation.txt</w:t>
            </w:r>
          </w:p>
        </w:tc>
      </w:tr>
      <w:tr w:rsidR="70A11C1A" w:rsidTr="3DA95D55" w14:paraId="49308115" w14:textId="77777777">
        <w:tc>
          <w:tcPr>
            <w:tcW w:w="166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RDefault="70A11C1A" w14:paraId="7CF2DA65" w14:textId="616796A9">
            <w:r w:rsidRPr="70A11C1A">
              <w:rPr>
                <w:rFonts w:ascii="Calibri" w:hAnsi="Calibri" w:eastAsia="Calibri" w:cs="Calibri"/>
                <w:color w:val="000000" w:themeColor="text1"/>
              </w:rPr>
              <w:t>Content</w:t>
            </w:r>
          </w:p>
        </w:tc>
        <w:tc>
          <w:tcPr>
            <w:tcW w:w="76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0A11C1A" w:rsidP="3DA95D55" w:rsidRDefault="3DA95D55" w14:paraId="486837CA" w14:textId="7982A128">
            <w:pPr>
              <w:rPr>
                <w:rFonts w:ascii="Calibri" w:hAnsi="Calibri" w:eastAsia="Calibri" w:cs="Calibri"/>
                <w:color w:val="000000" w:themeColor="text1"/>
              </w:rPr>
            </w:pPr>
            <w:proofErr w:type="spellStart"/>
            <w:r w:rsidRPr="3DA95D55">
              <w:rPr>
                <w:rFonts w:ascii="Calibri" w:hAnsi="Calibri" w:eastAsia="Calibri" w:cs="Calibri"/>
                <w:color w:val="000000" w:themeColor="text1"/>
              </w:rPr>
              <w:t>latitude,longitude,FloorNo|UUID,major,minor</w:t>
            </w:r>
            <w:proofErr w:type="spellEnd"/>
          </w:p>
          <w:p w:rsidR="70A11C1A" w:rsidP="3DA95D55" w:rsidRDefault="3DA95D55" w14:paraId="46AD17E7" w14:textId="7982A128">
            <w:pPr>
              <w:rPr>
                <w:rFonts w:ascii="Calibri" w:hAnsi="Calibri" w:eastAsia="Calibri" w:cs="Calibri"/>
                <w:color w:val="000000" w:themeColor="text1"/>
              </w:rPr>
            </w:pPr>
            <w:proofErr w:type="spellStart"/>
            <w:r w:rsidRPr="3DA95D55">
              <w:rPr>
                <w:rFonts w:ascii="Calibri" w:hAnsi="Calibri" w:eastAsia="Calibri" w:cs="Calibri"/>
                <w:color w:val="000000" w:themeColor="text1"/>
              </w:rPr>
              <w:t>latitude,longitude,FloorNo|UUID,major,minor</w:t>
            </w:r>
            <w:proofErr w:type="spellEnd"/>
          </w:p>
          <w:p w:rsidR="70A11C1A" w:rsidP="3DA95D55" w:rsidRDefault="3DA95D55" w14:paraId="6FC02E58" w14:textId="7982A128">
            <w:pPr>
              <w:rPr>
                <w:rFonts w:ascii="Calibri" w:hAnsi="Calibri" w:eastAsia="Calibri" w:cs="Calibri"/>
                <w:color w:val="000000" w:themeColor="text1"/>
              </w:rPr>
            </w:pPr>
            <w:proofErr w:type="spellStart"/>
            <w:r w:rsidRPr="3DA95D55">
              <w:rPr>
                <w:rFonts w:ascii="Calibri" w:hAnsi="Calibri" w:eastAsia="Calibri" w:cs="Calibri"/>
                <w:color w:val="000000" w:themeColor="text1"/>
              </w:rPr>
              <w:t>latitude,longitude,FloorNo|UUID,major,minor</w:t>
            </w:r>
            <w:proofErr w:type="spellEnd"/>
          </w:p>
          <w:p w:rsidR="70A11C1A" w:rsidP="70A11C1A" w:rsidRDefault="3DA95D55" w14:paraId="2616104D" w14:textId="4185448E">
            <w:pPr>
              <w:rPr>
                <w:rFonts w:ascii="Calibri" w:hAnsi="Calibri" w:eastAsia="Calibri" w:cs="Calibri"/>
                <w:color w:val="000000" w:themeColor="text1"/>
              </w:rPr>
            </w:pPr>
            <w:proofErr w:type="spellStart"/>
            <w:r w:rsidRPr="3DA95D55">
              <w:rPr>
                <w:rFonts w:ascii="Calibri" w:hAnsi="Calibri" w:eastAsia="Calibri" w:cs="Calibri"/>
                <w:color w:val="000000" w:themeColor="text1"/>
              </w:rPr>
              <w:t>latitude,longitude,FloorNo|UUID,major,minor</w:t>
            </w:r>
            <w:proofErr w:type="spellEnd"/>
          </w:p>
        </w:tc>
      </w:tr>
    </w:tbl>
    <w:p w:rsidR="70A11C1A" w:rsidP="3DA95D55" w:rsidRDefault="70A11C1A" w14:paraId="306D61CE" w14:textId="512298FA">
      <w:pPr>
        <w:ind w:left="1620"/>
        <w:rPr>
          <w:color w:val="5A5A5A"/>
          <w:sz w:val="32"/>
          <w:szCs w:val="32"/>
        </w:rPr>
      </w:pPr>
    </w:p>
    <w:p w:rsidR="70A11C1A" w:rsidP="3DA95D55" w:rsidRDefault="3DA95D55" w14:paraId="1C0E9E2B" w14:textId="40A6103A">
      <w:pPr>
        <w:pStyle w:val="ListParagraph"/>
        <w:numPr>
          <w:ilvl w:val="2"/>
          <w:numId w:val="4"/>
        </w:numPr>
        <w:rPr>
          <w:color w:val="5A5A5A"/>
          <w:sz w:val="32"/>
          <w:szCs w:val="32"/>
        </w:rPr>
      </w:pPr>
      <w:r w:rsidRPr="3DA95D55">
        <w:rPr>
          <w:rFonts w:asciiTheme="majorHAnsi" w:hAnsiTheme="majorHAnsi" w:eastAsiaTheme="majorEastAsia" w:cstheme="majorBidi"/>
          <w:color w:val="5A5A5A"/>
          <w:sz w:val="32"/>
          <w:szCs w:val="32"/>
        </w:rPr>
        <w:t>MagFingerprint.txt</w:t>
      </w:r>
    </w:p>
    <w:p w:rsidR="70A11C1A" w:rsidP="70A11C1A" w:rsidRDefault="3DA95D55" w14:paraId="11A4C3FA" w14:textId="71BADF0E">
      <w:r w:rsidRPr="3DA95D55">
        <w:rPr>
          <w:rFonts w:ascii="Calibri" w:hAnsi="Calibri" w:eastAsia="Calibri" w:cs="Calibri"/>
          <w:color w:val="000000" w:themeColor="text1"/>
        </w:rPr>
        <w:t xml:space="preserve">This file stores all magnetic field signal and its location on the floor with </w:t>
      </w:r>
      <w:proofErr w:type="spellStart"/>
      <w:r w:rsidRPr="3DA95D55">
        <w:rPr>
          <w:rFonts w:ascii="Calibri" w:hAnsi="Calibri" w:eastAsia="Calibri" w:cs="Calibri"/>
          <w:color w:val="000000" w:themeColor="text1"/>
        </w:rPr>
        <w:t>FloorNo</w:t>
      </w:r>
      <w:proofErr w:type="spellEnd"/>
      <w:r w:rsidRPr="3DA95D55">
        <w:rPr>
          <w:rFonts w:ascii="Calibri" w:hAnsi="Calibri" w:eastAsia="Calibri" w:cs="Calibri"/>
          <w:color w:val="000000" w:themeColor="text1"/>
        </w:rPr>
        <w:t xml:space="preserve"> specified in the upper level. Each row in file stores an array of magnetic field signal on the location, the format is:</w:t>
      </w:r>
    </w:p>
    <w:p w:rsidR="70A11C1A" w:rsidP="3DA95D55" w:rsidRDefault="3DA95D55" w14:paraId="4AE7EC77" w14:textId="3BCD7B15">
      <w:pPr>
        <w:jc w:val="center"/>
        <w:rPr>
          <w:rFonts w:ascii="Calibri" w:hAnsi="Calibri" w:eastAsia="Calibri" w:cs="Calibri"/>
          <w:color w:val="000000" w:themeColor="text1"/>
        </w:rPr>
      </w:pPr>
      <w:proofErr w:type="spellStart"/>
      <w:r w:rsidRPr="3DA95D55">
        <w:rPr>
          <w:rFonts w:ascii="Calibri" w:hAnsi="Calibri" w:eastAsia="Calibri" w:cs="Calibri"/>
          <w:color w:val="000000" w:themeColor="text1"/>
        </w:rPr>
        <w:t>latitude,longitude,FloorNo</w:t>
      </w:r>
      <w:proofErr w:type="spellEnd"/>
      <w:r w:rsidRPr="3DA95D55">
        <w:rPr>
          <w:rFonts w:ascii="Calibri" w:hAnsi="Calibri" w:eastAsia="Calibri" w:cs="Calibri"/>
          <w:color w:val="000000" w:themeColor="text1"/>
        </w:rPr>
        <w:t>| [”</w:t>
      </w:r>
      <w:proofErr w:type="spellStart"/>
      <w:r w:rsidRPr="3DA95D55">
        <w:rPr>
          <w:rFonts w:ascii="Calibri" w:hAnsi="Calibri" w:eastAsia="Calibri" w:cs="Calibri"/>
          <w:color w:val="000000" w:themeColor="text1"/>
        </w:rPr>
        <w:t>mag_x,mag_y,mag_z</w:t>
      </w:r>
      <w:proofErr w:type="spellEnd"/>
      <w:r w:rsidRPr="3DA95D55">
        <w:rPr>
          <w:rFonts w:ascii="Calibri" w:hAnsi="Calibri" w:eastAsia="Calibri" w:cs="Calibri"/>
          <w:color w:val="000000" w:themeColor="text1"/>
        </w:rPr>
        <w:t>”,......,”</w:t>
      </w:r>
      <w:proofErr w:type="spellStart"/>
      <w:r w:rsidRPr="3DA95D55">
        <w:rPr>
          <w:rFonts w:ascii="Calibri" w:hAnsi="Calibri" w:eastAsia="Calibri" w:cs="Calibri"/>
          <w:color w:val="000000" w:themeColor="text1"/>
        </w:rPr>
        <w:t>mag_x,mag_y,mag_z</w:t>
      </w:r>
      <w:proofErr w:type="spellEnd"/>
      <w:r w:rsidRPr="3DA95D55">
        <w:rPr>
          <w:rFonts w:ascii="Calibri" w:hAnsi="Calibri" w:eastAsia="Calibri" w:cs="Calibri"/>
          <w:color w:val="000000" w:themeColor="text1"/>
        </w:rPr>
        <w:t>”]</w:t>
      </w:r>
    </w:p>
    <w:p w:rsidR="70A11C1A" w:rsidP="3DA95D55" w:rsidRDefault="3DA95D55" w14:paraId="2E273668" w14:textId="45E29001">
      <w:pPr>
        <w:rPr>
          <w:rFonts w:ascii="Calibri" w:hAnsi="Calibri" w:eastAsia="Calibri" w:cs="Calibri"/>
          <w:color w:val="000000" w:themeColor="text1"/>
        </w:rPr>
      </w:pPr>
      <w:r w:rsidRPr="3DA95D55">
        <w:rPr>
          <w:rFonts w:ascii="Calibri" w:hAnsi="Calibri" w:eastAsia="Calibri" w:cs="Calibri"/>
          <w:color w:val="000000" w:themeColor="text1"/>
        </w:rPr>
        <w:t>Notice that separator “|” is used to separate location information and beacon identity. Spacebar should not appear in the file.</w:t>
      </w:r>
    </w:p>
    <w:tbl>
      <w:tblPr>
        <w:tblStyle w:val="TableGrid"/>
        <w:tblW w:w="0" w:type="auto"/>
        <w:tblLook w:val="06A0" w:firstRow="1" w:lastRow="0" w:firstColumn="1" w:lastColumn="0" w:noHBand="1" w:noVBand="1"/>
      </w:tblPr>
      <w:tblGrid>
        <w:gridCol w:w="1661"/>
        <w:gridCol w:w="7679"/>
      </w:tblGrid>
      <w:tr w:rsidR="3DA95D55" w:rsidTr="3DA95D55" w14:paraId="09A687BA" w14:textId="77777777">
        <w:tc>
          <w:tcPr>
            <w:tcW w:w="166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RDefault="3DA95D55" w14:paraId="5B55824D" w14:textId="1035A336">
            <w:r w:rsidRPr="3DA95D55">
              <w:rPr>
                <w:rFonts w:ascii="Calibri" w:hAnsi="Calibri" w:eastAsia="Calibri" w:cs="Calibri"/>
                <w:color w:val="000000" w:themeColor="text1"/>
              </w:rPr>
              <w:t>Filename</w:t>
            </w:r>
          </w:p>
        </w:tc>
        <w:tc>
          <w:tcPr>
            <w:tcW w:w="76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RDefault="3DA95D55" w14:paraId="657C65CD" w14:textId="4262EE70">
            <w:r w:rsidRPr="3DA95D55">
              <w:rPr>
                <w:rFonts w:ascii="Calibri" w:hAnsi="Calibri" w:eastAsia="Calibri" w:cs="Calibri"/>
                <w:color w:val="000000" w:themeColor="text1"/>
              </w:rPr>
              <w:t>MagFingerprint.txt</w:t>
            </w:r>
          </w:p>
        </w:tc>
      </w:tr>
      <w:tr w:rsidR="3DA95D55" w:rsidTr="3DA95D55" w14:paraId="4E8251BF" w14:textId="77777777">
        <w:tc>
          <w:tcPr>
            <w:tcW w:w="166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RDefault="3DA95D55" w14:paraId="1631466E" w14:textId="616796A9">
            <w:r w:rsidRPr="3DA95D55">
              <w:rPr>
                <w:rFonts w:ascii="Calibri" w:hAnsi="Calibri" w:eastAsia="Calibri" w:cs="Calibri"/>
                <w:color w:val="000000" w:themeColor="text1"/>
              </w:rPr>
              <w:t>Content</w:t>
            </w:r>
          </w:p>
        </w:tc>
        <w:tc>
          <w:tcPr>
            <w:tcW w:w="76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P="3DA95D55" w:rsidRDefault="3DA95D55" w14:paraId="77A8D7CB" w14:textId="68520041">
            <w:pPr>
              <w:jc w:val="center"/>
              <w:rPr>
                <w:rFonts w:ascii="Calibri" w:hAnsi="Calibri" w:eastAsia="Calibri" w:cs="Calibri"/>
                <w:color w:val="000000" w:themeColor="text1"/>
              </w:rPr>
            </w:pPr>
            <w:proofErr w:type="spellStart"/>
            <w:r w:rsidRPr="3DA95D55">
              <w:rPr>
                <w:rFonts w:ascii="Calibri" w:hAnsi="Calibri" w:eastAsia="Calibri" w:cs="Calibri"/>
                <w:color w:val="000000" w:themeColor="text1"/>
              </w:rPr>
              <w:t>latitude,longitude,FloorNo</w:t>
            </w:r>
            <w:proofErr w:type="spellEnd"/>
            <w:r w:rsidRPr="3DA95D55">
              <w:rPr>
                <w:rFonts w:ascii="Calibri" w:hAnsi="Calibri" w:eastAsia="Calibri" w:cs="Calibri"/>
                <w:color w:val="000000" w:themeColor="text1"/>
              </w:rPr>
              <w:t>| [”</w:t>
            </w:r>
            <w:proofErr w:type="spellStart"/>
            <w:r w:rsidRPr="3DA95D55">
              <w:rPr>
                <w:rFonts w:ascii="Calibri" w:hAnsi="Calibri" w:eastAsia="Calibri" w:cs="Calibri"/>
                <w:color w:val="000000" w:themeColor="text1"/>
              </w:rPr>
              <w:t>mag_x,mag_y,mag_z</w:t>
            </w:r>
            <w:proofErr w:type="spellEnd"/>
            <w:r w:rsidRPr="3DA95D55">
              <w:rPr>
                <w:rFonts w:ascii="Calibri" w:hAnsi="Calibri" w:eastAsia="Calibri" w:cs="Calibri"/>
                <w:color w:val="000000" w:themeColor="text1"/>
              </w:rPr>
              <w:t>”,......,”</w:t>
            </w:r>
            <w:proofErr w:type="spellStart"/>
            <w:r w:rsidRPr="3DA95D55">
              <w:rPr>
                <w:rFonts w:ascii="Calibri" w:hAnsi="Calibri" w:eastAsia="Calibri" w:cs="Calibri"/>
                <w:color w:val="000000" w:themeColor="text1"/>
              </w:rPr>
              <w:t>mag_x,mag_y,mag_z</w:t>
            </w:r>
            <w:proofErr w:type="spellEnd"/>
            <w:r w:rsidRPr="3DA95D55">
              <w:rPr>
                <w:rFonts w:ascii="Calibri" w:hAnsi="Calibri" w:eastAsia="Calibri" w:cs="Calibri"/>
                <w:color w:val="000000" w:themeColor="text1"/>
              </w:rPr>
              <w:t>”]</w:t>
            </w:r>
          </w:p>
          <w:p w:rsidR="3DA95D55" w:rsidP="3DA95D55" w:rsidRDefault="3DA95D55" w14:paraId="4BF1C29D" w14:textId="06D78991">
            <w:pPr>
              <w:jc w:val="center"/>
              <w:rPr>
                <w:rFonts w:ascii="Calibri" w:hAnsi="Calibri" w:eastAsia="Calibri" w:cs="Calibri"/>
                <w:color w:val="000000" w:themeColor="text1"/>
              </w:rPr>
            </w:pPr>
            <w:proofErr w:type="spellStart"/>
            <w:r w:rsidRPr="3DA95D55">
              <w:rPr>
                <w:rFonts w:ascii="Calibri" w:hAnsi="Calibri" w:eastAsia="Calibri" w:cs="Calibri"/>
                <w:color w:val="000000" w:themeColor="text1"/>
              </w:rPr>
              <w:t>latitude,longitude,FloorNo</w:t>
            </w:r>
            <w:proofErr w:type="spellEnd"/>
            <w:r w:rsidRPr="3DA95D55">
              <w:rPr>
                <w:rFonts w:ascii="Calibri" w:hAnsi="Calibri" w:eastAsia="Calibri" w:cs="Calibri"/>
                <w:color w:val="000000" w:themeColor="text1"/>
              </w:rPr>
              <w:t>| [”</w:t>
            </w:r>
            <w:proofErr w:type="spellStart"/>
            <w:r w:rsidRPr="3DA95D55">
              <w:rPr>
                <w:rFonts w:ascii="Calibri" w:hAnsi="Calibri" w:eastAsia="Calibri" w:cs="Calibri"/>
                <w:color w:val="000000" w:themeColor="text1"/>
              </w:rPr>
              <w:t>mag_x,mag_y,mag_z</w:t>
            </w:r>
            <w:proofErr w:type="spellEnd"/>
            <w:r w:rsidRPr="3DA95D55">
              <w:rPr>
                <w:rFonts w:ascii="Calibri" w:hAnsi="Calibri" w:eastAsia="Calibri" w:cs="Calibri"/>
                <w:color w:val="000000" w:themeColor="text1"/>
              </w:rPr>
              <w:t>”,......,”</w:t>
            </w:r>
            <w:proofErr w:type="spellStart"/>
            <w:r w:rsidRPr="3DA95D55">
              <w:rPr>
                <w:rFonts w:ascii="Calibri" w:hAnsi="Calibri" w:eastAsia="Calibri" w:cs="Calibri"/>
                <w:color w:val="000000" w:themeColor="text1"/>
              </w:rPr>
              <w:t>mag_x,mag_y,mag_z</w:t>
            </w:r>
            <w:proofErr w:type="spellEnd"/>
            <w:r w:rsidRPr="3DA95D55">
              <w:rPr>
                <w:rFonts w:ascii="Calibri" w:hAnsi="Calibri" w:eastAsia="Calibri" w:cs="Calibri"/>
                <w:color w:val="000000" w:themeColor="text1"/>
              </w:rPr>
              <w:t>”]</w:t>
            </w:r>
          </w:p>
          <w:p w:rsidR="3DA95D55" w:rsidP="3DA95D55" w:rsidRDefault="3DA95D55" w14:paraId="49388E1F" w14:textId="4710AE38">
            <w:pPr>
              <w:jc w:val="center"/>
              <w:rPr>
                <w:rFonts w:ascii="Calibri" w:hAnsi="Calibri" w:eastAsia="Calibri" w:cs="Calibri"/>
                <w:color w:val="000000" w:themeColor="text1"/>
              </w:rPr>
            </w:pPr>
            <w:proofErr w:type="spellStart"/>
            <w:r w:rsidRPr="3DA95D55">
              <w:rPr>
                <w:rFonts w:ascii="Calibri" w:hAnsi="Calibri" w:eastAsia="Calibri" w:cs="Calibri"/>
                <w:color w:val="000000" w:themeColor="text1"/>
              </w:rPr>
              <w:t>latitude,longitude,FloorNo</w:t>
            </w:r>
            <w:proofErr w:type="spellEnd"/>
            <w:r w:rsidRPr="3DA95D55">
              <w:rPr>
                <w:rFonts w:ascii="Calibri" w:hAnsi="Calibri" w:eastAsia="Calibri" w:cs="Calibri"/>
                <w:color w:val="000000" w:themeColor="text1"/>
              </w:rPr>
              <w:t>| [”</w:t>
            </w:r>
            <w:proofErr w:type="spellStart"/>
            <w:r w:rsidRPr="3DA95D55">
              <w:rPr>
                <w:rFonts w:ascii="Calibri" w:hAnsi="Calibri" w:eastAsia="Calibri" w:cs="Calibri"/>
                <w:color w:val="000000" w:themeColor="text1"/>
              </w:rPr>
              <w:t>mag_x,mag_y,mag_z</w:t>
            </w:r>
            <w:proofErr w:type="spellEnd"/>
            <w:r w:rsidRPr="3DA95D55">
              <w:rPr>
                <w:rFonts w:ascii="Calibri" w:hAnsi="Calibri" w:eastAsia="Calibri" w:cs="Calibri"/>
                <w:color w:val="000000" w:themeColor="text1"/>
              </w:rPr>
              <w:t>”,......,”</w:t>
            </w:r>
            <w:proofErr w:type="spellStart"/>
            <w:r w:rsidRPr="3DA95D55">
              <w:rPr>
                <w:rFonts w:ascii="Calibri" w:hAnsi="Calibri" w:eastAsia="Calibri" w:cs="Calibri"/>
                <w:color w:val="000000" w:themeColor="text1"/>
              </w:rPr>
              <w:t>mag_x,mag_y,mag_z</w:t>
            </w:r>
            <w:proofErr w:type="spellEnd"/>
            <w:r w:rsidRPr="3DA95D55">
              <w:rPr>
                <w:rFonts w:ascii="Calibri" w:hAnsi="Calibri" w:eastAsia="Calibri" w:cs="Calibri"/>
                <w:color w:val="000000" w:themeColor="text1"/>
              </w:rPr>
              <w:t>”]</w:t>
            </w:r>
          </w:p>
        </w:tc>
      </w:tr>
    </w:tbl>
    <w:p w:rsidR="70A11C1A" w:rsidP="3DA95D55" w:rsidRDefault="70A11C1A" w14:paraId="390A3AB2" w14:textId="4F55C05D">
      <w:pPr>
        <w:rPr>
          <w:rFonts w:ascii="Calibri Light" w:hAnsi="Calibri Light"/>
          <w:color w:val="2F5496" w:themeColor="accent1" w:themeShade="BF"/>
          <w:sz w:val="26"/>
          <w:szCs w:val="26"/>
        </w:rPr>
      </w:pPr>
    </w:p>
    <w:p w:rsidR="70A11C1A" w:rsidP="3DA95D55" w:rsidRDefault="3DA95D55" w14:paraId="7A98C22A" w14:textId="3652DCED">
      <w:pPr>
        <w:pStyle w:val="Heading2"/>
        <w:rPr>
          <w:rFonts w:ascii="Calibri Light" w:hAnsi="Calibri Light"/>
        </w:rPr>
      </w:pPr>
      <w:r w:rsidRPr="3DA95D55">
        <w:rPr>
          <w:rFonts w:ascii="Calibri Light" w:hAnsi="Calibri Light"/>
        </w:rPr>
        <w:t>9.3  Data file specification – Outdoor site package</w:t>
      </w:r>
    </w:p>
    <w:p w:rsidR="70A11C1A" w:rsidP="3DA95D55" w:rsidRDefault="3DA95D55" w14:paraId="5FECA4A4" w14:textId="5373DC73">
      <w:pPr>
        <w:pStyle w:val="ListParagraph"/>
        <w:numPr>
          <w:ilvl w:val="0"/>
          <w:numId w:val="1"/>
        </w:numPr>
        <w:rPr>
          <w:rFonts w:asciiTheme="majorHAnsi" w:hAnsiTheme="majorHAnsi" w:eastAsiaTheme="majorEastAsia" w:cstheme="majorBidi"/>
          <w:color w:val="5A5A5A"/>
          <w:sz w:val="32"/>
          <w:szCs w:val="32"/>
        </w:rPr>
      </w:pPr>
      <w:proofErr w:type="spellStart"/>
      <w:r w:rsidRPr="3DA95D55">
        <w:rPr>
          <w:rFonts w:asciiTheme="majorHAnsi" w:hAnsiTheme="majorHAnsi" w:eastAsiaTheme="majorEastAsia" w:cstheme="majorBidi"/>
          <w:sz w:val="28"/>
          <w:szCs w:val="28"/>
        </w:rPr>
        <w:t>SiteInfo.json</w:t>
      </w:r>
      <w:proofErr w:type="spellEnd"/>
    </w:p>
    <w:p w:rsidR="70A11C1A" w:rsidP="3DA95D55" w:rsidRDefault="3DA95D55" w14:paraId="0938CA2A" w14:textId="54D478C0">
      <w:proofErr w:type="spellStart"/>
      <w:r w:rsidRPr="3DA95D55">
        <w:rPr>
          <w:rFonts w:ascii="Calibri" w:hAnsi="Calibri" w:eastAsia="Calibri" w:cs="Calibri"/>
          <w:color w:val="000000" w:themeColor="text1"/>
        </w:rPr>
        <w:t>siteInfo.json</w:t>
      </w:r>
      <w:proofErr w:type="spellEnd"/>
      <w:r w:rsidRPr="3DA95D55">
        <w:rPr>
          <w:rFonts w:ascii="Calibri" w:hAnsi="Calibri" w:eastAsia="Calibri" w:cs="Calibri"/>
          <w:color w:val="000000" w:themeColor="text1"/>
        </w:rPr>
        <w:t xml:space="preserve"> is a JSON file storing site Information, including site address, site owner information and site owner’s contacts. They should be stored in three fields:</w:t>
      </w:r>
    </w:p>
    <w:tbl>
      <w:tblPr>
        <w:tblStyle w:val="TableGrid"/>
        <w:tblW w:w="0" w:type="auto"/>
        <w:tblLook w:val="06A0" w:firstRow="1" w:lastRow="0" w:firstColumn="1" w:lastColumn="0" w:noHBand="1" w:noVBand="1"/>
      </w:tblPr>
      <w:tblGrid>
        <w:gridCol w:w="1963"/>
        <w:gridCol w:w="2649"/>
        <w:gridCol w:w="4728"/>
      </w:tblGrid>
      <w:tr w:rsidR="3DA95D55" w:rsidTr="05236978" w14:paraId="649D52F3" w14:textId="77777777">
        <w:tc>
          <w:tcPr>
            <w:tcW w:w="196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999999"/>
          </w:tcPr>
          <w:p w:rsidR="3DA95D55" w:rsidRDefault="3DA95D55" w14:paraId="4476B2F2" w14:textId="5CDF8F27">
            <w:r w:rsidRPr="3DA95D55">
              <w:rPr>
                <w:rFonts w:ascii="Calibri" w:hAnsi="Calibri" w:eastAsia="Calibri" w:cs="Calibri"/>
                <w:color w:val="000000" w:themeColor="text1"/>
              </w:rPr>
              <w:t>Attribute</w:t>
            </w:r>
          </w:p>
        </w:tc>
        <w:tc>
          <w:tcPr>
            <w:tcW w:w="265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999999"/>
          </w:tcPr>
          <w:p w:rsidR="3DA95D55" w:rsidRDefault="3DA95D55" w14:paraId="70FE3641" w14:textId="22367AE2">
            <w:r w:rsidRPr="3DA95D55">
              <w:rPr>
                <w:rFonts w:ascii="Calibri" w:hAnsi="Calibri" w:eastAsia="Calibri" w:cs="Calibri"/>
                <w:color w:val="000000" w:themeColor="text1"/>
              </w:rPr>
              <w:t>Data type</w:t>
            </w:r>
          </w:p>
        </w:tc>
        <w:tc>
          <w:tcPr>
            <w:tcW w:w="47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999999"/>
          </w:tcPr>
          <w:p w:rsidR="3DA95D55" w:rsidRDefault="3DA95D55" w14:paraId="742DF502" w14:textId="416B1BEC">
            <w:r w:rsidRPr="3DA95D55">
              <w:rPr>
                <w:rFonts w:ascii="Calibri" w:hAnsi="Calibri" w:eastAsia="Calibri" w:cs="Calibri"/>
                <w:color w:val="000000" w:themeColor="text1"/>
              </w:rPr>
              <w:t>Description</w:t>
            </w:r>
          </w:p>
        </w:tc>
      </w:tr>
      <w:tr w:rsidR="3DA95D55" w:rsidTr="05236978" w14:paraId="4E71BCB4" w14:textId="77777777">
        <w:tc>
          <w:tcPr>
            <w:tcW w:w="196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P="3DA95D55" w:rsidRDefault="3DA95D55" w14:paraId="2731CEA3" w14:textId="7D3211C5">
            <w:pPr>
              <w:rPr>
                <w:rFonts w:ascii="Calibri" w:hAnsi="Calibri" w:eastAsia="Calibri" w:cs="Calibri"/>
                <w:color w:val="000000" w:themeColor="text1"/>
              </w:rPr>
            </w:pPr>
            <w:proofErr w:type="spellStart"/>
            <w:r w:rsidRPr="3DA95D55">
              <w:rPr>
                <w:rFonts w:ascii="Calibri" w:hAnsi="Calibri" w:eastAsia="Calibri" w:cs="Calibri"/>
                <w:color w:val="000000" w:themeColor="text1"/>
              </w:rPr>
              <w:t>SiteAddress</w:t>
            </w:r>
            <w:proofErr w:type="spellEnd"/>
          </w:p>
        </w:tc>
        <w:tc>
          <w:tcPr>
            <w:tcW w:w="265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RDefault="3DA95D55" w14:paraId="59AF4DB1" w14:textId="3BBBFCE1">
            <w:r w:rsidRPr="3DA95D55">
              <w:rPr>
                <w:rFonts w:ascii="Calibri" w:hAnsi="Calibri" w:eastAsia="Calibri" w:cs="Calibri"/>
                <w:color w:val="000000" w:themeColor="text1"/>
              </w:rPr>
              <w:t>String</w:t>
            </w:r>
          </w:p>
        </w:tc>
        <w:tc>
          <w:tcPr>
            <w:tcW w:w="47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RDefault="3DA95D55" w14:paraId="3CF118EB" w14:textId="0F20C7AA">
            <w:r w:rsidRPr="3DA95D55">
              <w:rPr>
                <w:rFonts w:ascii="Calibri" w:hAnsi="Calibri" w:eastAsia="Calibri" w:cs="Calibri"/>
                <w:color w:val="000000" w:themeColor="text1"/>
              </w:rPr>
              <w:t>Postal address of site</w:t>
            </w:r>
          </w:p>
        </w:tc>
      </w:tr>
      <w:tr w:rsidR="3DA95D55" w:rsidTr="05236978" w14:paraId="7D105F95" w14:textId="77777777">
        <w:tc>
          <w:tcPr>
            <w:tcW w:w="196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P="3DA95D55" w:rsidRDefault="3DA95D55" w14:paraId="0B53F1D6" w14:textId="403F4273">
            <w:pPr>
              <w:rPr>
                <w:rFonts w:ascii="Calibri" w:hAnsi="Calibri" w:eastAsia="Calibri" w:cs="Calibri"/>
                <w:color w:val="000000" w:themeColor="text1"/>
              </w:rPr>
            </w:pPr>
            <w:proofErr w:type="spellStart"/>
            <w:r w:rsidRPr="3DA95D55">
              <w:rPr>
                <w:rFonts w:ascii="Calibri" w:hAnsi="Calibri" w:eastAsia="Calibri" w:cs="Calibri"/>
                <w:color w:val="000000" w:themeColor="text1"/>
              </w:rPr>
              <w:t>SiteOwner</w:t>
            </w:r>
            <w:proofErr w:type="spellEnd"/>
          </w:p>
        </w:tc>
        <w:tc>
          <w:tcPr>
            <w:tcW w:w="265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RDefault="3DA95D55" w14:paraId="193769C8" w14:textId="169F34E4">
            <w:r w:rsidRPr="3DA95D55">
              <w:rPr>
                <w:rFonts w:ascii="Calibri" w:hAnsi="Calibri" w:eastAsia="Calibri" w:cs="Calibri"/>
                <w:color w:val="000000" w:themeColor="text1"/>
              </w:rPr>
              <w:t>String</w:t>
            </w:r>
          </w:p>
        </w:tc>
        <w:tc>
          <w:tcPr>
            <w:tcW w:w="47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RDefault="3DA95D55" w14:paraId="4B764E52" w14:textId="4C3BB0CF">
            <w:r w:rsidRPr="3DA95D55">
              <w:rPr>
                <w:rFonts w:ascii="Calibri" w:hAnsi="Calibri" w:eastAsia="Calibri" w:cs="Calibri"/>
                <w:color w:val="000000" w:themeColor="text1"/>
              </w:rPr>
              <w:t>Site owner description</w:t>
            </w:r>
          </w:p>
        </w:tc>
      </w:tr>
      <w:tr w:rsidR="3DA95D55" w:rsidTr="05236978" w14:paraId="7CD0BC6C" w14:textId="77777777">
        <w:tc>
          <w:tcPr>
            <w:tcW w:w="196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RDefault="3DA95D55" w14:paraId="6A130203" w14:textId="717E8123">
            <w:r w:rsidRPr="3DA95D55">
              <w:rPr>
                <w:rFonts w:ascii="Calibri" w:hAnsi="Calibri" w:eastAsia="Calibri" w:cs="Calibri"/>
                <w:color w:val="000000" w:themeColor="text1"/>
              </w:rPr>
              <w:t>Contacts</w:t>
            </w:r>
          </w:p>
        </w:tc>
        <w:tc>
          <w:tcPr>
            <w:tcW w:w="265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RDefault="3DA95D55" w14:paraId="174FEF67" w14:textId="6B550DD9">
            <w:r w:rsidRPr="3DA95D55">
              <w:rPr>
                <w:rFonts w:ascii="Calibri" w:hAnsi="Calibri" w:eastAsia="Calibri" w:cs="Calibri"/>
                <w:color w:val="000000" w:themeColor="text1"/>
              </w:rPr>
              <w:t>String</w:t>
            </w:r>
          </w:p>
        </w:tc>
        <w:tc>
          <w:tcPr>
            <w:tcW w:w="47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RDefault="3DA95D55" w14:paraId="1ED4A0C6" w14:textId="47E06C7C">
            <w:r w:rsidRPr="3DA95D55">
              <w:rPr>
                <w:rFonts w:ascii="Calibri" w:hAnsi="Calibri" w:eastAsia="Calibri" w:cs="Calibri"/>
                <w:color w:val="000000" w:themeColor="text1"/>
              </w:rPr>
              <w:t>Email address for contact site owner</w:t>
            </w:r>
          </w:p>
        </w:tc>
      </w:tr>
      <w:tr w:rsidR="3DA95D55" w:rsidTr="05236978" w14:paraId="3BDE0CA1" w14:textId="77777777">
        <w:tc>
          <w:tcPr>
            <w:tcW w:w="196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P="3DA95D55" w:rsidRDefault="3DA95D55" w14:paraId="05FE6B6C" w14:textId="7536C93B">
            <w:pPr>
              <w:rPr>
                <w:rFonts w:ascii="Calibri" w:hAnsi="Calibri" w:eastAsia="Calibri" w:cs="Calibri"/>
                <w:color w:val="000000" w:themeColor="text1"/>
              </w:rPr>
            </w:pPr>
            <w:proofErr w:type="spellStart"/>
            <w:r w:rsidRPr="3DA95D55">
              <w:rPr>
                <w:rFonts w:ascii="Calibri" w:hAnsi="Calibri" w:eastAsia="Calibri" w:cs="Calibri"/>
                <w:color w:val="000000" w:themeColor="text1"/>
              </w:rPr>
              <w:t>IndoorSite</w:t>
            </w:r>
            <w:proofErr w:type="spellEnd"/>
          </w:p>
        </w:tc>
        <w:tc>
          <w:tcPr>
            <w:tcW w:w="265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P="3DA95D55" w:rsidRDefault="3DA95D55" w14:paraId="45449373" w14:textId="5E86F2F5">
            <w:pPr>
              <w:rPr>
                <w:rFonts w:ascii="Calibri" w:hAnsi="Calibri" w:eastAsia="Calibri" w:cs="Calibri"/>
                <w:color w:val="000000" w:themeColor="text1"/>
              </w:rPr>
            </w:pPr>
            <w:r w:rsidRPr="3DA95D55">
              <w:rPr>
                <w:rFonts w:ascii="Calibri" w:hAnsi="Calibri" w:eastAsia="Calibri" w:cs="Calibri"/>
                <w:color w:val="000000" w:themeColor="text1"/>
              </w:rPr>
              <w:t>Boolean</w:t>
            </w:r>
          </w:p>
        </w:tc>
        <w:tc>
          <w:tcPr>
            <w:tcW w:w="47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P="3DA95D55" w:rsidRDefault="3DA95D55" w14:paraId="2DCA1687" w14:textId="3BB01091">
            <w:pPr>
              <w:rPr>
                <w:rFonts w:ascii="Calibri" w:hAnsi="Calibri" w:eastAsia="Calibri" w:cs="Calibri"/>
                <w:color w:val="000000" w:themeColor="text1"/>
              </w:rPr>
            </w:pPr>
            <w:r w:rsidRPr="3DA95D55">
              <w:rPr>
                <w:rFonts w:ascii="Calibri" w:hAnsi="Calibri" w:eastAsia="Calibri" w:cs="Calibri"/>
                <w:color w:val="000000" w:themeColor="text1"/>
              </w:rPr>
              <w:t>True if this site is an indoor site, false if it is outdoor site.</w:t>
            </w:r>
          </w:p>
          <w:p w:rsidR="3DA95D55" w:rsidP="3DA95D55" w:rsidRDefault="3DA95D55" w14:paraId="4DC01F46" w14:textId="64D0EFDC">
            <w:pPr>
              <w:rPr>
                <w:rFonts w:ascii="Calibri" w:hAnsi="Calibri" w:eastAsia="Calibri" w:cs="Calibri"/>
                <w:color w:val="000000" w:themeColor="text1"/>
              </w:rPr>
            </w:pPr>
            <w:r w:rsidRPr="3DA95D55">
              <w:rPr>
                <w:rFonts w:ascii="Calibri" w:hAnsi="Calibri" w:eastAsia="Calibri" w:cs="Calibri"/>
                <w:color w:val="000000" w:themeColor="text1"/>
              </w:rPr>
              <w:t>For site with semi-outdoor area, site owner should also put it as indoor area.</w:t>
            </w:r>
          </w:p>
        </w:tc>
      </w:tr>
      <w:tr w:rsidR="3DA95D55" w:rsidTr="05236978" w14:paraId="79F9A06D" w14:textId="77777777">
        <w:trPr>
          <w:trHeight w:val="300"/>
        </w:trPr>
        <w:tc>
          <w:tcPr>
            <w:tcW w:w="93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999999"/>
          </w:tcPr>
          <w:p w:rsidR="3DA95D55" w:rsidRDefault="3DA95D55" w14:paraId="51778BDB" w14:textId="3FEA0590"/>
        </w:tc>
      </w:tr>
      <w:tr w:rsidR="3DA95D55" w:rsidTr="05236978" w14:paraId="4F4A089A" w14:textId="77777777">
        <w:trPr>
          <w:trHeight w:val="420"/>
        </w:trPr>
        <w:tc>
          <w:tcPr>
            <w:tcW w:w="196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P="05236978" w:rsidRDefault="05236978" w14:paraId="396917AB" w14:textId="2F596920">
            <w:pPr>
              <w:rPr>
                <w:rFonts w:ascii="Calibri" w:hAnsi="Calibri" w:eastAsia="Calibri" w:cs="Calibri"/>
                <w:color w:val="000000" w:themeColor="text1"/>
              </w:rPr>
            </w:pPr>
            <w:r w:rsidRPr="05236978">
              <w:rPr>
                <w:rFonts w:ascii="Calibri" w:hAnsi="Calibri" w:eastAsia="Calibri" w:cs="Calibri"/>
                <w:color w:val="000000" w:themeColor="text1"/>
              </w:rPr>
              <w:t xml:space="preserve">example of </w:t>
            </w:r>
            <w:proofErr w:type="spellStart"/>
            <w:r w:rsidRPr="05236978">
              <w:rPr>
                <w:rFonts w:ascii="Calibri" w:hAnsi="Calibri" w:eastAsia="Calibri" w:cs="Calibri"/>
                <w:color w:val="000000" w:themeColor="text1"/>
              </w:rPr>
              <w:t>SiteInfo.json</w:t>
            </w:r>
            <w:proofErr w:type="spellEnd"/>
          </w:p>
        </w:tc>
        <w:tc>
          <w:tcPr>
            <w:tcW w:w="7395"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RDefault="3DA95D55" w14:paraId="27C49FF9" w14:textId="59DD8CC0">
            <w:r w:rsidRPr="3DA95D55">
              <w:rPr>
                <w:rFonts w:ascii="Calibri" w:hAnsi="Calibri" w:eastAsia="Calibri" w:cs="Calibri"/>
                <w:color w:val="000000" w:themeColor="text1"/>
              </w:rPr>
              <w:t>{</w:t>
            </w:r>
          </w:p>
          <w:p w:rsidR="3DA95D55" w:rsidRDefault="3DA95D55" w14:paraId="490A4949" w14:textId="1EA0F13C">
            <w:r w:rsidRPr="3DA95D55">
              <w:rPr>
                <w:rFonts w:ascii="Calibri" w:hAnsi="Calibri" w:eastAsia="Calibri" w:cs="Calibri"/>
                <w:color w:val="000000" w:themeColor="text1"/>
              </w:rPr>
              <w:t>“</w:t>
            </w:r>
            <w:proofErr w:type="spellStart"/>
            <w:r w:rsidRPr="3DA95D55">
              <w:rPr>
                <w:rFonts w:ascii="Calibri" w:hAnsi="Calibri" w:eastAsia="Calibri" w:cs="Calibri"/>
                <w:color w:val="000000" w:themeColor="text1"/>
              </w:rPr>
              <w:t>SiteAddress</w:t>
            </w:r>
            <w:proofErr w:type="spellEnd"/>
            <w:r w:rsidRPr="3DA95D55">
              <w:rPr>
                <w:rFonts w:ascii="Calibri" w:hAnsi="Calibri" w:eastAsia="Calibri" w:cs="Calibri"/>
                <w:color w:val="000000" w:themeColor="text1"/>
              </w:rPr>
              <w:t xml:space="preserve">”: “HKUST, Clear </w:t>
            </w:r>
            <w:proofErr w:type="spellStart"/>
            <w:r w:rsidRPr="3DA95D55">
              <w:rPr>
                <w:rFonts w:ascii="Calibri" w:hAnsi="Calibri" w:eastAsia="Calibri" w:cs="Calibri"/>
                <w:color w:val="000000" w:themeColor="text1"/>
              </w:rPr>
              <w:t>Waterbay</w:t>
            </w:r>
            <w:proofErr w:type="spellEnd"/>
            <w:r w:rsidRPr="3DA95D55">
              <w:rPr>
                <w:rFonts w:ascii="Calibri" w:hAnsi="Calibri" w:eastAsia="Calibri" w:cs="Calibri"/>
                <w:color w:val="000000" w:themeColor="text1"/>
              </w:rPr>
              <w:t xml:space="preserve">”, </w:t>
            </w:r>
          </w:p>
          <w:p w:rsidR="3DA95D55" w:rsidRDefault="3DA95D55" w14:paraId="609BA22C" w14:textId="71F95CD5">
            <w:r w:rsidRPr="3DA95D55">
              <w:rPr>
                <w:rFonts w:ascii="Calibri" w:hAnsi="Calibri" w:eastAsia="Calibri" w:cs="Calibri"/>
                <w:color w:val="000000" w:themeColor="text1"/>
              </w:rPr>
              <w:t>“</w:t>
            </w:r>
            <w:proofErr w:type="spellStart"/>
            <w:r w:rsidRPr="3DA95D55">
              <w:rPr>
                <w:rFonts w:ascii="Calibri" w:hAnsi="Calibri" w:eastAsia="Calibri" w:cs="Calibri"/>
                <w:color w:val="000000" w:themeColor="text1"/>
              </w:rPr>
              <w:t>SiteOwner</w:t>
            </w:r>
            <w:proofErr w:type="spellEnd"/>
            <w:r w:rsidRPr="3DA95D55">
              <w:rPr>
                <w:rFonts w:ascii="Calibri" w:hAnsi="Calibri" w:eastAsia="Calibri" w:cs="Calibri"/>
                <w:color w:val="000000" w:themeColor="text1"/>
              </w:rPr>
              <w:t xml:space="preserve">”: “HKUST” </w:t>
            </w:r>
          </w:p>
          <w:p w:rsidR="3DA95D55" w:rsidRDefault="3DA95D55" w14:paraId="6C10B06C" w14:textId="2CB5BEC3">
            <w:r w:rsidRPr="3DA95D55">
              <w:rPr>
                <w:rFonts w:ascii="Calibri" w:hAnsi="Calibri" w:eastAsia="Calibri" w:cs="Calibri"/>
                <w:color w:val="000000" w:themeColor="text1"/>
              </w:rPr>
              <w:t>“Contacts”: “</w:t>
            </w:r>
            <w:hyperlink r:id="rId24">
              <w:r w:rsidRPr="3DA95D55">
                <w:rPr>
                  <w:rStyle w:val="Hyperlink"/>
                  <w:rFonts w:ascii="Calibri" w:hAnsi="Calibri" w:eastAsia="Calibri" w:cs="Calibri"/>
                </w:rPr>
                <w:t>itsc@ust.hk”</w:t>
              </w:r>
            </w:hyperlink>
            <w:r w:rsidRPr="3DA95D55">
              <w:rPr>
                <w:rFonts w:ascii="Calibri" w:hAnsi="Calibri" w:eastAsia="Calibri" w:cs="Calibri"/>
                <w:color w:val="000000" w:themeColor="text1"/>
              </w:rPr>
              <w:t>,</w:t>
            </w:r>
          </w:p>
          <w:p w:rsidR="3DA95D55" w:rsidRDefault="3DA95D55" w14:paraId="368B3C46" w14:textId="4E8603E9">
            <w:r w:rsidRPr="3DA95D55">
              <w:rPr>
                <w:rFonts w:ascii="Calibri" w:hAnsi="Calibri" w:eastAsia="Calibri" w:cs="Calibri"/>
                <w:color w:val="000000" w:themeColor="text1"/>
              </w:rPr>
              <w:t>“</w:t>
            </w:r>
            <w:proofErr w:type="spellStart"/>
            <w:r w:rsidRPr="3DA95D55">
              <w:rPr>
                <w:rFonts w:ascii="Calibri" w:hAnsi="Calibri" w:eastAsia="Calibri" w:cs="Calibri"/>
                <w:color w:val="000000" w:themeColor="text1"/>
              </w:rPr>
              <w:t>IndoorSite</w:t>
            </w:r>
            <w:proofErr w:type="spellEnd"/>
            <w:r w:rsidRPr="3DA95D55">
              <w:rPr>
                <w:rFonts w:ascii="Calibri" w:hAnsi="Calibri" w:eastAsia="Calibri" w:cs="Calibri"/>
                <w:color w:val="000000" w:themeColor="text1"/>
              </w:rPr>
              <w:t>”:false</w:t>
            </w:r>
          </w:p>
          <w:p w:rsidR="3DA95D55" w:rsidRDefault="3DA95D55" w14:paraId="1C7683AC" w14:textId="7701FACE">
            <w:r w:rsidRPr="3DA95D55">
              <w:rPr>
                <w:rFonts w:ascii="Calibri" w:hAnsi="Calibri" w:eastAsia="Calibri" w:cs="Calibri"/>
                <w:color w:val="000000" w:themeColor="text1"/>
              </w:rPr>
              <w:t>}</w:t>
            </w:r>
          </w:p>
        </w:tc>
      </w:tr>
    </w:tbl>
    <w:p w:rsidR="70A11C1A" w:rsidP="3DA95D55" w:rsidRDefault="3DA95D55" w14:paraId="530654AE" w14:textId="671148CE">
      <w:pPr>
        <w:pStyle w:val="ListParagraph"/>
        <w:numPr>
          <w:ilvl w:val="0"/>
          <w:numId w:val="1"/>
        </w:numPr>
        <w:rPr>
          <w:rFonts w:asciiTheme="majorHAnsi" w:hAnsiTheme="majorHAnsi" w:eastAsiaTheme="majorEastAsia" w:cstheme="majorBidi"/>
          <w:color w:val="5A5A5A"/>
          <w:sz w:val="32"/>
          <w:szCs w:val="32"/>
        </w:rPr>
      </w:pPr>
      <w:r w:rsidRPr="3DA95D55">
        <w:rPr>
          <w:rFonts w:asciiTheme="majorHAnsi" w:hAnsiTheme="majorHAnsi" w:eastAsiaTheme="majorEastAsia" w:cstheme="majorBidi"/>
          <w:sz w:val="28"/>
          <w:szCs w:val="28"/>
        </w:rPr>
        <w:t>Spatial Representation Folder</w:t>
      </w:r>
    </w:p>
    <w:p w:rsidR="70A11C1A" w:rsidP="3DA95D55" w:rsidRDefault="3DA95D55" w14:paraId="70BD1CDC" w14:textId="4547B599">
      <w:pPr>
        <w:rPr>
          <w:rFonts w:eastAsiaTheme="minorEastAsia"/>
        </w:rPr>
      </w:pPr>
      <w:r w:rsidRPr="3DA95D55">
        <w:rPr>
          <w:rFonts w:eastAsiaTheme="minorEastAsia"/>
        </w:rPr>
        <w:t xml:space="preserve">This folder contains spatial information of this outdoor site, including </w:t>
      </w:r>
      <w:proofErr w:type="spellStart"/>
      <w:r w:rsidRPr="3DA95D55">
        <w:rPr>
          <w:rFonts w:eastAsiaTheme="minorEastAsia"/>
        </w:rPr>
        <w:t>OutdoorSite.json</w:t>
      </w:r>
      <w:proofErr w:type="spellEnd"/>
      <w:r w:rsidRPr="3DA95D55">
        <w:rPr>
          <w:rFonts w:eastAsiaTheme="minorEastAsia"/>
        </w:rPr>
        <w:t xml:space="preserve"> and optional </w:t>
      </w:r>
      <w:proofErr w:type="spellStart"/>
      <w:r w:rsidRPr="3DA95D55">
        <w:rPr>
          <w:rFonts w:eastAsiaTheme="minorEastAsia"/>
        </w:rPr>
        <w:t>map.json</w:t>
      </w:r>
      <w:proofErr w:type="spellEnd"/>
      <w:r w:rsidRPr="3DA95D55">
        <w:rPr>
          <w:rFonts w:eastAsiaTheme="minorEastAsia"/>
        </w:rPr>
        <w:t xml:space="preserve"> and its </w:t>
      </w:r>
      <w:proofErr w:type="spellStart"/>
      <w:r w:rsidRPr="3DA95D55">
        <w:rPr>
          <w:rFonts w:eastAsiaTheme="minorEastAsia"/>
        </w:rPr>
        <w:t>mapfile</w:t>
      </w:r>
      <w:proofErr w:type="spellEnd"/>
      <w:r w:rsidRPr="3DA95D55">
        <w:rPr>
          <w:rFonts w:eastAsiaTheme="minorEastAsia"/>
        </w:rPr>
        <w:t>.</w:t>
      </w:r>
    </w:p>
    <w:p w:rsidR="70A11C1A" w:rsidP="3DA95D55" w:rsidRDefault="3DA95D55" w14:paraId="716B8A65" w14:textId="53157719">
      <w:pPr>
        <w:pStyle w:val="ListParagraph"/>
        <w:numPr>
          <w:ilvl w:val="1"/>
          <w:numId w:val="1"/>
        </w:numPr>
        <w:rPr>
          <w:color w:val="5A5A5A"/>
          <w:sz w:val="32"/>
          <w:szCs w:val="32"/>
        </w:rPr>
      </w:pPr>
      <w:proofErr w:type="spellStart"/>
      <w:r w:rsidRPr="3DA95D55">
        <w:rPr>
          <w:rFonts w:asciiTheme="majorHAnsi" w:hAnsiTheme="majorHAnsi" w:eastAsiaTheme="majorEastAsia" w:cstheme="majorBidi"/>
          <w:sz w:val="28"/>
          <w:szCs w:val="28"/>
        </w:rPr>
        <w:t>OutdoorSite.json</w:t>
      </w:r>
      <w:proofErr w:type="spellEnd"/>
    </w:p>
    <w:p w:rsidR="70A11C1A" w:rsidP="3DA95D55" w:rsidRDefault="3DA95D55" w14:paraId="2558DA48" w14:textId="2890F74B">
      <w:pPr>
        <w:ind w:left="720"/>
        <w:rPr>
          <w:rFonts w:asciiTheme="majorHAnsi" w:hAnsiTheme="majorHAnsi" w:eastAsiaTheme="majorEastAsia" w:cstheme="majorBidi"/>
          <w:sz w:val="28"/>
          <w:szCs w:val="28"/>
        </w:rPr>
      </w:pPr>
      <w:proofErr w:type="spellStart"/>
      <w:r w:rsidRPr="3DA95D55">
        <w:rPr>
          <w:rFonts w:eastAsiaTheme="minorEastAsia"/>
        </w:rPr>
        <w:t>OutdoorSite.json</w:t>
      </w:r>
      <w:proofErr w:type="spellEnd"/>
      <w:r w:rsidRPr="3DA95D55">
        <w:rPr>
          <w:rFonts w:eastAsiaTheme="minorEastAsia"/>
        </w:rPr>
        <w:t xml:space="preserve"> describes spatial representation of this outdoor site, including outdoor site ID, outdoor site name and boundary of site.</w:t>
      </w:r>
    </w:p>
    <w:tbl>
      <w:tblPr>
        <w:tblStyle w:val="TableGrid"/>
        <w:tblW w:w="0" w:type="auto"/>
        <w:tblLook w:val="06A0" w:firstRow="1" w:lastRow="0" w:firstColumn="1" w:lastColumn="0" w:noHBand="1" w:noVBand="1"/>
      </w:tblPr>
      <w:tblGrid>
        <w:gridCol w:w="1965"/>
        <w:gridCol w:w="2646"/>
        <w:gridCol w:w="4729"/>
      </w:tblGrid>
      <w:tr w:rsidR="3DA95D55" w:rsidTr="05236978" w14:paraId="6C14188C" w14:textId="77777777">
        <w:tc>
          <w:tcPr>
            <w:tcW w:w="196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999999"/>
          </w:tcPr>
          <w:p w:rsidR="3DA95D55" w:rsidRDefault="3DA95D55" w14:paraId="0A6BF8F3" w14:textId="5CDF8F27">
            <w:r w:rsidRPr="3DA95D55">
              <w:rPr>
                <w:rFonts w:ascii="Calibri" w:hAnsi="Calibri" w:eastAsia="Calibri" w:cs="Calibri"/>
                <w:color w:val="000000" w:themeColor="text1"/>
              </w:rPr>
              <w:t>Attribute</w:t>
            </w:r>
          </w:p>
        </w:tc>
        <w:tc>
          <w:tcPr>
            <w:tcW w:w="265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999999"/>
          </w:tcPr>
          <w:p w:rsidR="3DA95D55" w:rsidRDefault="3DA95D55" w14:paraId="61CACDD0" w14:textId="22367AE2">
            <w:r w:rsidRPr="3DA95D55">
              <w:rPr>
                <w:rFonts w:ascii="Calibri" w:hAnsi="Calibri" w:eastAsia="Calibri" w:cs="Calibri"/>
                <w:color w:val="000000" w:themeColor="text1"/>
              </w:rPr>
              <w:t>Data type</w:t>
            </w:r>
          </w:p>
        </w:tc>
        <w:tc>
          <w:tcPr>
            <w:tcW w:w="47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999999"/>
          </w:tcPr>
          <w:p w:rsidR="3DA95D55" w:rsidRDefault="3DA95D55" w14:paraId="59D9F2BF" w14:textId="416B1BEC">
            <w:r w:rsidRPr="3DA95D55">
              <w:rPr>
                <w:rFonts w:ascii="Calibri" w:hAnsi="Calibri" w:eastAsia="Calibri" w:cs="Calibri"/>
                <w:color w:val="000000" w:themeColor="text1"/>
              </w:rPr>
              <w:t>Description</w:t>
            </w:r>
          </w:p>
        </w:tc>
      </w:tr>
      <w:tr w:rsidR="3DA95D55" w:rsidTr="05236978" w14:paraId="0A259F34" w14:textId="77777777">
        <w:tc>
          <w:tcPr>
            <w:tcW w:w="196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P="3DA95D55" w:rsidRDefault="3DA95D55" w14:paraId="0BBD2F94" w14:textId="5C3C5E63">
            <w:pPr>
              <w:rPr>
                <w:rFonts w:ascii="Calibri" w:hAnsi="Calibri" w:eastAsia="Calibri" w:cs="Calibri"/>
                <w:color w:val="000000" w:themeColor="text1"/>
              </w:rPr>
            </w:pPr>
            <w:proofErr w:type="spellStart"/>
            <w:r w:rsidRPr="3DA95D55">
              <w:rPr>
                <w:rFonts w:ascii="Calibri" w:hAnsi="Calibri" w:eastAsia="Calibri" w:cs="Calibri"/>
                <w:color w:val="000000" w:themeColor="text1"/>
              </w:rPr>
              <w:t>OutdoorSiteID</w:t>
            </w:r>
            <w:proofErr w:type="spellEnd"/>
          </w:p>
        </w:tc>
        <w:tc>
          <w:tcPr>
            <w:tcW w:w="265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RDefault="3DA95D55" w14:paraId="65502E84" w14:textId="3BBBFCE1">
            <w:r w:rsidRPr="3DA95D55">
              <w:rPr>
                <w:rFonts w:ascii="Calibri" w:hAnsi="Calibri" w:eastAsia="Calibri" w:cs="Calibri"/>
                <w:color w:val="000000" w:themeColor="text1"/>
              </w:rPr>
              <w:t>String</w:t>
            </w:r>
          </w:p>
        </w:tc>
        <w:tc>
          <w:tcPr>
            <w:tcW w:w="47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RDefault="3DA95D55" w14:paraId="299CAF4E" w14:textId="044717C9">
            <w:r>
              <w:t>Outdoor CSUID, it consists of geo-reference number, polygon type and creation date.</w:t>
            </w:r>
          </w:p>
          <w:p w:rsidR="3DA95D55" w:rsidRDefault="3DA95D55" w14:paraId="29ECAE8E" w14:textId="05219084"/>
          <w:p w:rsidR="3DA95D55" w:rsidP="3DA95D55" w:rsidRDefault="3DA95D55" w14:paraId="35F20A8D" w14:textId="127F6300">
            <w:pPr>
              <w:rPr>
                <w:rFonts w:ascii="Calibri" w:hAnsi="Calibri" w:eastAsia="Calibri" w:cs="Calibri"/>
              </w:rPr>
            </w:pPr>
            <w:r>
              <w:t>Geo-reference number: a</w:t>
            </w:r>
            <w:r w:rsidRPr="3DA95D55">
              <w:rPr>
                <w:rFonts w:ascii="Calibri" w:hAnsi="Calibri" w:eastAsia="Calibri" w:cs="Calibri"/>
              </w:rPr>
              <w:t xml:space="preserve"> 10-digit identifier formed by combining the Easting and Northing of the label point within the outdoor site boundary. </w:t>
            </w:r>
          </w:p>
          <w:p w:rsidR="3DA95D55" w:rsidP="3DA95D55" w:rsidRDefault="3DA95D55" w14:paraId="6036C65E" w14:textId="1F3B16E6">
            <w:pPr>
              <w:rPr>
                <w:rFonts w:ascii="Calibri" w:hAnsi="Calibri" w:eastAsia="Calibri" w:cs="Calibri"/>
              </w:rPr>
            </w:pPr>
            <w:r w:rsidRPr="3DA95D55">
              <w:rPr>
                <w:rFonts w:ascii="Calibri" w:hAnsi="Calibri" w:eastAsia="Calibri" w:cs="Calibri"/>
              </w:rPr>
              <w:t>(Easting and Northing are from HK 1980 Grid Coordinates, decimal is truncated and the first digit is removed from the coordinates.)</w:t>
            </w:r>
          </w:p>
          <w:p w:rsidR="3DA95D55" w:rsidP="3DA95D55" w:rsidRDefault="3DA95D55" w14:paraId="3FE5DE1C" w14:textId="1C385896">
            <w:pPr>
              <w:rPr>
                <w:rFonts w:ascii="Calibri" w:hAnsi="Calibri" w:eastAsia="Calibri" w:cs="Calibri"/>
              </w:rPr>
            </w:pPr>
          </w:p>
          <w:p w:rsidR="3DA95D55" w:rsidP="3DA95D55" w:rsidRDefault="3DA95D55" w14:paraId="40DBE977" w14:textId="5E3873FE">
            <w:pPr>
              <w:spacing w:line="259" w:lineRule="auto"/>
            </w:pPr>
            <w:r>
              <w:t>Polygon type: ‘O’ for Outdoor.</w:t>
            </w:r>
          </w:p>
          <w:p w:rsidR="3DA95D55" w:rsidRDefault="3DA95D55" w14:paraId="36A5F3F8" w14:textId="24DAC6B1"/>
          <w:p w:rsidR="3DA95D55" w:rsidRDefault="3DA95D55" w14:paraId="59E9098F" w14:textId="2D62EF9F">
            <w:r>
              <w:t>Creation Date: YYYYMMDD</w:t>
            </w:r>
          </w:p>
          <w:p w:rsidR="3DA95D55" w:rsidRDefault="3DA95D55" w14:paraId="1FEC2AA6" w14:textId="7649DEFF"/>
          <w:p w:rsidR="3DA95D55" w:rsidP="3DA95D55" w:rsidRDefault="3DA95D55" w14:paraId="46D50716" w14:textId="4010D2D9">
            <w:pPr>
              <w:rPr>
                <w:rFonts w:ascii="Calibri" w:hAnsi="Calibri" w:eastAsia="Calibri" w:cs="Calibri"/>
                <w:color w:val="000000" w:themeColor="text1"/>
              </w:rPr>
            </w:pPr>
            <w:proofErr w:type="gramStart"/>
            <w:r>
              <w:t>e.g.</w:t>
            </w:r>
            <w:proofErr w:type="gramEnd"/>
            <w:r w:rsidRPr="3DA95D55">
              <w:rPr>
                <w:rFonts w:ascii="Calibri" w:hAnsi="Calibri" w:eastAsia="Calibri" w:cs="Calibri"/>
                <w:color w:val="000000" w:themeColor="text1"/>
              </w:rPr>
              <w:t xml:space="preserve"> </w:t>
            </w:r>
            <w:proofErr w:type="spellStart"/>
            <w:r w:rsidRPr="3DA95D55">
              <w:rPr>
                <w:rFonts w:ascii="Calibri" w:hAnsi="Calibri" w:eastAsia="Calibri" w:cs="Calibri"/>
                <w:color w:val="000000" w:themeColor="text1"/>
              </w:rPr>
              <w:t>OutdoorSiteID</w:t>
            </w:r>
            <w:proofErr w:type="spellEnd"/>
            <w:r w:rsidRPr="3DA95D55">
              <w:rPr>
                <w:rFonts w:ascii="Calibri" w:hAnsi="Calibri" w:eastAsia="Calibri" w:cs="Calibri"/>
                <w:color w:val="000000" w:themeColor="text1"/>
              </w:rPr>
              <w:t>: “4520522021O20220412”</w:t>
            </w:r>
          </w:p>
        </w:tc>
      </w:tr>
      <w:tr w:rsidR="3DA95D55" w:rsidTr="05236978" w14:paraId="0FEFD994" w14:textId="77777777">
        <w:tc>
          <w:tcPr>
            <w:tcW w:w="196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P="3DA95D55" w:rsidRDefault="3DA95D55" w14:paraId="44E64741" w14:textId="09571846">
            <w:pPr>
              <w:rPr>
                <w:rFonts w:ascii="Calibri" w:hAnsi="Calibri" w:eastAsia="Calibri" w:cs="Calibri"/>
                <w:color w:val="000000" w:themeColor="text1"/>
              </w:rPr>
            </w:pPr>
            <w:proofErr w:type="spellStart"/>
            <w:r w:rsidRPr="3DA95D55">
              <w:rPr>
                <w:rFonts w:ascii="Calibri" w:hAnsi="Calibri" w:eastAsia="Calibri" w:cs="Calibri"/>
                <w:color w:val="000000" w:themeColor="text1"/>
              </w:rPr>
              <w:lastRenderedPageBreak/>
              <w:t>OutdoorSiteName</w:t>
            </w:r>
            <w:proofErr w:type="spellEnd"/>
          </w:p>
        </w:tc>
        <w:tc>
          <w:tcPr>
            <w:tcW w:w="265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RDefault="3DA95D55" w14:paraId="0FA043D2" w14:textId="169F34E4">
            <w:r w:rsidRPr="3DA95D55">
              <w:rPr>
                <w:rFonts w:ascii="Calibri" w:hAnsi="Calibri" w:eastAsia="Calibri" w:cs="Calibri"/>
                <w:color w:val="000000" w:themeColor="text1"/>
              </w:rPr>
              <w:t>String</w:t>
            </w:r>
          </w:p>
        </w:tc>
        <w:tc>
          <w:tcPr>
            <w:tcW w:w="47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P="3DA95D55" w:rsidRDefault="3DA95D55" w14:paraId="56F29EE5" w14:textId="666E89F4">
            <w:pPr>
              <w:spacing w:line="259" w:lineRule="auto"/>
              <w:rPr>
                <w:rFonts w:ascii="Calibri" w:hAnsi="Calibri" w:eastAsia="Calibri" w:cs="Calibri"/>
                <w:color w:val="000000" w:themeColor="text1"/>
              </w:rPr>
            </w:pPr>
            <w:r w:rsidRPr="3DA95D55">
              <w:rPr>
                <w:rFonts w:ascii="Calibri" w:hAnsi="Calibri" w:eastAsia="Calibri" w:cs="Calibri"/>
                <w:color w:val="000000" w:themeColor="text1"/>
              </w:rPr>
              <w:t>Outdoor site name</w:t>
            </w:r>
          </w:p>
        </w:tc>
      </w:tr>
      <w:tr w:rsidR="3DA95D55" w:rsidTr="05236978" w14:paraId="485F1DDE" w14:textId="77777777">
        <w:tc>
          <w:tcPr>
            <w:tcW w:w="196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RDefault="3DA95D55" w14:paraId="10805B76" w14:textId="5F32D26F">
            <w:r w:rsidRPr="3DA95D55">
              <w:rPr>
                <w:rFonts w:ascii="Calibri" w:hAnsi="Calibri" w:eastAsia="Calibri" w:cs="Calibri"/>
                <w:color w:val="000000" w:themeColor="text1"/>
              </w:rPr>
              <w:t>Boundary</w:t>
            </w:r>
          </w:p>
        </w:tc>
        <w:tc>
          <w:tcPr>
            <w:tcW w:w="265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6872EDE5" w:rsidP="6872EDE5" w:rsidRDefault="6872EDE5" w14:paraId="773E9069" w14:textId="2B8B7D5E">
            <w:pPr>
              <w:spacing w:line="259" w:lineRule="auto"/>
              <w:rPr>
                <w:rFonts w:ascii="Calibri" w:hAnsi="Calibri" w:eastAsia="Calibri" w:cs="Calibri"/>
                <w:color w:val="000000" w:themeColor="text1"/>
              </w:rPr>
            </w:pPr>
            <w:r w:rsidRPr="6872EDE5">
              <w:rPr>
                <w:rFonts w:ascii="Calibri" w:hAnsi="Calibri" w:eastAsia="Calibri" w:cs="Calibri"/>
                <w:color w:val="000000" w:themeColor="text1"/>
              </w:rPr>
              <w:t>Array of double array [</w:t>
            </w:r>
            <w:proofErr w:type="spellStart"/>
            <w:r w:rsidRPr="6872EDE5">
              <w:rPr>
                <w:rFonts w:ascii="Calibri" w:hAnsi="Calibri" w:eastAsia="Calibri" w:cs="Calibri"/>
                <w:color w:val="000000" w:themeColor="text1"/>
              </w:rPr>
              <w:t>lon,lat</w:t>
            </w:r>
            <w:proofErr w:type="spellEnd"/>
            <w:r w:rsidRPr="6872EDE5">
              <w:rPr>
                <w:rFonts w:ascii="Calibri" w:hAnsi="Calibri" w:eastAsia="Calibri" w:cs="Calibri"/>
                <w:color w:val="000000" w:themeColor="text1"/>
              </w:rPr>
              <w:t>]</w:t>
            </w:r>
          </w:p>
          <w:p w:rsidR="3DA95D55" w:rsidP="3DA95D55" w:rsidRDefault="3DA95D55" w14:paraId="7B1255DE" w14:textId="32BDE874">
            <w:pPr>
              <w:rPr>
                <w:rFonts w:ascii="Calibri" w:hAnsi="Calibri" w:eastAsia="Calibri" w:cs="Calibri"/>
                <w:color w:val="000000" w:themeColor="text1"/>
              </w:rPr>
            </w:pPr>
          </w:p>
        </w:tc>
        <w:tc>
          <w:tcPr>
            <w:tcW w:w="47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P="6872EDE5" w:rsidRDefault="6872EDE5" w14:paraId="25849CC2" w14:textId="5BB90B60">
            <w:r w:rsidRPr="6872EDE5">
              <w:rPr>
                <w:rFonts w:ascii="Calibri" w:hAnsi="Calibri" w:eastAsia="Calibri" w:cs="Calibri"/>
                <w:color w:val="000000" w:themeColor="text1"/>
              </w:rPr>
              <w:t>Array of [</w:t>
            </w:r>
            <w:proofErr w:type="spellStart"/>
            <w:r w:rsidRPr="6872EDE5">
              <w:rPr>
                <w:rFonts w:ascii="Calibri" w:hAnsi="Calibri" w:eastAsia="Calibri" w:cs="Calibri"/>
                <w:color w:val="000000" w:themeColor="text1"/>
              </w:rPr>
              <w:t>lon,lat</w:t>
            </w:r>
            <w:proofErr w:type="spellEnd"/>
            <w:r w:rsidRPr="6872EDE5">
              <w:rPr>
                <w:rFonts w:ascii="Calibri" w:hAnsi="Calibri" w:eastAsia="Calibri" w:cs="Calibri"/>
                <w:color w:val="000000" w:themeColor="text1"/>
              </w:rPr>
              <w:t xml:space="preserve">] points that represent utmost boundary of outdoor site. </w:t>
            </w:r>
          </w:p>
          <w:p w:rsidR="3DA95D55" w:rsidRDefault="6872EDE5" w14:paraId="0A1E1B55" w14:textId="33E35EBE">
            <w:r w:rsidRPr="6872EDE5">
              <w:rPr>
                <w:rFonts w:ascii="Calibri" w:hAnsi="Calibri" w:eastAsia="Calibri" w:cs="Calibri"/>
                <w:color w:val="000000" w:themeColor="text1"/>
              </w:rPr>
              <w:t>The array contains at least 3 points.</w:t>
            </w:r>
          </w:p>
        </w:tc>
      </w:tr>
      <w:tr w:rsidR="3DA95D55" w:rsidTr="05236978" w14:paraId="6545EEF8" w14:textId="77777777">
        <w:tc>
          <w:tcPr>
            <w:tcW w:w="196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P="3DA95D55" w:rsidRDefault="3DA95D55" w14:paraId="5B750DBA" w14:textId="78758F94">
            <w:pPr>
              <w:rPr>
                <w:rFonts w:ascii="Calibri" w:hAnsi="Calibri" w:eastAsia="Calibri" w:cs="Calibri"/>
                <w:color w:val="000000" w:themeColor="text1"/>
              </w:rPr>
            </w:pPr>
            <w:proofErr w:type="spellStart"/>
            <w:r w:rsidRPr="3DA95D55">
              <w:rPr>
                <w:rFonts w:ascii="Calibri" w:hAnsi="Calibri" w:eastAsia="Calibri" w:cs="Calibri"/>
                <w:color w:val="000000" w:themeColor="text1"/>
              </w:rPr>
              <w:t>MapDataID</w:t>
            </w:r>
            <w:proofErr w:type="spellEnd"/>
          </w:p>
        </w:tc>
        <w:tc>
          <w:tcPr>
            <w:tcW w:w="265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P="3DA95D55" w:rsidRDefault="3DA95D55" w14:paraId="7776FD06" w14:textId="77584E5C">
            <w:pPr>
              <w:rPr>
                <w:rFonts w:ascii="Calibri" w:hAnsi="Calibri" w:eastAsia="Calibri" w:cs="Calibri"/>
                <w:color w:val="000000" w:themeColor="text1"/>
              </w:rPr>
            </w:pPr>
            <w:r w:rsidRPr="3DA95D55">
              <w:rPr>
                <w:rFonts w:ascii="Calibri" w:hAnsi="Calibri" w:eastAsia="Calibri" w:cs="Calibri"/>
                <w:color w:val="000000" w:themeColor="text1"/>
              </w:rPr>
              <w:t>String</w:t>
            </w:r>
          </w:p>
        </w:tc>
        <w:tc>
          <w:tcPr>
            <w:tcW w:w="47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P="3DA95D55" w:rsidRDefault="05236978" w14:paraId="02D233F4" w14:textId="53E38661">
            <w:pPr>
              <w:rPr>
                <w:rFonts w:ascii="Calibri" w:hAnsi="Calibri" w:eastAsia="Calibri" w:cs="Calibri"/>
                <w:color w:val="000000" w:themeColor="text1"/>
              </w:rPr>
            </w:pPr>
            <w:r w:rsidRPr="05236978">
              <w:rPr>
                <w:rFonts w:ascii="Calibri" w:hAnsi="Calibri" w:eastAsia="Calibri" w:cs="Calibri"/>
                <w:color w:val="000000" w:themeColor="text1"/>
              </w:rPr>
              <w:t xml:space="preserve">Optional map ID of  </w:t>
            </w:r>
            <w:proofErr w:type="spellStart"/>
            <w:r w:rsidRPr="05236978">
              <w:rPr>
                <w:rFonts w:ascii="Calibri" w:hAnsi="Calibri" w:eastAsia="Calibri" w:cs="Calibri"/>
                <w:color w:val="000000" w:themeColor="text1"/>
              </w:rPr>
              <w:t>Map.json</w:t>
            </w:r>
            <w:proofErr w:type="spellEnd"/>
          </w:p>
        </w:tc>
      </w:tr>
      <w:tr w:rsidR="3DA95D55" w:rsidTr="05236978" w14:paraId="1385C6DB" w14:textId="77777777">
        <w:trPr>
          <w:trHeight w:val="300"/>
        </w:trPr>
        <w:tc>
          <w:tcPr>
            <w:tcW w:w="93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999999"/>
          </w:tcPr>
          <w:p w:rsidR="3DA95D55" w:rsidRDefault="3DA95D55" w14:paraId="0FB9C0D6" w14:textId="3FEA0590"/>
        </w:tc>
      </w:tr>
      <w:tr w:rsidR="3DA95D55" w:rsidTr="05236978" w14:paraId="73E3FD4B" w14:textId="77777777">
        <w:trPr>
          <w:trHeight w:val="420"/>
        </w:trPr>
        <w:tc>
          <w:tcPr>
            <w:tcW w:w="196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P="3DA95D55" w:rsidRDefault="3DA95D55" w14:paraId="048B3789" w14:textId="58E50477">
            <w:pPr>
              <w:rPr>
                <w:rFonts w:ascii="Calibri" w:hAnsi="Calibri" w:eastAsia="Calibri" w:cs="Calibri"/>
                <w:color w:val="000000" w:themeColor="text1"/>
              </w:rPr>
            </w:pPr>
            <w:r w:rsidRPr="3DA95D55">
              <w:rPr>
                <w:rFonts w:ascii="Calibri" w:hAnsi="Calibri" w:eastAsia="Calibri" w:cs="Calibri"/>
                <w:color w:val="000000" w:themeColor="text1"/>
              </w:rPr>
              <w:t xml:space="preserve">example of </w:t>
            </w:r>
            <w:proofErr w:type="spellStart"/>
            <w:r w:rsidRPr="3DA95D55">
              <w:rPr>
                <w:rFonts w:ascii="Calibri" w:hAnsi="Calibri" w:eastAsia="Calibri" w:cs="Calibri"/>
                <w:color w:val="000000" w:themeColor="text1"/>
              </w:rPr>
              <w:t>OutdoorSite.json</w:t>
            </w:r>
            <w:proofErr w:type="spellEnd"/>
          </w:p>
        </w:tc>
        <w:tc>
          <w:tcPr>
            <w:tcW w:w="7395"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RDefault="3DA95D55" w14:paraId="57C69621" w14:textId="641E854A">
            <w:r w:rsidRPr="3DA95D55">
              <w:rPr>
                <w:rFonts w:ascii="Calibri" w:hAnsi="Calibri" w:eastAsia="Calibri" w:cs="Calibri"/>
                <w:color w:val="000000" w:themeColor="text1"/>
              </w:rPr>
              <w:t>{</w:t>
            </w:r>
          </w:p>
          <w:p w:rsidR="3DA95D55" w:rsidP="05236978" w:rsidRDefault="05236978" w14:paraId="4E4F8104" w14:textId="33E34C77">
            <w:pPr>
              <w:rPr>
                <w:rFonts w:ascii="Calibri" w:hAnsi="Calibri" w:eastAsia="Calibri" w:cs="Calibri"/>
                <w:color w:val="000000" w:themeColor="text1"/>
              </w:rPr>
            </w:pPr>
            <w:r w:rsidRPr="05236978">
              <w:rPr>
                <w:rFonts w:ascii="Calibri" w:hAnsi="Calibri" w:eastAsia="Calibri" w:cs="Calibri"/>
                <w:color w:val="000000" w:themeColor="text1"/>
              </w:rPr>
              <w:t>“</w:t>
            </w:r>
            <w:proofErr w:type="spellStart"/>
            <w:r w:rsidRPr="05236978">
              <w:rPr>
                <w:rFonts w:ascii="Calibri" w:hAnsi="Calibri" w:eastAsia="Calibri" w:cs="Calibri"/>
                <w:color w:val="000000" w:themeColor="text1"/>
              </w:rPr>
              <w:t>OutdoorSiteID</w:t>
            </w:r>
            <w:proofErr w:type="spellEnd"/>
            <w:r w:rsidRPr="05236978">
              <w:rPr>
                <w:rFonts w:ascii="Calibri" w:hAnsi="Calibri" w:eastAsia="Calibri" w:cs="Calibri"/>
                <w:color w:val="000000" w:themeColor="text1"/>
              </w:rPr>
              <w:t>”:” 4520522021O20220412”,</w:t>
            </w:r>
          </w:p>
          <w:p w:rsidR="3DA95D55" w:rsidP="3DA95D55" w:rsidRDefault="3DA95D55" w14:paraId="48C23D91" w14:textId="19BD24FD">
            <w:pPr>
              <w:rPr>
                <w:rFonts w:ascii="Calibri" w:hAnsi="Calibri" w:eastAsia="Calibri" w:cs="Calibri"/>
                <w:color w:val="000000" w:themeColor="text1"/>
              </w:rPr>
            </w:pPr>
            <w:r w:rsidRPr="3DA95D55">
              <w:rPr>
                <w:rFonts w:ascii="Calibri" w:hAnsi="Calibri" w:eastAsia="Calibri" w:cs="Calibri"/>
                <w:color w:val="000000" w:themeColor="text1"/>
              </w:rPr>
              <w:t>“</w:t>
            </w:r>
            <w:proofErr w:type="spellStart"/>
            <w:r w:rsidRPr="3DA95D55">
              <w:rPr>
                <w:rFonts w:ascii="Calibri" w:hAnsi="Calibri" w:eastAsia="Calibri" w:cs="Calibri"/>
                <w:color w:val="000000" w:themeColor="text1"/>
              </w:rPr>
              <w:t>OutdoorSiteName</w:t>
            </w:r>
            <w:proofErr w:type="spellEnd"/>
            <w:r w:rsidRPr="3DA95D55">
              <w:rPr>
                <w:rFonts w:ascii="Calibri" w:hAnsi="Calibri" w:eastAsia="Calibri" w:cs="Calibri"/>
                <w:color w:val="000000" w:themeColor="text1"/>
              </w:rPr>
              <w:t>”:” HKSTP phase 3 outdoor”,</w:t>
            </w:r>
          </w:p>
          <w:p w:rsidR="3DA95D55" w:rsidRDefault="6872EDE5" w14:paraId="42954CFA" w14:textId="472F2889">
            <w:r w:rsidRPr="6872EDE5">
              <w:rPr>
                <w:rFonts w:ascii="Calibri" w:hAnsi="Calibri" w:eastAsia="Calibri" w:cs="Calibri"/>
                <w:color w:val="000000" w:themeColor="text1"/>
              </w:rPr>
              <w:t>“Boundary”: [</w:t>
            </w:r>
          </w:p>
          <w:p w:rsidR="6872EDE5" w:rsidP="6872EDE5" w:rsidRDefault="6872EDE5" w14:paraId="7EA627F6" w14:textId="7734F821">
            <w:pPr>
              <w:ind w:left="1440"/>
              <w:rPr>
                <w:rFonts w:ascii="Calibri" w:hAnsi="Calibri" w:eastAsia="Calibri" w:cs="Calibri"/>
                <w:color w:val="000000" w:themeColor="text1"/>
              </w:rPr>
            </w:pPr>
            <w:r w:rsidRPr="6872EDE5">
              <w:rPr>
                <w:rFonts w:ascii="Calibri" w:hAnsi="Calibri" w:eastAsia="Calibri" w:cs="Calibri"/>
                <w:color w:val="000000" w:themeColor="text1"/>
              </w:rPr>
              <w:t>[</w:t>
            </w:r>
            <w:proofErr w:type="spellStart"/>
            <w:r w:rsidRPr="6872EDE5">
              <w:rPr>
                <w:rFonts w:ascii="Calibri" w:hAnsi="Calibri" w:eastAsia="Calibri" w:cs="Calibri"/>
                <w:color w:val="000000" w:themeColor="text1"/>
              </w:rPr>
              <w:t>lon,lat</w:t>
            </w:r>
            <w:proofErr w:type="spellEnd"/>
            <w:r w:rsidRPr="6872EDE5">
              <w:rPr>
                <w:rFonts w:ascii="Calibri" w:hAnsi="Calibri" w:eastAsia="Calibri" w:cs="Calibri"/>
                <w:color w:val="000000" w:themeColor="text1"/>
              </w:rPr>
              <w:t>], [</w:t>
            </w:r>
            <w:proofErr w:type="spellStart"/>
            <w:r w:rsidRPr="6872EDE5">
              <w:rPr>
                <w:rFonts w:ascii="Calibri" w:hAnsi="Calibri" w:eastAsia="Calibri" w:cs="Calibri"/>
                <w:color w:val="000000" w:themeColor="text1"/>
              </w:rPr>
              <w:t>lon,lat</w:t>
            </w:r>
            <w:proofErr w:type="spellEnd"/>
            <w:r w:rsidRPr="6872EDE5">
              <w:rPr>
                <w:rFonts w:ascii="Calibri" w:hAnsi="Calibri" w:eastAsia="Calibri" w:cs="Calibri"/>
                <w:color w:val="000000" w:themeColor="text1"/>
              </w:rPr>
              <w:t>], [</w:t>
            </w:r>
            <w:proofErr w:type="spellStart"/>
            <w:r w:rsidRPr="6872EDE5">
              <w:rPr>
                <w:rFonts w:ascii="Calibri" w:hAnsi="Calibri" w:eastAsia="Calibri" w:cs="Calibri"/>
                <w:color w:val="000000" w:themeColor="text1"/>
              </w:rPr>
              <w:t>lon,lat</w:t>
            </w:r>
            <w:proofErr w:type="spellEnd"/>
            <w:r w:rsidRPr="6872EDE5">
              <w:rPr>
                <w:rFonts w:ascii="Calibri" w:hAnsi="Calibri" w:eastAsia="Calibri" w:cs="Calibri"/>
                <w:color w:val="000000" w:themeColor="text1"/>
              </w:rPr>
              <w:t>], [</w:t>
            </w:r>
            <w:proofErr w:type="spellStart"/>
            <w:r w:rsidRPr="6872EDE5">
              <w:rPr>
                <w:rFonts w:ascii="Calibri" w:hAnsi="Calibri" w:eastAsia="Calibri" w:cs="Calibri"/>
                <w:color w:val="000000" w:themeColor="text1"/>
              </w:rPr>
              <w:t>lon,lat</w:t>
            </w:r>
            <w:proofErr w:type="spellEnd"/>
            <w:r w:rsidRPr="6872EDE5">
              <w:rPr>
                <w:rFonts w:ascii="Calibri" w:hAnsi="Calibri" w:eastAsia="Calibri" w:cs="Calibri"/>
                <w:color w:val="000000" w:themeColor="text1"/>
              </w:rPr>
              <w:t>]</w:t>
            </w:r>
          </w:p>
          <w:p w:rsidR="3DA95D55" w:rsidP="3DA95D55" w:rsidRDefault="3DA95D55" w14:paraId="3CE371BD" w14:textId="4B3BC528">
            <w:pPr>
              <w:ind w:left="720"/>
            </w:pPr>
            <w:r w:rsidRPr="3DA95D55">
              <w:rPr>
                <w:rFonts w:ascii="Calibri" w:hAnsi="Calibri" w:eastAsia="Calibri" w:cs="Calibri"/>
                <w:color w:val="000000" w:themeColor="text1"/>
              </w:rPr>
              <w:t>]</w:t>
            </w:r>
          </w:p>
          <w:p w:rsidR="3DA95D55" w:rsidRDefault="3DA95D55" w14:paraId="43515489" w14:textId="7701FACE">
            <w:r w:rsidRPr="3DA95D55">
              <w:rPr>
                <w:rFonts w:ascii="Calibri" w:hAnsi="Calibri" w:eastAsia="Calibri" w:cs="Calibri"/>
                <w:color w:val="000000" w:themeColor="text1"/>
              </w:rPr>
              <w:t>}</w:t>
            </w:r>
          </w:p>
        </w:tc>
      </w:tr>
    </w:tbl>
    <w:p w:rsidR="70A11C1A" w:rsidP="3DA95D55" w:rsidRDefault="3DA95D55" w14:paraId="7F0E364A" w14:textId="325C7AAA">
      <w:pPr>
        <w:pStyle w:val="ListParagraph"/>
        <w:numPr>
          <w:ilvl w:val="1"/>
          <w:numId w:val="1"/>
        </w:numPr>
        <w:rPr>
          <w:color w:val="5A5A5A"/>
          <w:sz w:val="32"/>
          <w:szCs w:val="32"/>
        </w:rPr>
      </w:pPr>
      <w:proofErr w:type="spellStart"/>
      <w:r w:rsidRPr="3DA95D55">
        <w:rPr>
          <w:rFonts w:asciiTheme="majorHAnsi" w:hAnsiTheme="majorHAnsi" w:eastAsiaTheme="majorEastAsia" w:cstheme="majorBidi"/>
          <w:sz w:val="28"/>
          <w:szCs w:val="28"/>
        </w:rPr>
        <w:t>Map.json</w:t>
      </w:r>
      <w:proofErr w:type="spellEnd"/>
    </w:p>
    <w:p w:rsidR="70A11C1A" w:rsidP="3DA95D55" w:rsidRDefault="3DA95D55" w14:paraId="51EE2FFC" w14:textId="7C76E62A">
      <w:pPr>
        <w:rPr>
          <w:rFonts w:ascii="Calibri" w:hAnsi="Calibri" w:eastAsia="Calibri" w:cs="Calibri"/>
          <w:color w:val="000000" w:themeColor="text1"/>
        </w:rPr>
      </w:pPr>
      <w:r w:rsidRPr="3DA95D55">
        <w:rPr>
          <w:rFonts w:ascii="Calibri" w:hAnsi="Calibri" w:eastAsia="Calibri" w:cs="Calibri"/>
          <w:color w:val="000000" w:themeColor="text1"/>
        </w:rPr>
        <w:t xml:space="preserve">This JSON file is the metadata of the map file, including </w:t>
      </w:r>
      <w:proofErr w:type="spellStart"/>
      <w:r w:rsidRPr="3DA95D55">
        <w:rPr>
          <w:rFonts w:ascii="Calibri" w:hAnsi="Calibri" w:eastAsia="Calibri" w:cs="Calibri"/>
          <w:color w:val="000000" w:themeColor="text1"/>
        </w:rPr>
        <w:t>MapID</w:t>
      </w:r>
      <w:proofErr w:type="spellEnd"/>
      <w:r w:rsidRPr="3DA95D55">
        <w:rPr>
          <w:rFonts w:ascii="Calibri" w:hAnsi="Calibri" w:eastAsia="Calibri" w:cs="Calibri"/>
          <w:color w:val="000000" w:themeColor="text1"/>
        </w:rPr>
        <w:t xml:space="preserve">, </w:t>
      </w:r>
      <w:proofErr w:type="spellStart"/>
      <w:r w:rsidRPr="3DA95D55">
        <w:rPr>
          <w:rFonts w:ascii="Calibri" w:hAnsi="Calibri" w:eastAsia="Calibri" w:cs="Calibri"/>
          <w:color w:val="000000" w:themeColor="text1"/>
        </w:rPr>
        <w:t>MapFormat</w:t>
      </w:r>
      <w:proofErr w:type="spellEnd"/>
      <w:r w:rsidRPr="3DA95D55">
        <w:rPr>
          <w:rFonts w:ascii="Calibri" w:hAnsi="Calibri" w:eastAsia="Calibri" w:cs="Calibri"/>
          <w:color w:val="000000" w:themeColor="text1"/>
        </w:rPr>
        <w:t xml:space="preserve">, </w:t>
      </w:r>
      <w:proofErr w:type="spellStart"/>
      <w:r w:rsidRPr="3DA95D55">
        <w:rPr>
          <w:rFonts w:ascii="Calibri" w:hAnsi="Calibri" w:eastAsia="Calibri" w:cs="Calibri"/>
          <w:color w:val="000000" w:themeColor="text1"/>
        </w:rPr>
        <w:t>GeodeticPoints</w:t>
      </w:r>
      <w:proofErr w:type="spellEnd"/>
      <w:r w:rsidRPr="3DA95D55">
        <w:rPr>
          <w:rFonts w:ascii="Calibri" w:hAnsi="Calibri" w:eastAsia="Calibri" w:cs="Calibri"/>
          <w:color w:val="000000" w:themeColor="text1"/>
        </w:rPr>
        <w:t xml:space="preserve">, Boundary, </w:t>
      </w:r>
      <w:proofErr w:type="spellStart"/>
      <w:r w:rsidRPr="3DA95D55">
        <w:rPr>
          <w:rFonts w:ascii="Calibri" w:hAnsi="Calibri" w:eastAsia="Calibri" w:cs="Calibri"/>
          <w:color w:val="000000" w:themeColor="text1"/>
        </w:rPr>
        <w:t>AttachedPrimalSpaceID</w:t>
      </w:r>
      <w:proofErr w:type="spellEnd"/>
      <w:r w:rsidRPr="3DA95D55">
        <w:rPr>
          <w:rFonts w:ascii="Calibri" w:hAnsi="Calibri" w:eastAsia="Calibri" w:cs="Calibri"/>
          <w:color w:val="000000" w:themeColor="text1"/>
        </w:rPr>
        <w:t xml:space="preserve"> and Filename. </w:t>
      </w:r>
    </w:p>
    <w:tbl>
      <w:tblPr>
        <w:tblStyle w:val="TableGrid"/>
        <w:tblW w:w="9340" w:type="dxa"/>
        <w:tblLook w:val="06A0" w:firstRow="1" w:lastRow="0" w:firstColumn="1" w:lastColumn="0" w:noHBand="1" w:noVBand="1"/>
      </w:tblPr>
      <w:tblGrid>
        <w:gridCol w:w="2318"/>
        <w:gridCol w:w="1646"/>
        <w:gridCol w:w="5376"/>
      </w:tblGrid>
      <w:tr w:rsidR="3DA95D55" w:rsidTr="05236978" w14:paraId="7268F9EF" w14:textId="77777777">
        <w:tc>
          <w:tcPr>
            <w:tcW w:w="216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999999"/>
          </w:tcPr>
          <w:p w:rsidR="3DA95D55" w:rsidRDefault="3DA95D55" w14:paraId="650C28CE" w14:textId="65B9F44A">
            <w:r w:rsidRPr="3DA95D55">
              <w:rPr>
                <w:rFonts w:ascii="Calibri" w:hAnsi="Calibri" w:eastAsia="Calibri" w:cs="Calibri"/>
                <w:color w:val="000000" w:themeColor="text1"/>
              </w:rPr>
              <w:t>Attribute</w:t>
            </w:r>
          </w:p>
        </w:tc>
        <w:tc>
          <w:tcPr>
            <w:tcW w:w="1671"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999999"/>
          </w:tcPr>
          <w:p w:rsidR="3DA95D55" w:rsidRDefault="3DA95D55" w14:paraId="3D58F712" w14:textId="31457201">
            <w:r w:rsidRPr="3DA95D55">
              <w:rPr>
                <w:rFonts w:ascii="Calibri" w:hAnsi="Calibri" w:eastAsia="Calibri" w:cs="Calibri"/>
                <w:color w:val="000000" w:themeColor="text1"/>
              </w:rPr>
              <w:t>Data type</w:t>
            </w:r>
          </w:p>
        </w:tc>
        <w:tc>
          <w:tcPr>
            <w:tcW w:w="5509"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999999"/>
          </w:tcPr>
          <w:p w:rsidR="3DA95D55" w:rsidRDefault="3DA95D55" w14:paraId="2725A1A2" w14:textId="59C51603">
            <w:r w:rsidRPr="3DA95D55">
              <w:rPr>
                <w:rFonts w:ascii="Calibri" w:hAnsi="Calibri" w:eastAsia="Calibri" w:cs="Calibri"/>
                <w:color w:val="000000" w:themeColor="text1"/>
              </w:rPr>
              <w:t>Description</w:t>
            </w:r>
          </w:p>
        </w:tc>
      </w:tr>
      <w:tr w:rsidR="3DA95D55" w:rsidTr="05236978" w14:paraId="1E2E1F3F" w14:textId="77777777">
        <w:tc>
          <w:tcPr>
            <w:tcW w:w="216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RDefault="3DA95D55" w14:paraId="671B2A28" w14:textId="08606727">
            <w:proofErr w:type="spellStart"/>
            <w:r w:rsidRPr="3DA95D55">
              <w:rPr>
                <w:rFonts w:ascii="Calibri" w:hAnsi="Calibri" w:eastAsia="Calibri" w:cs="Calibri"/>
                <w:color w:val="000000" w:themeColor="text1"/>
              </w:rPr>
              <w:t>MapID</w:t>
            </w:r>
            <w:proofErr w:type="spellEnd"/>
          </w:p>
        </w:tc>
        <w:tc>
          <w:tcPr>
            <w:tcW w:w="1671"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RDefault="3DA95D55" w14:paraId="70EEFA0D" w14:textId="7A0EEA70">
            <w:r w:rsidRPr="3DA95D55">
              <w:rPr>
                <w:rFonts w:ascii="Calibri" w:hAnsi="Calibri" w:eastAsia="Calibri" w:cs="Calibri"/>
                <w:color w:val="000000" w:themeColor="text1"/>
              </w:rPr>
              <w:t>String</w:t>
            </w:r>
          </w:p>
        </w:tc>
        <w:tc>
          <w:tcPr>
            <w:tcW w:w="5509"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RDefault="3DA95D55" w14:paraId="538FCFF9" w14:textId="75F7AAA3">
            <w:r w:rsidRPr="3DA95D55">
              <w:rPr>
                <w:rFonts w:ascii="Calibri" w:hAnsi="Calibri" w:eastAsia="Calibri" w:cs="Calibri"/>
                <w:color w:val="000000" w:themeColor="text1"/>
              </w:rPr>
              <w:t>ID of map</w:t>
            </w:r>
          </w:p>
        </w:tc>
      </w:tr>
      <w:tr w:rsidR="3DA95D55" w:rsidTr="05236978" w14:paraId="416D9448" w14:textId="77777777">
        <w:tc>
          <w:tcPr>
            <w:tcW w:w="216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RDefault="3DA95D55" w14:paraId="4E7CDC04" w14:textId="57FC57B1">
            <w:proofErr w:type="spellStart"/>
            <w:r w:rsidRPr="3DA95D55">
              <w:rPr>
                <w:rFonts w:ascii="Calibri" w:hAnsi="Calibri" w:eastAsia="Calibri" w:cs="Calibri"/>
                <w:color w:val="000000" w:themeColor="text1"/>
              </w:rPr>
              <w:t>MapFormat</w:t>
            </w:r>
            <w:proofErr w:type="spellEnd"/>
          </w:p>
        </w:tc>
        <w:tc>
          <w:tcPr>
            <w:tcW w:w="1671"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RDefault="3DA95D55" w14:paraId="3A23763C" w14:textId="019A2721">
            <w:r w:rsidRPr="3DA95D55">
              <w:rPr>
                <w:rFonts w:ascii="Calibri" w:hAnsi="Calibri" w:eastAsia="Calibri" w:cs="Calibri"/>
                <w:color w:val="000000" w:themeColor="text1"/>
              </w:rPr>
              <w:t>String</w:t>
            </w:r>
          </w:p>
        </w:tc>
        <w:tc>
          <w:tcPr>
            <w:tcW w:w="5509"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RDefault="3DA95D55" w14:paraId="7CF384C2" w14:textId="08EED03A">
            <w:r w:rsidRPr="3DA95D55">
              <w:rPr>
                <w:rFonts w:ascii="Calibri" w:hAnsi="Calibri" w:eastAsia="Calibri" w:cs="Calibri"/>
                <w:color w:val="000000" w:themeColor="text1"/>
              </w:rPr>
              <w:t xml:space="preserve">The format of the map, e.g., JPG, PNG, </w:t>
            </w:r>
            <w:proofErr w:type="spellStart"/>
            <w:r w:rsidRPr="3DA95D55">
              <w:rPr>
                <w:rFonts w:ascii="Calibri" w:hAnsi="Calibri" w:eastAsia="Calibri" w:cs="Calibri"/>
                <w:color w:val="000000" w:themeColor="text1"/>
              </w:rPr>
              <w:t>IndoorGML</w:t>
            </w:r>
            <w:proofErr w:type="spellEnd"/>
            <w:r w:rsidRPr="3DA95D55">
              <w:rPr>
                <w:rFonts w:ascii="Calibri" w:hAnsi="Calibri" w:eastAsia="Calibri" w:cs="Calibri"/>
                <w:color w:val="000000" w:themeColor="text1"/>
              </w:rPr>
              <w:t xml:space="preserve">, IMDF, etc. </w:t>
            </w:r>
          </w:p>
        </w:tc>
      </w:tr>
      <w:tr w:rsidR="3DA95D55" w:rsidTr="05236978" w14:paraId="16E3BAAF" w14:textId="77777777">
        <w:tc>
          <w:tcPr>
            <w:tcW w:w="216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RDefault="3DA95D55" w14:paraId="3C2A2C59" w14:textId="10EC9702">
            <w:proofErr w:type="spellStart"/>
            <w:r w:rsidRPr="3DA95D55">
              <w:rPr>
                <w:rFonts w:ascii="Calibri" w:hAnsi="Calibri" w:eastAsia="Calibri" w:cs="Calibri"/>
                <w:color w:val="000000" w:themeColor="text1"/>
              </w:rPr>
              <w:t>GeodeticPoints</w:t>
            </w:r>
            <w:proofErr w:type="spellEnd"/>
          </w:p>
        </w:tc>
        <w:tc>
          <w:tcPr>
            <w:tcW w:w="1671"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RDefault="3DA95D55" w14:paraId="50DDC19B" w14:textId="0F54CAF6">
            <w:r w:rsidRPr="3DA95D55">
              <w:rPr>
                <w:rFonts w:ascii="Calibri" w:hAnsi="Calibri" w:eastAsia="Calibri" w:cs="Calibri"/>
                <w:color w:val="000000" w:themeColor="text1"/>
              </w:rPr>
              <w:t>Array of JSON object</w:t>
            </w:r>
          </w:p>
          <w:p w:rsidR="3DA95D55" w:rsidRDefault="05236978" w14:paraId="0FFC7833" w14:textId="18E44417">
            <w:r w:rsidRPr="05236978">
              <w:rPr>
                <w:rFonts w:ascii="Calibri" w:hAnsi="Calibri" w:eastAsia="Calibri" w:cs="Calibri"/>
                <w:color w:val="000000" w:themeColor="text1"/>
              </w:rPr>
              <w:t>{X, Y, Lon, Lat}</w:t>
            </w:r>
          </w:p>
        </w:tc>
        <w:tc>
          <w:tcPr>
            <w:tcW w:w="5509"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P="6872EDE5" w:rsidRDefault="6872EDE5" w14:paraId="5FCFB643" w14:textId="3F6A14DB">
            <w:r w:rsidRPr="6872EDE5">
              <w:rPr>
                <w:rFonts w:ascii="Calibri" w:hAnsi="Calibri" w:eastAsia="Calibri" w:cs="Calibri"/>
                <w:color w:val="000000" w:themeColor="text1"/>
              </w:rPr>
              <w:t>The array of geodetic points. Each geodetic point contains a coordinate in the map and a [</w:t>
            </w:r>
            <w:proofErr w:type="spellStart"/>
            <w:r w:rsidRPr="6872EDE5">
              <w:rPr>
                <w:rFonts w:ascii="Calibri" w:hAnsi="Calibri" w:eastAsia="Calibri" w:cs="Calibri"/>
                <w:color w:val="000000" w:themeColor="text1"/>
              </w:rPr>
              <w:t>lon,lat</w:t>
            </w:r>
            <w:proofErr w:type="spellEnd"/>
            <w:r w:rsidRPr="6872EDE5">
              <w:rPr>
                <w:rFonts w:ascii="Calibri" w:hAnsi="Calibri" w:eastAsia="Calibri" w:cs="Calibri"/>
                <w:color w:val="000000" w:themeColor="text1"/>
              </w:rPr>
              <w:t xml:space="preserve">] pair. The array contains at least 2 geodetic points. </w:t>
            </w:r>
          </w:p>
          <w:p w:rsidR="3DA95D55" w:rsidP="3DA95D55" w:rsidRDefault="3DA95D55" w14:paraId="41E4718F" w14:textId="410061E9">
            <w:pPr>
              <w:rPr>
                <w:rFonts w:ascii="Calibri" w:hAnsi="Calibri" w:eastAsia="Calibri" w:cs="Calibri"/>
                <w:color w:val="000000" w:themeColor="text1"/>
              </w:rPr>
            </w:pPr>
            <w:r w:rsidRPr="3DA95D55">
              <w:rPr>
                <w:rFonts w:ascii="Calibri" w:hAnsi="Calibri" w:eastAsia="Calibri" w:cs="Calibri"/>
                <w:color w:val="000000" w:themeColor="text1"/>
              </w:rPr>
              <w:t>JSON object of geodetic point is described as:</w:t>
            </w:r>
          </w:p>
          <w:p w:rsidR="3DA95D55" w:rsidRDefault="3DA95D55" w14:paraId="50A6FB66" w14:textId="51A372FE">
            <w:r w:rsidRPr="3DA95D55">
              <w:rPr>
                <w:rFonts w:ascii="Calibri" w:hAnsi="Calibri" w:eastAsia="Calibri" w:cs="Calibri"/>
                <w:color w:val="000000" w:themeColor="text1"/>
              </w:rPr>
              <w:t>{</w:t>
            </w:r>
          </w:p>
          <w:p w:rsidR="3DA95D55" w:rsidP="3DA95D55" w:rsidRDefault="05236978" w14:paraId="69FBC8E4" w14:textId="6EBFAD8D">
            <w:pPr>
              <w:ind w:left="720"/>
            </w:pPr>
            <w:r w:rsidRPr="05236978">
              <w:rPr>
                <w:rFonts w:ascii="Calibri" w:hAnsi="Calibri" w:eastAsia="Calibri" w:cs="Calibri"/>
                <w:color w:val="000000" w:themeColor="text1"/>
              </w:rPr>
              <w:t>X: Double,</w:t>
            </w:r>
          </w:p>
          <w:p w:rsidR="3DA95D55" w:rsidP="3DA95D55" w:rsidRDefault="05236978" w14:paraId="7CFD33EF" w14:textId="315B18FD">
            <w:pPr>
              <w:ind w:left="720"/>
            </w:pPr>
            <w:r w:rsidRPr="05236978">
              <w:rPr>
                <w:rFonts w:ascii="Calibri" w:hAnsi="Calibri" w:eastAsia="Calibri" w:cs="Calibri"/>
                <w:color w:val="000000" w:themeColor="text1"/>
              </w:rPr>
              <w:t>Y: Double,</w:t>
            </w:r>
          </w:p>
          <w:p w:rsidR="3DA95D55" w:rsidP="3DA95D55" w:rsidRDefault="05236978" w14:paraId="21E8DBBD" w14:textId="6D22A292">
            <w:pPr>
              <w:ind w:left="720"/>
            </w:pPr>
            <w:r w:rsidRPr="05236978">
              <w:rPr>
                <w:rFonts w:ascii="Calibri" w:hAnsi="Calibri" w:eastAsia="Calibri" w:cs="Calibri"/>
                <w:color w:val="000000" w:themeColor="text1"/>
              </w:rPr>
              <w:t>Lon: Double,</w:t>
            </w:r>
          </w:p>
          <w:p w:rsidR="3DA95D55" w:rsidP="3DA95D55" w:rsidRDefault="05236978" w14:paraId="7A93FF8C" w14:textId="2EEA0687">
            <w:pPr>
              <w:ind w:left="720"/>
            </w:pPr>
            <w:r w:rsidRPr="05236978">
              <w:rPr>
                <w:rFonts w:ascii="Calibri" w:hAnsi="Calibri" w:eastAsia="Calibri" w:cs="Calibri"/>
                <w:color w:val="000000" w:themeColor="text1"/>
              </w:rPr>
              <w:t>Lat: Double,</w:t>
            </w:r>
          </w:p>
          <w:p w:rsidR="3DA95D55" w:rsidRDefault="3DA95D55" w14:paraId="0B2DDADD" w14:textId="2F2505F5">
            <w:r w:rsidRPr="3DA95D55">
              <w:rPr>
                <w:rFonts w:ascii="Calibri" w:hAnsi="Calibri" w:eastAsia="Calibri" w:cs="Calibri"/>
                <w:color w:val="000000" w:themeColor="text1"/>
              </w:rPr>
              <w:t>}</w:t>
            </w:r>
          </w:p>
        </w:tc>
      </w:tr>
      <w:tr w:rsidR="3DA95D55" w:rsidTr="05236978" w14:paraId="0153643D" w14:textId="77777777">
        <w:tc>
          <w:tcPr>
            <w:tcW w:w="216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RDefault="3DA95D55" w14:paraId="347BFCBA" w14:textId="37556D88">
            <w:r w:rsidRPr="3DA95D55">
              <w:rPr>
                <w:rFonts w:ascii="Calibri" w:hAnsi="Calibri" w:eastAsia="Calibri" w:cs="Calibri"/>
                <w:color w:val="000000" w:themeColor="text1"/>
              </w:rPr>
              <w:t>Boundary</w:t>
            </w:r>
          </w:p>
        </w:tc>
        <w:tc>
          <w:tcPr>
            <w:tcW w:w="1671"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P="6872EDE5" w:rsidRDefault="6872EDE5" w14:paraId="5FA10F65" w14:textId="75F230F6">
            <w:pPr>
              <w:spacing w:line="259" w:lineRule="auto"/>
              <w:rPr>
                <w:rFonts w:ascii="Calibri" w:hAnsi="Calibri" w:eastAsia="Calibri" w:cs="Calibri"/>
                <w:color w:val="000000" w:themeColor="text1"/>
              </w:rPr>
            </w:pPr>
            <w:r w:rsidRPr="6872EDE5">
              <w:rPr>
                <w:rFonts w:ascii="Calibri" w:hAnsi="Calibri" w:eastAsia="Calibri" w:cs="Calibri"/>
                <w:color w:val="000000" w:themeColor="text1"/>
              </w:rPr>
              <w:t>Array of double array  [</w:t>
            </w:r>
            <w:proofErr w:type="spellStart"/>
            <w:r w:rsidRPr="6872EDE5">
              <w:rPr>
                <w:rFonts w:ascii="Calibri" w:hAnsi="Calibri" w:eastAsia="Calibri" w:cs="Calibri"/>
                <w:color w:val="000000" w:themeColor="text1"/>
              </w:rPr>
              <w:t>lon,lat</w:t>
            </w:r>
            <w:proofErr w:type="spellEnd"/>
            <w:r w:rsidRPr="6872EDE5">
              <w:rPr>
                <w:rFonts w:ascii="Calibri" w:hAnsi="Calibri" w:eastAsia="Calibri" w:cs="Calibri"/>
                <w:color w:val="000000" w:themeColor="text1"/>
              </w:rPr>
              <w:t>]</w:t>
            </w:r>
          </w:p>
        </w:tc>
        <w:tc>
          <w:tcPr>
            <w:tcW w:w="5509"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P="6872EDE5" w:rsidRDefault="6872EDE5" w14:paraId="10F329B6" w14:textId="0FABA1E9">
            <w:r w:rsidRPr="6872EDE5">
              <w:rPr>
                <w:rFonts w:ascii="Calibri" w:hAnsi="Calibri" w:eastAsia="Calibri" w:cs="Calibri"/>
                <w:color w:val="000000" w:themeColor="text1"/>
              </w:rPr>
              <w:t>Array of [</w:t>
            </w:r>
            <w:proofErr w:type="spellStart"/>
            <w:r w:rsidRPr="6872EDE5">
              <w:rPr>
                <w:rFonts w:ascii="Calibri" w:hAnsi="Calibri" w:eastAsia="Calibri" w:cs="Calibri"/>
                <w:color w:val="000000" w:themeColor="text1"/>
              </w:rPr>
              <w:t>lon,lat</w:t>
            </w:r>
            <w:proofErr w:type="spellEnd"/>
            <w:r w:rsidRPr="6872EDE5">
              <w:rPr>
                <w:rFonts w:ascii="Calibri" w:hAnsi="Calibri" w:eastAsia="Calibri" w:cs="Calibri"/>
                <w:color w:val="000000" w:themeColor="text1"/>
              </w:rPr>
              <w:t xml:space="preserve">] points that represent utmost boundary of current site on the map. </w:t>
            </w:r>
          </w:p>
          <w:p w:rsidR="3DA95D55" w:rsidRDefault="6872EDE5" w14:paraId="3BE548E5" w14:textId="4B1FBE23">
            <w:r w:rsidRPr="6872EDE5">
              <w:rPr>
                <w:rFonts w:ascii="Calibri" w:hAnsi="Calibri" w:eastAsia="Calibri" w:cs="Calibri"/>
                <w:color w:val="000000" w:themeColor="text1"/>
              </w:rPr>
              <w:t>The array contains at least 3 points.</w:t>
            </w:r>
          </w:p>
        </w:tc>
      </w:tr>
      <w:tr w:rsidR="3DA95D55" w:rsidTr="05236978" w14:paraId="487655C4" w14:textId="77777777">
        <w:tc>
          <w:tcPr>
            <w:tcW w:w="216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RDefault="3DA95D55" w14:paraId="64E12FED" w14:textId="66B81320">
            <w:proofErr w:type="spellStart"/>
            <w:r w:rsidRPr="3DA95D55">
              <w:rPr>
                <w:rFonts w:ascii="Calibri" w:hAnsi="Calibri" w:eastAsia="Calibri" w:cs="Calibri"/>
                <w:color w:val="000000" w:themeColor="text1"/>
              </w:rPr>
              <w:t>AttachedPrimalSpaceID</w:t>
            </w:r>
            <w:proofErr w:type="spellEnd"/>
            <w:r w:rsidRPr="3DA95D55">
              <w:rPr>
                <w:rFonts w:ascii="Calibri" w:hAnsi="Calibri" w:eastAsia="Calibri" w:cs="Calibri"/>
                <w:color w:val="000000" w:themeColor="text1"/>
              </w:rPr>
              <w:t xml:space="preserve"> </w:t>
            </w:r>
          </w:p>
        </w:tc>
        <w:tc>
          <w:tcPr>
            <w:tcW w:w="1671"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RDefault="3DA95D55" w14:paraId="1D87FB07" w14:textId="55319013">
            <w:r w:rsidRPr="3DA95D55">
              <w:rPr>
                <w:rFonts w:ascii="Calibri" w:hAnsi="Calibri" w:eastAsia="Calibri" w:cs="Calibri"/>
                <w:color w:val="000000" w:themeColor="text1"/>
              </w:rPr>
              <w:t>String</w:t>
            </w:r>
          </w:p>
        </w:tc>
        <w:tc>
          <w:tcPr>
            <w:tcW w:w="5509"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RDefault="3DA95D55" w14:paraId="485089FC" w14:textId="09EC1D0A">
            <w:r w:rsidRPr="3DA95D55">
              <w:rPr>
                <w:rFonts w:ascii="Calibri" w:hAnsi="Calibri" w:eastAsia="Calibri" w:cs="Calibri"/>
                <w:color w:val="000000" w:themeColor="text1"/>
              </w:rPr>
              <w:t>ID of outdoor site that this map links to.</w:t>
            </w:r>
          </w:p>
          <w:p w:rsidR="3DA95D55" w:rsidRDefault="3DA95D55" w14:paraId="4AEE1045" w14:textId="3A496204">
            <w:r w:rsidRPr="3DA95D55">
              <w:rPr>
                <w:rFonts w:ascii="Calibri" w:hAnsi="Calibri" w:eastAsia="Calibri" w:cs="Calibri"/>
                <w:color w:val="000000" w:themeColor="text1"/>
              </w:rPr>
              <w:t xml:space="preserve">Corresponding </w:t>
            </w:r>
            <w:proofErr w:type="spellStart"/>
            <w:r w:rsidRPr="3DA95D55">
              <w:rPr>
                <w:rFonts w:ascii="Calibri" w:hAnsi="Calibri" w:eastAsia="Calibri" w:cs="Calibri"/>
                <w:color w:val="000000" w:themeColor="text1"/>
              </w:rPr>
              <w:t>OutdoorSite.json</w:t>
            </w:r>
            <w:proofErr w:type="spellEnd"/>
            <w:r w:rsidRPr="3DA95D55">
              <w:rPr>
                <w:rFonts w:ascii="Calibri" w:hAnsi="Calibri" w:eastAsia="Calibri" w:cs="Calibri"/>
                <w:color w:val="000000" w:themeColor="text1"/>
              </w:rPr>
              <w:t xml:space="preserve"> should have field ”</w:t>
            </w:r>
            <w:proofErr w:type="spellStart"/>
            <w:r w:rsidRPr="3DA95D55">
              <w:rPr>
                <w:rFonts w:ascii="Calibri" w:hAnsi="Calibri" w:eastAsia="Calibri" w:cs="Calibri"/>
                <w:color w:val="000000" w:themeColor="text1"/>
              </w:rPr>
              <w:t>MapDataID</w:t>
            </w:r>
            <w:proofErr w:type="spellEnd"/>
            <w:r w:rsidRPr="3DA95D55">
              <w:rPr>
                <w:rFonts w:ascii="Calibri" w:hAnsi="Calibri" w:eastAsia="Calibri" w:cs="Calibri"/>
                <w:color w:val="000000" w:themeColor="text1"/>
              </w:rPr>
              <w:t xml:space="preserve">” storing this </w:t>
            </w:r>
            <w:proofErr w:type="spellStart"/>
            <w:r w:rsidRPr="3DA95D55">
              <w:rPr>
                <w:rFonts w:ascii="Calibri" w:hAnsi="Calibri" w:eastAsia="Calibri" w:cs="Calibri"/>
                <w:color w:val="000000" w:themeColor="text1"/>
              </w:rPr>
              <w:t>MapID</w:t>
            </w:r>
            <w:proofErr w:type="spellEnd"/>
            <w:r w:rsidRPr="3DA95D55">
              <w:rPr>
                <w:rFonts w:ascii="Calibri" w:hAnsi="Calibri" w:eastAsia="Calibri" w:cs="Calibri"/>
                <w:color w:val="000000" w:themeColor="text1"/>
              </w:rPr>
              <w:t>.</w:t>
            </w:r>
          </w:p>
        </w:tc>
      </w:tr>
      <w:tr w:rsidR="3DA95D55" w:rsidTr="05236978" w14:paraId="323AF8C7" w14:textId="77777777">
        <w:tc>
          <w:tcPr>
            <w:tcW w:w="216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RDefault="3DA95D55" w14:paraId="77138F06" w14:textId="4EF05405">
            <w:r w:rsidRPr="3DA95D55">
              <w:rPr>
                <w:rFonts w:ascii="Calibri" w:hAnsi="Calibri" w:eastAsia="Calibri" w:cs="Calibri"/>
                <w:color w:val="000000" w:themeColor="text1"/>
              </w:rPr>
              <w:t>Filename</w:t>
            </w:r>
          </w:p>
        </w:tc>
        <w:tc>
          <w:tcPr>
            <w:tcW w:w="1671"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RDefault="3DA95D55" w14:paraId="0473F996" w14:textId="4712D7C8">
            <w:r w:rsidRPr="3DA95D55">
              <w:rPr>
                <w:rFonts w:ascii="Calibri" w:hAnsi="Calibri" w:eastAsia="Calibri" w:cs="Calibri"/>
                <w:color w:val="000000" w:themeColor="text1"/>
              </w:rPr>
              <w:t>String</w:t>
            </w:r>
          </w:p>
        </w:tc>
        <w:tc>
          <w:tcPr>
            <w:tcW w:w="5509"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RDefault="3DA95D55" w14:paraId="6541006A" w14:textId="12043F19">
            <w:r w:rsidRPr="3DA95D55">
              <w:rPr>
                <w:rFonts w:ascii="Calibri" w:hAnsi="Calibri" w:eastAsia="Calibri" w:cs="Calibri"/>
                <w:color w:val="000000" w:themeColor="text1"/>
              </w:rPr>
              <w:t>Filename of map file</w:t>
            </w:r>
          </w:p>
        </w:tc>
      </w:tr>
      <w:tr w:rsidR="3DA95D55" w:rsidTr="05236978" w14:paraId="1ABD419C" w14:textId="77777777">
        <w:tc>
          <w:tcPr>
            <w:tcW w:w="216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P="3DA95D55" w:rsidRDefault="3DA95D55" w14:paraId="50376E48" w14:textId="59CBF24F">
            <w:pPr>
              <w:rPr>
                <w:rFonts w:ascii="Calibri" w:hAnsi="Calibri" w:eastAsia="Calibri" w:cs="Calibri"/>
                <w:color w:val="000000" w:themeColor="text1"/>
              </w:rPr>
            </w:pPr>
            <w:r w:rsidRPr="3DA95D55">
              <w:rPr>
                <w:rFonts w:ascii="Calibri" w:hAnsi="Calibri" w:eastAsia="Calibri" w:cs="Calibri"/>
                <w:color w:val="000000" w:themeColor="text1"/>
              </w:rPr>
              <w:t>Validation</w:t>
            </w:r>
          </w:p>
        </w:tc>
        <w:tc>
          <w:tcPr>
            <w:tcW w:w="1671"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P="3DA95D55" w:rsidRDefault="3DA95D55" w14:paraId="08F45525" w14:textId="64EC7409">
            <w:pPr>
              <w:rPr>
                <w:rFonts w:ascii="Calibri" w:hAnsi="Calibri" w:eastAsia="Calibri" w:cs="Calibri"/>
                <w:color w:val="000000" w:themeColor="text1"/>
              </w:rPr>
            </w:pPr>
            <w:r w:rsidRPr="3DA95D55">
              <w:rPr>
                <w:rFonts w:ascii="Calibri" w:hAnsi="Calibri" w:eastAsia="Calibri" w:cs="Calibri"/>
                <w:color w:val="000000" w:themeColor="text1"/>
              </w:rPr>
              <w:t>Boolean</w:t>
            </w:r>
          </w:p>
        </w:tc>
        <w:tc>
          <w:tcPr>
            <w:tcW w:w="5509"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P="3DA95D55" w:rsidRDefault="3DA95D55" w14:paraId="0959D688" w14:textId="6420E6BB">
            <w:pPr>
              <w:rPr>
                <w:rFonts w:ascii="Calibri" w:hAnsi="Calibri" w:eastAsia="Calibri" w:cs="Calibri"/>
                <w:color w:val="000000" w:themeColor="text1"/>
              </w:rPr>
            </w:pPr>
            <w:r w:rsidRPr="3DA95D55">
              <w:rPr>
                <w:rFonts w:ascii="Calibri" w:hAnsi="Calibri" w:eastAsia="Calibri" w:cs="Calibri"/>
                <w:color w:val="000000" w:themeColor="text1"/>
              </w:rPr>
              <w:t>Declaimer of map format is valid to the file standard (</w:t>
            </w:r>
            <w:proofErr w:type="gramStart"/>
            <w:r w:rsidRPr="3DA95D55">
              <w:rPr>
                <w:rFonts w:ascii="Calibri" w:hAnsi="Calibri" w:eastAsia="Calibri" w:cs="Calibri"/>
                <w:color w:val="000000" w:themeColor="text1"/>
              </w:rPr>
              <w:t>e.g.</w:t>
            </w:r>
            <w:proofErr w:type="gramEnd"/>
            <w:r w:rsidRPr="3DA95D55">
              <w:rPr>
                <w:rFonts w:ascii="Calibri" w:hAnsi="Calibri" w:eastAsia="Calibri" w:cs="Calibri"/>
                <w:color w:val="000000" w:themeColor="text1"/>
              </w:rPr>
              <w:t xml:space="preserve"> IMDF, </w:t>
            </w:r>
            <w:proofErr w:type="spellStart"/>
            <w:r w:rsidRPr="3DA95D55">
              <w:rPr>
                <w:rFonts w:ascii="Calibri" w:hAnsi="Calibri" w:eastAsia="Calibri" w:cs="Calibri"/>
                <w:color w:val="000000" w:themeColor="text1"/>
              </w:rPr>
              <w:t>IndoorGML</w:t>
            </w:r>
            <w:proofErr w:type="spellEnd"/>
            <w:r w:rsidRPr="3DA95D55">
              <w:rPr>
                <w:rFonts w:ascii="Calibri" w:hAnsi="Calibri" w:eastAsia="Calibri" w:cs="Calibri"/>
                <w:color w:val="000000" w:themeColor="text1"/>
              </w:rPr>
              <w:t>)</w:t>
            </w:r>
          </w:p>
        </w:tc>
      </w:tr>
      <w:tr w:rsidR="3DA95D55" w:rsidTr="05236978" w14:paraId="7E015AFF" w14:textId="77777777">
        <w:trPr>
          <w:trHeight w:val="420"/>
        </w:trPr>
        <w:tc>
          <w:tcPr>
            <w:tcW w:w="934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999999"/>
          </w:tcPr>
          <w:p w:rsidR="3DA95D55" w:rsidRDefault="3DA95D55" w14:paraId="77C8C949" w14:textId="523880D7">
            <w:r>
              <w:lastRenderedPageBreak/>
              <w:br/>
            </w:r>
          </w:p>
        </w:tc>
      </w:tr>
      <w:tr w:rsidR="3DA95D55" w:rsidTr="05236978" w14:paraId="5AAFAE94" w14:textId="77777777">
        <w:trPr>
          <w:trHeight w:val="420"/>
        </w:trPr>
        <w:tc>
          <w:tcPr>
            <w:tcW w:w="216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RDefault="3DA95D55" w14:paraId="76E24D19" w14:textId="38242E54">
            <w:r w:rsidRPr="3DA95D55">
              <w:rPr>
                <w:rFonts w:ascii="Calibri" w:hAnsi="Calibri" w:eastAsia="Calibri" w:cs="Calibri"/>
                <w:color w:val="000000" w:themeColor="text1"/>
              </w:rPr>
              <w:t>Example</w:t>
            </w:r>
          </w:p>
        </w:tc>
        <w:tc>
          <w:tcPr>
            <w:tcW w:w="718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P="3DA95D55" w:rsidRDefault="3DA95D55" w14:paraId="0729F00F" w14:textId="28E52A05">
            <w:pPr>
              <w:rPr>
                <w:rFonts w:ascii="Calibri" w:hAnsi="Calibri" w:eastAsia="Calibri" w:cs="Calibri"/>
                <w:color w:val="000000" w:themeColor="text1"/>
              </w:rPr>
            </w:pPr>
            <w:r w:rsidRPr="3DA95D55">
              <w:rPr>
                <w:rFonts w:ascii="Calibri" w:hAnsi="Calibri" w:eastAsia="Calibri" w:cs="Calibri"/>
                <w:color w:val="000000" w:themeColor="text1"/>
              </w:rPr>
              <w:t>{</w:t>
            </w:r>
            <w:r>
              <w:tab/>
            </w:r>
          </w:p>
          <w:p w:rsidR="3DA95D55" w:rsidRDefault="3DA95D55" w14:paraId="528B5812" w14:textId="367968D6">
            <w:r w:rsidRPr="3DA95D55">
              <w:rPr>
                <w:rFonts w:ascii="Calibri" w:hAnsi="Calibri" w:eastAsia="Calibri" w:cs="Calibri"/>
                <w:color w:val="000000" w:themeColor="text1"/>
              </w:rPr>
              <w:t>“</w:t>
            </w:r>
            <w:proofErr w:type="spellStart"/>
            <w:r w:rsidRPr="3DA95D55">
              <w:rPr>
                <w:rFonts w:ascii="Calibri" w:hAnsi="Calibri" w:eastAsia="Calibri" w:cs="Calibri"/>
                <w:color w:val="000000" w:themeColor="text1"/>
              </w:rPr>
              <w:t>MapID</w:t>
            </w:r>
            <w:proofErr w:type="spellEnd"/>
            <w:r w:rsidRPr="3DA95D55">
              <w:rPr>
                <w:rFonts w:ascii="Calibri" w:hAnsi="Calibri" w:eastAsia="Calibri" w:cs="Calibri"/>
                <w:color w:val="000000" w:themeColor="text1"/>
              </w:rPr>
              <w:t>”:String,</w:t>
            </w:r>
          </w:p>
          <w:p w:rsidR="3DA95D55" w:rsidRDefault="3DA95D55" w14:paraId="50BC06BE" w14:textId="22422BED">
            <w:r w:rsidRPr="3DA95D55">
              <w:rPr>
                <w:rFonts w:ascii="Calibri" w:hAnsi="Calibri" w:eastAsia="Calibri" w:cs="Calibri"/>
                <w:color w:val="000000" w:themeColor="text1"/>
              </w:rPr>
              <w:t>“</w:t>
            </w:r>
            <w:proofErr w:type="spellStart"/>
            <w:r w:rsidRPr="3DA95D55">
              <w:rPr>
                <w:rFonts w:ascii="Calibri" w:hAnsi="Calibri" w:eastAsia="Calibri" w:cs="Calibri"/>
                <w:color w:val="000000" w:themeColor="text1"/>
              </w:rPr>
              <w:t>MapFormat</w:t>
            </w:r>
            <w:proofErr w:type="spellEnd"/>
            <w:r w:rsidRPr="3DA95D55">
              <w:rPr>
                <w:rFonts w:ascii="Calibri" w:hAnsi="Calibri" w:eastAsia="Calibri" w:cs="Calibri"/>
                <w:color w:val="000000" w:themeColor="text1"/>
              </w:rPr>
              <w:t>”:String,</w:t>
            </w:r>
          </w:p>
          <w:p w:rsidR="3DA95D55" w:rsidRDefault="3DA95D55" w14:paraId="3FE72D3A" w14:textId="16B796EF">
            <w:r w:rsidRPr="3DA95D55">
              <w:rPr>
                <w:rFonts w:ascii="Calibri" w:hAnsi="Calibri" w:eastAsia="Calibri" w:cs="Calibri"/>
                <w:color w:val="000000" w:themeColor="text1"/>
              </w:rPr>
              <w:t>“</w:t>
            </w:r>
            <w:proofErr w:type="spellStart"/>
            <w:r w:rsidRPr="3DA95D55">
              <w:rPr>
                <w:rFonts w:ascii="Calibri" w:hAnsi="Calibri" w:eastAsia="Calibri" w:cs="Calibri"/>
                <w:color w:val="000000" w:themeColor="text1"/>
              </w:rPr>
              <w:t>AttachedPrimalSpaceID</w:t>
            </w:r>
            <w:proofErr w:type="spellEnd"/>
            <w:r w:rsidRPr="3DA95D55">
              <w:rPr>
                <w:rFonts w:ascii="Calibri" w:hAnsi="Calibri" w:eastAsia="Calibri" w:cs="Calibri"/>
                <w:color w:val="000000" w:themeColor="text1"/>
              </w:rPr>
              <w:t xml:space="preserve"> ”:String,</w:t>
            </w:r>
          </w:p>
          <w:p w:rsidR="3DA95D55" w:rsidRDefault="3DA95D55" w14:paraId="7A39CCA1" w14:textId="688A174B">
            <w:r w:rsidRPr="3DA95D55">
              <w:rPr>
                <w:rFonts w:ascii="Calibri" w:hAnsi="Calibri" w:eastAsia="Calibri" w:cs="Calibri"/>
                <w:color w:val="000000" w:themeColor="text1"/>
              </w:rPr>
              <w:t>“</w:t>
            </w:r>
            <w:proofErr w:type="spellStart"/>
            <w:r w:rsidRPr="3DA95D55">
              <w:rPr>
                <w:rFonts w:ascii="Calibri" w:hAnsi="Calibri" w:eastAsia="Calibri" w:cs="Calibri"/>
                <w:color w:val="000000" w:themeColor="text1"/>
              </w:rPr>
              <w:t>Filename”:String</w:t>
            </w:r>
            <w:proofErr w:type="spellEnd"/>
            <w:r w:rsidRPr="3DA95D55">
              <w:rPr>
                <w:rFonts w:ascii="Calibri" w:hAnsi="Calibri" w:eastAsia="Calibri" w:cs="Calibri"/>
                <w:color w:val="000000" w:themeColor="text1"/>
              </w:rPr>
              <w:t>,</w:t>
            </w:r>
          </w:p>
          <w:p w:rsidR="3DA95D55" w:rsidRDefault="05236978" w14:paraId="78C3BF8C" w14:textId="62932EF1">
            <w:r w:rsidRPr="05236978">
              <w:rPr>
                <w:rFonts w:ascii="Calibri" w:hAnsi="Calibri" w:eastAsia="Calibri" w:cs="Calibri"/>
                <w:color w:val="000000" w:themeColor="text1"/>
              </w:rPr>
              <w:t>“</w:t>
            </w:r>
            <w:proofErr w:type="spellStart"/>
            <w:r w:rsidRPr="05236978">
              <w:rPr>
                <w:rFonts w:ascii="Calibri" w:hAnsi="Calibri" w:eastAsia="Calibri" w:cs="Calibri"/>
                <w:color w:val="000000" w:themeColor="text1"/>
              </w:rPr>
              <w:t>GeodeticPoints</w:t>
            </w:r>
            <w:proofErr w:type="spellEnd"/>
            <w:r w:rsidRPr="05236978">
              <w:rPr>
                <w:rFonts w:ascii="Calibri" w:hAnsi="Calibri" w:eastAsia="Calibri" w:cs="Calibri"/>
                <w:color w:val="000000" w:themeColor="text1"/>
              </w:rPr>
              <w:t xml:space="preserve">”: [ </w:t>
            </w:r>
          </w:p>
          <w:p w:rsidR="05236978" w:rsidP="05236978" w:rsidRDefault="05236978" w14:paraId="7C4C48B8" w14:textId="71BBE962">
            <w:pPr>
              <w:ind w:left="1440"/>
            </w:pPr>
            <w:r w:rsidRPr="05236978">
              <w:rPr>
                <w:rFonts w:ascii="Calibri" w:hAnsi="Calibri" w:eastAsia="Calibri" w:cs="Calibri"/>
                <w:color w:val="000000" w:themeColor="text1"/>
              </w:rPr>
              <w:t>{X, Y, Lon, Lat},</w:t>
            </w:r>
          </w:p>
          <w:p w:rsidR="05236978" w:rsidP="05236978" w:rsidRDefault="05236978" w14:paraId="620BDBF4" w14:textId="6EB2D15A">
            <w:pPr>
              <w:ind w:left="1440"/>
            </w:pPr>
            <w:r w:rsidRPr="05236978">
              <w:rPr>
                <w:rFonts w:ascii="Calibri" w:hAnsi="Calibri" w:eastAsia="Calibri" w:cs="Calibri"/>
                <w:color w:val="000000" w:themeColor="text1"/>
              </w:rPr>
              <w:t>{X, Y, Lon, Lat}</w:t>
            </w:r>
          </w:p>
          <w:p w:rsidR="3DA95D55" w:rsidP="3DA95D55" w:rsidRDefault="3DA95D55" w14:paraId="16AD1664" w14:textId="7D2F9440">
            <w:pPr>
              <w:ind w:left="720"/>
            </w:pPr>
            <w:r w:rsidRPr="3DA95D55">
              <w:rPr>
                <w:rFonts w:ascii="Calibri" w:hAnsi="Calibri" w:eastAsia="Calibri" w:cs="Calibri"/>
                <w:color w:val="000000" w:themeColor="text1"/>
              </w:rPr>
              <w:t>],</w:t>
            </w:r>
          </w:p>
          <w:p w:rsidR="3DA95D55" w:rsidRDefault="6872EDE5" w14:paraId="7DB654FF" w14:textId="7E89DBE2">
            <w:r w:rsidRPr="6872EDE5">
              <w:rPr>
                <w:rFonts w:ascii="Calibri" w:hAnsi="Calibri" w:eastAsia="Calibri" w:cs="Calibri"/>
                <w:color w:val="000000" w:themeColor="text1"/>
              </w:rPr>
              <w:t>“Boundary”: [</w:t>
            </w:r>
          </w:p>
          <w:p w:rsidR="6872EDE5" w:rsidP="6872EDE5" w:rsidRDefault="6872EDE5" w14:paraId="6A67F616" w14:textId="38E62949">
            <w:pPr>
              <w:ind w:left="1440"/>
              <w:rPr>
                <w:rFonts w:ascii="Calibri" w:hAnsi="Calibri" w:eastAsia="Calibri" w:cs="Calibri"/>
                <w:color w:val="000000" w:themeColor="text1"/>
              </w:rPr>
            </w:pPr>
            <w:r w:rsidRPr="6872EDE5">
              <w:rPr>
                <w:rFonts w:ascii="Calibri" w:hAnsi="Calibri" w:eastAsia="Calibri" w:cs="Calibri"/>
                <w:color w:val="000000" w:themeColor="text1"/>
              </w:rPr>
              <w:t>[</w:t>
            </w:r>
            <w:proofErr w:type="spellStart"/>
            <w:r w:rsidRPr="6872EDE5">
              <w:rPr>
                <w:rFonts w:ascii="Calibri" w:hAnsi="Calibri" w:eastAsia="Calibri" w:cs="Calibri"/>
                <w:color w:val="000000" w:themeColor="text1"/>
              </w:rPr>
              <w:t>lon,lat</w:t>
            </w:r>
            <w:proofErr w:type="spellEnd"/>
            <w:r w:rsidRPr="6872EDE5">
              <w:rPr>
                <w:rFonts w:ascii="Calibri" w:hAnsi="Calibri" w:eastAsia="Calibri" w:cs="Calibri"/>
                <w:color w:val="000000" w:themeColor="text1"/>
              </w:rPr>
              <w:t>], [</w:t>
            </w:r>
            <w:proofErr w:type="spellStart"/>
            <w:r w:rsidRPr="6872EDE5">
              <w:rPr>
                <w:rFonts w:ascii="Calibri" w:hAnsi="Calibri" w:eastAsia="Calibri" w:cs="Calibri"/>
                <w:color w:val="000000" w:themeColor="text1"/>
              </w:rPr>
              <w:t>lon,lat</w:t>
            </w:r>
            <w:proofErr w:type="spellEnd"/>
            <w:r w:rsidRPr="6872EDE5">
              <w:rPr>
                <w:rFonts w:ascii="Calibri" w:hAnsi="Calibri" w:eastAsia="Calibri" w:cs="Calibri"/>
                <w:color w:val="000000" w:themeColor="text1"/>
              </w:rPr>
              <w:t>], [</w:t>
            </w:r>
            <w:proofErr w:type="spellStart"/>
            <w:r w:rsidRPr="6872EDE5">
              <w:rPr>
                <w:rFonts w:ascii="Calibri" w:hAnsi="Calibri" w:eastAsia="Calibri" w:cs="Calibri"/>
                <w:color w:val="000000" w:themeColor="text1"/>
              </w:rPr>
              <w:t>lon,lat</w:t>
            </w:r>
            <w:proofErr w:type="spellEnd"/>
            <w:r w:rsidRPr="6872EDE5">
              <w:rPr>
                <w:rFonts w:ascii="Calibri" w:hAnsi="Calibri" w:eastAsia="Calibri" w:cs="Calibri"/>
                <w:color w:val="000000" w:themeColor="text1"/>
              </w:rPr>
              <w:t>], [</w:t>
            </w:r>
            <w:proofErr w:type="spellStart"/>
            <w:r w:rsidRPr="6872EDE5">
              <w:rPr>
                <w:rFonts w:ascii="Calibri" w:hAnsi="Calibri" w:eastAsia="Calibri" w:cs="Calibri"/>
                <w:color w:val="000000" w:themeColor="text1"/>
              </w:rPr>
              <w:t>lon,lat</w:t>
            </w:r>
            <w:proofErr w:type="spellEnd"/>
            <w:r w:rsidRPr="6872EDE5">
              <w:rPr>
                <w:rFonts w:ascii="Calibri" w:hAnsi="Calibri" w:eastAsia="Calibri" w:cs="Calibri"/>
                <w:color w:val="000000" w:themeColor="text1"/>
              </w:rPr>
              <w:t>]</w:t>
            </w:r>
          </w:p>
          <w:p w:rsidR="3DA95D55" w:rsidP="3DA95D55" w:rsidRDefault="3DA95D55" w14:paraId="14125D62" w14:textId="70DACC0F">
            <w:pPr>
              <w:ind w:left="720"/>
            </w:pPr>
            <w:r w:rsidRPr="3DA95D55">
              <w:rPr>
                <w:rFonts w:ascii="Calibri" w:hAnsi="Calibri" w:eastAsia="Calibri" w:cs="Calibri"/>
                <w:color w:val="000000" w:themeColor="text1"/>
              </w:rPr>
              <w:t>],</w:t>
            </w:r>
          </w:p>
          <w:p w:rsidR="3DA95D55" w:rsidP="3DA95D55" w:rsidRDefault="3DA95D55" w14:paraId="111BAEEE" w14:textId="03C5799D">
            <w:pPr>
              <w:rPr>
                <w:rFonts w:ascii="Calibri" w:hAnsi="Calibri" w:eastAsia="Calibri" w:cs="Calibri"/>
                <w:color w:val="000000" w:themeColor="text1"/>
              </w:rPr>
            </w:pPr>
            <w:r w:rsidRPr="3DA95D55">
              <w:rPr>
                <w:rFonts w:ascii="Calibri" w:hAnsi="Calibri" w:eastAsia="Calibri" w:cs="Calibri"/>
                <w:color w:val="000000" w:themeColor="text1"/>
              </w:rPr>
              <w:t>“Validation”: true</w:t>
            </w:r>
          </w:p>
          <w:p w:rsidR="3DA95D55" w:rsidRDefault="3DA95D55" w14:paraId="78D5CEA2" w14:textId="7E76E2A8">
            <w:r w:rsidRPr="3DA95D55">
              <w:rPr>
                <w:rFonts w:ascii="Calibri" w:hAnsi="Calibri" w:eastAsia="Calibri" w:cs="Calibri"/>
                <w:color w:val="000000" w:themeColor="text1"/>
              </w:rPr>
              <w:t>}</w:t>
            </w:r>
          </w:p>
        </w:tc>
      </w:tr>
    </w:tbl>
    <w:p w:rsidR="70A11C1A" w:rsidP="3DA95D55" w:rsidRDefault="05236978" w14:paraId="2A007ACF" w14:textId="1C4A123B">
      <w:pPr>
        <w:pStyle w:val="ListParagraph"/>
        <w:numPr>
          <w:ilvl w:val="1"/>
          <w:numId w:val="1"/>
        </w:numPr>
        <w:rPr>
          <w:color w:val="5A5A5A"/>
          <w:sz w:val="32"/>
          <w:szCs w:val="32"/>
        </w:rPr>
      </w:pPr>
      <w:proofErr w:type="spellStart"/>
      <w:r w:rsidRPr="05236978">
        <w:rPr>
          <w:rFonts w:asciiTheme="majorHAnsi" w:hAnsiTheme="majorHAnsi" w:eastAsiaTheme="majorEastAsia" w:cstheme="majorBidi"/>
          <w:sz w:val="28"/>
          <w:szCs w:val="28"/>
        </w:rPr>
        <w:t>Mapfile</w:t>
      </w:r>
      <w:proofErr w:type="spellEnd"/>
    </w:p>
    <w:p w:rsidR="70A11C1A" w:rsidP="05236978" w:rsidRDefault="05236978" w14:paraId="2091F407" w14:textId="359778DF">
      <w:pPr>
        <w:ind w:left="720"/>
        <w:rPr>
          <w:rFonts w:ascii="Calibri" w:hAnsi="Calibri" w:eastAsia="Calibri" w:cs="Calibri"/>
          <w:color w:val="000000" w:themeColor="text1"/>
        </w:rPr>
      </w:pPr>
      <w:r w:rsidRPr="05236978">
        <w:rPr>
          <w:rFonts w:ascii="Calibri" w:hAnsi="Calibri" w:eastAsia="Calibri" w:cs="Calibri"/>
          <w:color w:val="000000" w:themeColor="text1"/>
        </w:rPr>
        <w:t xml:space="preserve">This is the zipped map file. It should contain a map file with the same name and format as specified in </w:t>
      </w:r>
      <w:proofErr w:type="spellStart"/>
      <w:r w:rsidRPr="05236978">
        <w:rPr>
          <w:rFonts w:ascii="Calibri" w:hAnsi="Calibri" w:eastAsia="Calibri" w:cs="Calibri"/>
          <w:color w:val="000000" w:themeColor="text1"/>
        </w:rPr>
        <w:t>Map.json</w:t>
      </w:r>
      <w:proofErr w:type="spellEnd"/>
      <w:r w:rsidRPr="05236978">
        <w:rPr>
          <w:rFonts w:ascii="Calibri" w:hAnsi="Calibri" w:eastAsia="Calibri" w:cs="Calibri"/>
          <w:color w:val="000000" w:themeColor="text1"/>
        </w:rPr>
        <w:t xml:space="preserve"> and it should be placed together with </w:t>
      </w:r>
      <w:proofErr w:type="spellStart"/>
      <w:r w:rsidRPr="05236978">
        <w:rPr>
          <w:rFonts w:ascii="Calibri" w:hAnsi="Calibri" w:eastAsia="Calibri" w:cs="Calibri"/>
          <w:color w:val="000000" w:themeColor="text1"/>
        </w:rPr>
        <w:t>Map.json</w:t>
      </w:r>
      <w:proofErr w:type="spellEnd"/>
      <w:r w:rsidRPr="05236978">
        <w:rPr>
          <w:rFonts w:ascii="Calibri" w:hAnsi="Calibri" w:eastAsia="Calibri" w:cs="Calibri"/>
          <w:color w:val="000000" w:themeColor="text1"/>
        </w:rPr>
        <w:t xml:space="preserve">. Notice that map file may contain multiple </w:t>
      </w:r>
      <w:proofErr w:type="gramStart"/>
      <w:r w:rsidRPr="05236978">
        <w:rPr>
          <w:rFonts w:ascii="Calibri" w:hAnsi="Calibri" w:eastAsia="Calibri" w:cs="Calibri"/>
          <w:color w:val="000000" w:themeColor="text1"/>
        </w:rPr>
        <w:t>site</w:t>
      </w:r>
      <w:proofErr w:type="gramEnd"/>
      <w:r w:rsidRPr="05236978">
        <w:rPr>
          <w:rFonts w:ascii="Calibri" w:hAnsi="Calibri" w:eastAsia="Calibri" w:cs="Calibri"/>
          <w:color w:val="000000" w:themeColor="text1"/>
        </w:rPr>
        <w:t xml:space="preserve">, but the </w:t>
      </w:r>
      <w:proofErr w:type="spellStart"/>
      <w:r w:rsidRPr="05236978">
        <w:rPr>
          <w:rFonts w:ascii="Calibri" w:hAnsi="Calibri" w:eastAsia="Calibri" w:cs="Calibri"/>
          <w:color w:val="000000" w:themeColor="text1"/>
        </w:rPr>
        <w:t>Map.json</w:t>
      </w:r>
      <w:proofErr w:type="spellEnd"/>
      <w:r w:rsidRPr="05236978">
        <w:rPr>
          <w:rFonts w:ascii="Calibri" w:hAnsi="Calibri" w:eastAsia="Calibri" w:cs="Calibri"/>
          <w:color w:val="000000" w:themeColor="text1"/>
        </w:rPr>
        <w:t xml:space="preserve"> created by site owner to represent current outdoor site should be unique to platform.</w:t>
      </w:r>
    </w:p>
    <w:p w:rsidR="70A11C1A" w:rsidP="3DA95D55" w:rsidRDefault="3DA95D55" w14:paraId="371C40A2" w14:textId="3DEDC1F1">
      <w:pPr>
        <w:pStyle w:val="ListParagraph"/>
        <w:numPr>
          <w:ilvl w:val="0"/>
          <w:numId w:val="1"/>
        </w:numPr>
        <w:rPr>
          <w:color w:val="5A5A5A"/>
          <w:sz w:val="32"/>
          <w:szCs w:val="32"/>
        </w:rPr>
      </w:pPr>
      <w:r w:rsidRPr="3DA95D55">
        <w:rPr>
          <w:rFonts w:asciiTheme="majorHAnsi" w:hAnsiTheme="majorHAnsi" w:eastAsiaTheme="majorEastAsia" w:cstheme="majorBidi"/>
          <w:sz w:val="28"/>
          <w:szCs w:val="28"/>
        </w:rPr>
        <w:t>Site Signal Folder</w:t>
      </w:r>
    </w:p>
    <w:p w:rsidR="70A11C1A" w:rsidP="3DA95D55" w:rsidRDefault="05236978" w14:paraId="09D030B1" w14:textId="367A9E61">
      <w:pPr>
        <w:pStyle w:val="ListParagraph"/>
        <w:numPr>
          <w:ilvl w:val="1"/>
          <w:numId w:val="1"/>
        </w:numPr>
        <w:rPr>
          <w:color w:val="5A5A5A"/>
          <w:sz w:val="32"/>
          <w:szCs w:val="32"/>
        </w:rPr>
      </w:pPr>
      <w:proofErr w:type="spellStart"/>
      <w:r w:rsidRPr="05236978">
        <w:rPr>
          <w:rFonts w:asciiTheme="majorHAnsi" w:hAnsiTheme="majorHAnsi" w:eastAsiaTheme="majorEastAsia" w:cstheme="majorBidi"/>
          <w:sz w:val="28"/>
          <w:szCs w:val="28"/>
        </w:rPr>
        <w:t>LocSetting.json</w:t>
      </w:r>
      <w:proofErr w:type="spellEnd"/>
    </w:p>
    <w:p w:rsidR="70A11C1A" w:rsidP="3DA95D55" w:rsidRDefault="3DA95D55" w14:paraId="5C86B156" w14:textId="3007F803">
      <w:pPr>
        <w:ind w:left="720"/>
        <w:rPr>
          <w:rFonts w:ascii="Calibri" w:hAnsi="Calibri" w:eastAsia="Calibri" w:cs="Calibri"/>
          <w:color w:val="000000" w:themeColor="text1"/>
        </w:rPr>
      </w:pPr>
      <w:r w:rsidRPr="3DA95D55">
        <w:rPr>
          <w:rFonts w:ascii="Calibri" w:hAnsi="Calibri" w:eastAsia="Calibri" w:cs="Calibri"/>
          <w:color w:val="000000" w:themeColor="text1"/>
        </w:rPr>
        <w:t xml:space="preserve">This JSON file stores properties related to localization, including </w:t>
      </w:r>
      <w:proofErr w:type="spellStart"/>
      <w:r w:rsidRPr="3DA95D55">
        <w:rPr>
          <w:rFonts w:ascii="Calibri" w:hAnsi="Calibri" w:eastAsia="Calibri" w:cs="Calibri"/>
          <w:color w:val="000000" w:themeColor="text1"/>
        </w:rPr>
        <w:t>OutdoorSiteID</w:t>
      </w:r>
      <w:proofErr w:type="spellEnd"/>
      <w:r w:rsidRPr="3DA95D55">
        <w:rPr>
          <w:rFonts w:ascii="Calibri" w:hAnsi="Calibri" w:eastAsia="Calibri" w:cs="Calibri"/>
          <w:color w:val="000000" w:themeColor="text1"/>
        </w:rPr>
        <w:t xml:space="preserve">, </w:t>
      </w:r>
      <w:proofErr w:type="spellStart"/>
      <w:r w:rsidRPr="3DA95D55">
        <w:rPr>
          <w:rFonts w:ascii="Calibri" w:hAnsi="Calibri" w:eastAsia="Calibri" w:cs="Calibri"/>
          <w:color w:val="000000" w:themeColor="text1"/>
        </w:rPr>
        <w:t>boolean</w:t>
      </w:r>
      <w:proofErr w:type="spellEnd"/>
      <w:r w:rsidRPr="3DA95D55">
        <w:rPr>
          <w:rFonts w:ascii="Calibri" w:hAnsi="Calibri" w:eastAsia="Calibri" w:cs="Calibri"/>
          <w:color w:val="000000" w:themeColor="text1"/>
        </w:rPr>
        <w:t xml:space="preserve"> indicate sharing site signal with platform, </w:t>
      </w:r>
      <w:proofErr w:type="spellStart"/>
      <w:r w:rsidRPr="3DA95D55">
        <w:rPr>
          <w:rFonts w:ascii="Calibri" w:hAnsi="Calibri" w:eastAsia="Calibri" w:cs="Calibri"/>
          <w:color w:val="000000" w:themeColor="text1"/>
        </w:rPr>
        <w:t>SignalMode</w:t>
      </w:r>
      <w:proofErr w:type="spellEnd"/>
      <w:r w:rsidRPr="3DA95D55">
        <w:rPr>
          <w:rFonts w:ascii="Calibri" w:hAnsi="Calibri" w:eastAsia="Calibri" w:cs="Calibri"/>
          <w:color w:val="000000" w:themeColor="text1"/>
        </w:rPr>
        <w:t xml:space="preserve"> and URLs for distributed server approach.</w:t>
      </w:r>
    </w:p>
    <w:p w:rsidR="70A11C1A" w:rsidP="3DA95D55" w:rsidRDefault="3DA95D55" w14:paraId="0E453045" w14:textId="2F1B5611">
      <w:pPr>
        <w:ind w:left="720"/>
        <w:rPr>
          <w:rFonts w:ascii="Calibri" w:hAnsi="Calibri" w:eastAsia="Calibri" w:cs="Calibri"/>
          <w:color w:val="000000" w:themeColor="text1"/>
        </w:rPr>
      </w:pPr>
      <w:r w:rsidRPr="3DA95D55">
        <w:rPr>
          <w:rFonts w:ascii="Calibri" w:hAnsi="Calibri" w:eastAsia="Calibri" w:cs="Calibri"/>
          <w:color w:val="000000" w:themeColor="text1"/>
        </w:rPr>
        <w:t xml:space="preserve">If site owner wants to share site signal with platform, you should put “True” in </w:t>
      </w:r>
      <w:proofErr w:type="spellStart"/>
      <w:r w:rsidRPr="3DA95D55">
        <w:rPr>
          <w:rFonts w:ascii="Calibri" w:hAnsi="Calibri" w:eastAsia="Calibri" w:cs="Calibri"/>
          <w:color w:val="000000" w:themeColor="text1"/>
        </w:rPr>
        <w:t>ShareSiteSingal</w:t>
      </w:r>
      <w:proofErr w:type="spellEnd"/>
      <w:r w:rsidRPr="3DA95D55">
        <w:rPr>
          <w:rFonts w:ascii="Calibri" w:hAnsi="Calibri" w:eastAsia="Calibri" w:cs="Calibri"/>
          <w:color w:val="000000" w:themeColor="text1"/>
        </w:rPr>
        <w:t xml:space="preserve"> and include site signals in the </w:t>
      </w:r>
      <w:proofErr w:type="spellStart"/>
      <w:r w:rsidRPr="3DA95D55">
        <w:rPr>
          <w:rFonts w:ascii="Calibri" w:hAnsi="Calibri" w:eastAsia="Calibri" w:cs="Calibri"/>
          <w:color w:val="000000" w:themeColor="text1"/>
        </w:rPr>
        <w:t>data_package</w:t>
      </w:r>
      <w:proofErr w:type="spellEnd"/>
      <w:r w:rsidRPr="3DA95D55">
        <w:rPr>
          <w:rFonts w:ascii="Calibri" w:hAnsi="Calibri" w:eastAsia="Calibri" w:cs="Calibri"/>
          <w:color w:val="000000" w:themeColor="text1"/>
        </w:rPr>
        <w:t>. Otherwise, you should provide download site signal URL.</w:t>
      </w:r>
    </w:p>
    <w:tbl>
      <w:tblPr>
        <w:tblStyle w:val="TableGrid"/>
        <w:tblW w:w="0" w:type="auto"/>
        <w:tblLook w:val="06A0" w:firstRow="1" w:lastRow="0" w:firstColumn="1" w:lastColumn="0" w:noHBand="1" w:noVBand="1"/>
      </w:tblPr>
      <w:tblGrid>
        <w:gridCol w:w="2712"/>
        <w:gridCol w:w="1727"/>
        <w:gridCol w:w="4901"/>
      </w:tblGrid>
      <w:tr w:rsidR="3DA95D55" w:rsidTr="7D044197" w14:paraId="29B7D78C" w14:textId="77777777">
        <w:tc>
          <w:tcPr>
            <w:tcW w:w="189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999999"/>
            <w:tcMar/>
          </w:tcPr>
          <w:p w:rsidR="3DA95D55" w:rsidRDefault="3DA95D55" w14:paraId="1300F59E" w14:textId="712950DB">
            <w:r w:rsidRPr="3DA95D55">
              <w:rPr>
                <w:rFonts w:ascii="Calibri" w:hAnsi="Calibri" w:eastAsia="Calibri" w:cs="Calibri"/>
                <w:color w:val="000000" w:themeColor="text1"/>
              </w:rPr>
              <w:t>Attribute</w:t>
            </w:r>
          </w:p>
        </w:tc>
        <w:tc>
          <w:tcPr>
            <w:tcW w:w="178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999999"/>
            <w:tcMar/>
          </w:tcPr>
          <w:p w:rsidR="3DA95D55" w:rsidRDefault="3DA95D55" w14:paraId="3FEAAF96" w14:textId="358F0DA7">
            <w:r w:rsidRPr="3DA95D55">
              <w:rPr>
                <w:rFonts w:ascii="Calibri" w:hAnsi="Calibri" w:eastAsia="Calibri" w:cs="Calibri"/>
                <w:color w:val="000000" w:themeColor="text1"/>
              </w:rPr>
              <w:t>Data type</w:t>
            </w:r>
          </w:p>
        </w:tc>
        <w:tc>
          <w:tcPr>
            <w:tcW w:w="568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999999"/>
            <w:tcMar/>
          </w:tcPr>
          <w:p w:rsidR="3DA95D55" w:rsidRDefault="3DA95D55" w14:paraId="31751850" w14:textId="6CE5F8E4">
            <w:r w:rsidRPr="3DA95D55">
              <w:rPr>
                <w:rFonts w:ascii="Calibri" w:hAnsi="Calibri" w:eastAsia="Calibri" w:cs="Calibri"/>
                <w:color w:val="000000" w:themeColor="text1"/>
              </w:rPr>
              <w:t>Description</w:t>
            </w:r>
          </w:p>
        </w:tc>
      </w:tr>
      <w:tr w:rsidR="3DA95D55" w:rsidTr="7D044197" w14:paraId="45E98B4A" w14:textId="77777777">
        <w:tc>
          <w:tcPr>
            <w:tcW w:w="189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DA95D55" w:rsidP="3DA95D55" w:rsidRDefault="3DA95D55" w14:paraId="27600AB6" w14:textId="51CE83F1">
            <w:pPr>
              <w:rPr>
                <w:rFonts w:ascii="Calibri" w:hAnsi="Calibri" w:eastAsia="Calibri" w:cs="Calibri"/>
                <w:color w:val="000000" w:themeColor="text1"/>
              </w:rPr>
            </w:pPr>
            <w:proofErr w:type="spellStart"/>
            <w:r w:rsidRPr="3DA95D55">
              <w:rPr>
                <w:rFonts w:ascii="Calibri" w:hAnsi="Calibri" w:eastAsia="Calibri" w:cs="Calibri"/>
                <w:color w:val="000000" w:themeColor="text1"/>
              </w:rPr>
              <w:t>OutdoorSiteID</w:t>
            </w:r>
            <w:proofErr w:type="spellEnd"/>
          </w:p>
        </w:tc>
        <w:tc>
          <w:tcPr>
            <w:tcW w:w="17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DA95D55" w:rsidRDefault="3DA95D55" w14:paraId="35287619" w14:textId="6BD78C60">
            <w:r w:rsidRPr="3DA95D55">
              <w:rPr>
                <w:rFonts w:ascii="Calibri" w:hAnsi="Calibri" w:eastAsia="Calibri" w:cs="Calibri"/>
                <w:color w:val="000000" w:themeColor="text1"/>
              </w:rPr>
              <w:t>String</w:t>
            </w:r>
          </w:p>
        </w:tc>
        <w:tc>
          <w:tcPr>
            <w:tcW w:w="56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DA95D55" w:rsidP="3DA95D55" w:rsidRDefault="3DA95D55" w14:paraId="289ED26E" w14:textId="6636821D">
            <w:pPr>
              <w:rPr>
                <w:rFonts w:ascii="Calibri" w:hAnsi="Calibri" w:eastAsia="Calibri" w:cs="Calibri"/>
                <w:color w:val="000000" w:themeColor="text1"/>
              </w:rPr>
            </w:pPr>
            <w:r w:rsidRPr="3DA95D55">
              <w:rPr>
                <w:rFonts w:ascii="Calibri" w:hAnsi="Calibri" w:eastAsia="Calibri" w:cs="Calibri"/>
                <w:color w:val="000000" w:themeColor="text1"/>
              </w:rPr>
              <w:t>ID of Outdoor site</w:t>
            </w:r>
          </w:p>
        </w:tc>
      </w:tr>
      <w:tr w:rsidR="05236978" w:rsidTr="7D044197" w14:paraId="61AA6859" w14:textId="77777777">
        <w:tc>
          <w:tcPr>
            <w:tcW w:w="271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5236978" w:rsidRDefault="05236978" w14:paraId="1B6FD780" w14:textId="37556D88">
            <w:r w:rsidRPr="05236978">
              <w:rPr>
                <w:rFonts w:ascii="Calibri" w:hAnsi="Calibri" w:eastAsia="Calibri" w:cs="Calibri"/>
                <w:color w:val="000000" w:themeColor="text1"/>
              </w:rPr>
              <w:t>Boundary</w:t>
            </w:r>
          </w:p>
          <w:p w:rsidR="05236978" w:rsidP="05236978" w:rsidRDefault="05236978" w14:paraId="60D8CBCA" w14:textId="724358F8">
            <w:pPr>
              <w:rPr>
                <w:rFonts w:ascii="Calibri" w:hAnsi="Calibri" w:eastAsia="Calibri" w:cs="Calibri"/>
                <w:color w:val="000000" w:themeColor="text1"/>
              </w:rPr>
            </w:pPr>
          </w:p>
        </w:tc>
        <w:tc>
          <w:tcPr>
            <w:tcW w:w="172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5236978" w:rsidP="05236978" w:rsidRDefault="05236978" w14:paraId="0C635F08" w14:textId="18CA6DBD">
            <w:pPr>
              <w:spacing w:line="259" w:lineRule="auto"/>
              <w:rPr>
                <w:rFonts w:ascii="Calibri" w:hAnsi="Calibri" w:eastAsia="Calibri" w:cs="Calibri"/>
                <w:color w:val="000000" w:themeColor="text1"/>
              </w:rPr>
            </w:pPr>
            <w:r w:rsidRPr="05236978">
              <w:rPr>
                <w:rFonts w:ascii="Calibri" w:hAnsi="Calibri" w:eastAsia="Calibri" w:cs="Calibri"/>
                <w:color w:val="000000" w:themeColor="text1"/>
              </w:rPr>
              <w:t>Array of Double array [</w:t>
            </w:r>
            <w:proofErr w:type="spellStart"/>
            <w:r w:rsidRPr="05236978">
              <w:rPr>
                <w:rFonts w:ascii="Calibri" w:hAnsi="Calibri" w:eastAsia="Calibri" w:cs="Calibri"/>
                <w:color w:val="000000" w:themeColor="text1"/>
              </w:rPr>
              <w:t>lon,lat</w:t>
            </w:r>
            <w:proofErr w:type="spellEnd"/>
            <w:r w:rsidRPr="05236978">
              <w:rPr>
                <w:rFonts w:ascii="Calibri" w:hAnsi="Calibri" w:eastAsia="Calibri" w:cs="Calibri"/>
                <w:color w:val="000000" w:themeColor="text1"/>
              </w:rPr>
              <w:t>]</w:t>
            </w:r>
          </w:p>
          <w:p w:rsidR="05236978" w:rsidP="05236978" w:rsidRDefault="05236978" w14:paraId="75853A6E" w14:textId="448B3966">
            <w:pPr>
              <w:rPr>
                <w:rFonts w:ascii="Calibri" w:hAnsi="Calibri" w:eastAsia="Calibri" w:cs="Calibri"/>
                <w:color w:val="000000" w:themeColor="text1"/>
              </w:rPr>
            </w:pPr>
          </w:p>
        </w:tc>
        <w:tc>
          <w:tcPr>
            <w:tcW w:w="490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5236978" w:rsidRDefault="05236978" w14:paraId="62892F7B" w14:textId="11CCFBE7">
            <w:r w:rsidRPr="05236978">
              <w:rPr>
                <w:rFonts w:ascii="Calibri" w:hAnsi="Calibri" w:eastAsia="Calibri" w:cs="Calibri"/>
                <w:color w:val="000000" w:themeColor="text1"/>
              </w:rPr>
              <w:t>Array of [</w:t>
            </w:r>
            <w:proofErr w:type="spellStart"/>
            <w:r w:rsidRPr="05236978">
              <w:rPr>
                <w:rFonts w:ascii="Calibri" w:hAnsi="Calibri" w:eastAsia="Calibri" w:cs="Calibri"/>
                <w:color w:val="000000" w:themeColor="text1"/>
              </w:rPr>
              <w:t>lon,lat</w:t>
            </w:r>
            <w:proofErr w:type="spellEnd"/>
            <w:r w:rsidRPr="05236978">
              <w:rPr>
                <w:rFonts w:ascii="Calibri" w:hAnsi="Calibri" w:eastAsia="Calibri" w:cs="Calibri"/>
                <w:color w:val="000000" w:themeColor="text1"/>
              </w:rPr>
              <w:t xml:space="preserve">] points that represent utmost boundary of current Building in the map. </w:t>
            </w:r>
          </w:p>
          <w:p w:rsidR="05236978" w:rsidRDefault="05236978" w14:paraId="1EB37C6E" w14:textId="5DFAA74C">
            <w:r w:rsidRPr="05236978">
              <w:rPr>
                <w:rFonts w:ascii="Calibri" w:hAnsi="Calibri" w:eastAsia="Calibri" w:cs="Calibri"/>
                <w:color w:val="000000" w:themeColor="text1"/>
              </w:rPr>
              <w:t>The array contains at least 3 points.</w:t>
            </w:r>
          </w:p>
        </w:tc>
      </w:tr>
      <w:tr w:rsidR="3DA95D55" w:rsidTr="7D044197" w14:paraId="23214E0D" w14:textId="77777777">
        <w:tc>
          <w:tcPr>
            <w:tcW w:w="189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DA95D55" w:rsidP="3DA95D55" w:rsidRDefault="3DA95D55" w14:paraId="24CA0938" w14:textId="2C172570">
            <w:pPr>
              <w:spacing w:line="259" w:lineRule="auto"/>
              <w:rPr>
                <w:rFonts w:ascii="Calibri" w:hAnsi="Calibri" w:eastAsia="Calibri" w:cs="Calibri"/>
                <w:color w:val="000000" w:themeColor="text1"/>
              </w:rPr>
            </w:pPr>
            <w:proofErr w:type="spellStart"/>
            <w:r w:rsidRPr="3DA95D55">
              <w:rPr>
                <w:rFonts w:ascii="Calibri" w:hAnsi="Calibri" w:eastAsia="Calibri" w:cs="Calibri"/>
                <w:color w:val="000000" w:themeColor="text1"/>
              </w:rPr>
              <w:t>ShareSiteSignal</w:t>
            </w:r>
            <w:proofErr w:type="spellEnd"/>
          </w:p>
        </w:tc>
        <w:tc>
          <w:tcPr>
            <w:tcW w:w="17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DA95D55" w:rsidRDefault="3DA95D55" w14:paraId="1ABE15C4" w14:textId="308D8247">
            <w:r w:rsidRPr="3DA95D55">
              <w:rPr>
                <w:rFonts w:ascii="Calibri" w:hAnsi="Calibri" w:eastAsia="Calibri" w:cs="Calibri"/>
                <w:color w:val="000000" w:themeColor="text1"/>
              </w:rPr>
              <w:t>Boolean</w:t>
            </w:r>
          </w:p>
        </w:tc>
        <w:tc>
          <w:tcPr>
            <w:tcW w:w="56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DA95D55" w:rsidP="3DA95D55" w:rsidRDefault="3DA95D55" w14:paraId="4F03FFD9" w14:textId="6A27FDAD">
            <w:pPr>
              <w:spacing w:line="259" w:lineRule="auto"/>
              <w:rPr>
                <w:rFonts w:ascii="Calibri" w:hAnsi="Calibri" w:eastAsia="Calibri" w:cs="Calibri"/>
                <w:color w:val="000000" w:themeColor="text1"/>
              </w:rPr>
            </w:pPr>
            <w:r w:rsidRPr="3DA95D55">
              <w:rPr>
                <w:rFonts w:ascii="Calibri" w:hAnsi="Calibri" w:eastAsia="Calibri" w:cs="Calibri"/>
                <w:color w:val="000000" w:themeColor="text1"/>
              </w:rPr>
              <w:t>True if site owner shared their site signal with platform. Otherwise, set as false.</w:t>
            </w:r>
          </w:p>
        </w:tc>
      </w:tr>
      <w:tr w:rsidR="3DA95D55" w:rsidTr="7D044197" w14:paraId="44595153" w14:textId="77777777">
        <w:tc>
          <w:tcPr>
            <w:tcW w:w="189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DA95D55" w:rsidP="3DA95D55" w:rsidRDefault="3DA95D55" w14:paraId="3D1E8729" w14:textId="5C9F90E6">
            <w:pPr>
              <w:rPr>
                <w:rFonts w:ascii="Calibri" w:hAnsi="Calibri" w:eastAsia="Calibri" w:cs="Calibri"/>
                <w:color w:val="000000" w:themeColor="text1"/>
              </w:rPr>
            </w:pPr>
            <w:proofErr w:type="spellStart"/>
            <w:r w:rsidRPr="3DA95D55">
              <w:rPr>
                <w:rFonts w:ascii="Calibri" w:hAnsi="Calibri" w:eastAsia="Calibri" w:cs="Calibri"/>
                <w:color w:val="000000" w:themeColor="text1"/>
              </w:rPr>
              <w:t>SiteSignalMode</w:t>
            </w:r>
            <w:proofErr w:type="spellEnd"/>
          </w:p>
        </w:tc>
        <w:tc>
          <w:tcPr>
            <w:tcW w:w="17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DA95D55" w:rsidRDefault="3DA95D55" w14:noSpellErr="1" w14:paraId="6F0B750A" w14:textId="74D4B716">
            <w:pPr>
              <w:rPr>
                <w:ins w:author="TSUI Wai Lun" w:date="2022-05-26T07:53:43.008Z" w:id="1136257855"/>
              </w:rPr>
            </w:pPr>
            <w:r w:rsidRPr="5BF00052" w:rsidR="5BF00052">
              <w:rPr>
                <w:rFonts w:ascii="Calibri" w:hAnsi="Calibri" w:eastAsia="Calibri" w:cs="Calibri"/>
                <w:color w:val="000000" w:themeColor="text1" w:themeTint="FF" w:themeShade="FF"/>
              </w:rPr>
              <w:t>Array of String</w:t>
            </w:r>
          </w:p>
          <w:p w:rsidR="3DA95D55" w:rsidP="5BF00052" w:rsidRDefault="3DA95D55" w14:paraId="01E465AC" w14:textId="11056C09">
            <w:pPr>
              <w:pStyle w:val="Normal"/>
              <w:rPr>
                <w:rFonts w:ascii="Calibri" w:hAnsi="Calibri" w:eastAsia="Calibri" w:cs="Calibri"/>
                <w:color w:val="000000" w:themeColor="text1" w:themeTint="FF" w:themeShade="FF"/>
              </w:rPr>
            </w:pPr>
            <w:r w:rsidRPr="7D044197" w:rsidR="7D044197">
              <w:rPr>
                <w:rFonts w:ascii="Calibri" w:hAnsi="Calibri" w:eastAsia="Calibri" w:cs="Calibri"/>
                <w:color w:val="000000" w:themeColor="text1" w:themeTint="FF" w:themeShade="FF"/>
              </w:rPr>
              <w:t>(For Mode 2)</w:t>
            </w:r>
          </w:p>
        </w:tc>
        <w:tc>
          <w:tcPr>
            <w:tcW w:w="56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DA95D55" w:rsidRDefault="3DA95D55" w14:paraId="2049DE7A" w14:textId="414CFA44" w14:noSpellErr="1">
            <w:pPr>
              <w:rPr>
                <w:ins w:author="TSUI Wai Lun" w:date="2022-05-26T07:54:13.371Z" w:id="1015191605"/>
              </w:rPr>
            </w:pPr>
            <w:r w:rsidRPr="5BF00052" w:rsidR="5BF00052">
              <w:rPr>
                <w:rFonts w:ascii="Calibri" w:hAnsi="Calibri" w:eastAsia="Calibri" w:cs="Calibri"/>
                <w:color w:val="000000" w:themeColor="text1" w:themeTint="FF" w:themeShade="FF"/>
              </w:rPr>
              <w:t xml:space="preserve">Array of site signal tags to describe available signal for localization. </w:t>
            </w:r>
          </w:p>
          <w:p w:rsidR="5BF00052" w:rsidP="5BF00052" w:rsidRDefault="5BF00052" w14:paraId="75E4E91A" w14:textId="5AEA2D4D">
            <w:pPr>
              <w:pStyle w:val="Normal"/>
              <w:rPr>
                <w:rFonts w:ascii="Calibri" w:hAnsi="Calibri" w:eastAsia="Calibri" w:cs="Calibri"/>
                <w:color w:val="000000" w:themeColor="text1" w:themeTint="FF" w:themeShade="FF"/>
              </w:rPr>
            </w:pPr>
            <w:r w:rsidRPr="7D044197" w:rsidR="7D044197">
              <w:rPr>
                <w:rFonts w:ascii="Calibri" w:hAnsi="Calibri" w:eastAsia="Calibri" w:cs="Calibri"/>
                <w:color w:val="000000" w:themeColor="text1" w:themeTint="FF" w:themeShade="FF"/>
              </w:rPr>
              <w:t xml:space="preserve">Mode 0: site server should provide REST API to get available </w:t>
            </w:r>
            <w:proofErr w:type="spellStart"/>
            <w:r w:rsidRPr="7D044197" w:rsidR="7D044197">
              <w:rPr>
                <w:rFonts w:ascii="Calibri" w:hAnsi="Calibri" w:eastAsia="Calibri" w:cs="Calibri"/>
                <w:color w:val="000000" w:themeColor="text1" w:themeTint="FF" w:themeShade="FF"/>
              </w:rPr>
              <w:t>SiteSignalMode</w:t>
            </w:r>
            <w:proofErr w:type="spellEnd"/>
          </w:p>
          <w:p w:rsidR="3DA95D55" w:rsidP="3DA95D55" w:rsidRDefault="3DA95D55" w14:paraId="0BCFDD88" w14:textId="512E7B8F">
            <w:pPr>
              <w:rPr>
                <w:rFonts w:ascii="Calibri" w:hAnsi="Calibri" w:eastAsia="Calibri" w:cs="Calibri"/>
                <w:color w:val="000000" w:themeColor="text1"/>
              </w:rPr>
            </w:pPr>
            <w:r w:rsidRPr="3DA95D55">
              <w:rPr>
                <w:rFonts w:ascii="Calibri" w:hAnsi="Calibri" w:eastAsia="Calibri" w:cs="Calibri"/>
                <w:color w:val="000000" w:themeColor="text1"/>
              </w:rPr>
              <w:t>Signal tags: ”</w:t>
            </w:r>
            <w:proofErr w:type="spellStart"/>
            <w:r w:rsidRPr="3DA95D55">
              <w:rPr>
                <w:rFonts w:ascii="Calibri" w:hAnsi="Calibri" w:eastAsia="Calibri" w:cs="Calibri"/>
                <w:color w:val="000000" w:themeColor="text1"/>
              </w:rPr>
              <w:t>BLELocation</w:t>
            </w:r>
            <w:proofErr w:type="spellEnd"/>
            <w:r w:rsidRPr="3DA95D55">
              <w:rPr>
                <w:rFonts w:ascii="Calibri" w:hAnsi="Calibri" w:eastAsia="Calibri" w:cs="Calibri"/>
                <w:color w:val="000000" w:themeColor="text1"/>
              </w:rPr>
              <w:t>”</w:t>
            </w:r>
          </w:p>
        </w:tc>
      </w:tr>
      <w:tr w:rsidR="3DA95D55" w:rsidTr="7D044197" w14:paraId="0EDDB333" w14:textId="77777777">
        <w:tc>
          <w:tcPr>
            <w:tcW w:w="189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DA95D55" w:rsidP="3DA95D55" w:rsidRDefault="3DA95D55" w14:paraId="7529BC96" w14:textId="1A8F9F4E">
            <w:pPr>
              <w:rPr>
                <w:rFonts w:ascii="Calibri" w:hAnsi="Calibri" w:eastAsia="Calibri" w:cs="Calibri"/>
                <w:color w:val="000000" w:themeColor="text1"/>
              </w:rPr>
            </w:pPr>
            <w:proofErr w:type="spellStart"/>
            <w:r w:rsidRPr="3DA95D55">
              <w:rPr>
                <w:rFonts w:ascii="Calibri" w:hAnsi="Calibri" w:eastAsia="Calibri" w:cs="Calibri"/>
                <w:color w:val="000000" w:themeColor="text1"/>
              </w:rPr>
              <w:t>RemoteSignalDownloadURL</w:t>
            </w:r>
            <w:proofErr w:type="spellEnd"/>
          </w:p>
        </w:tc>
        <w:tc>
          <w:tcPr>
            <w:tcW w:w="17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DA95D55" w:rsidRDefault="3DA95D55" w14:paraId="0D7777F8" w14:textId="5A131933">
            <w:r w:rsidRPr="3DA95D55">
              <w:rPr>
                <w:rFonts w:ascii="Calibri" w:hAnsi="Calibri" w:eastAsia="Calibri" w:cs="Calibri"/>
                <w:color w:val="000000" w:themeColor="text1"/>
              </w:rPr>
              <w:t>String (only for Mode 0)</w:t>
            </w:r>
          </w:p>
        </w:tc>
        <w:tc>
          <w:tcPr>
            <w:tcW w:w="56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DA95D55" w:rsidRDefault="3DA95D55" w14:paraId="257876DE" w14:textId="6F7D19DD">
            <w:r w:rsidRPr="3DA95D55">
              <w:rPr>
                <w:rFonts w:ascii="Calibri" w:hAnsi="Calibri" w:eastAsia="Calibri" w:cs="Calibri"/>
                <w:color w:val="000000" w:themeColor="text1"/>
              </w:rPr>
              <w:t>URL for downloading site signal package from site server.</w:t>
            </w:r>
          </w:p>
        </w:tc>
      </w:tr>
      <w:tr w:rsidR="3DA95D55" w:rsidTr="7D044197" w14:paraId="265ED810" w14:textId="77777777">
        <w:trPr>
          <w:trHeight w:val="420"/>
        </w:trPr>
        <w:tc>
          <w:tcPr>
            <w:tcW w:w="93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999999"/>
            <w:tcMar/>
          </w:tcPr>
          <w:p w:rsidR="3DA95D55" w:rsidRDefault="3DA95D55" w14:paraId="6D439A2A" w14:textId="26F09CB6"/>
        </w:tc>
      </w:tr>
      <w:tr w:rsidR="3DA95D55" w:rsidTr="7D044197" w14:paraId="673C0C88" w14:textId="77777777">
        <w:trPr>
          <w:trHeight w:val="420"/>
        </w:trPr>
        <w:tc>
          <w:tcPr>
            <w:tcW w:w="189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DA95D55" w:rsidRDefault="3DA95D55" w14:paraId="53EEF19B" w14:textId="69F24AE9">
            <w:r w:rsidRPr="3DA95D55">
              <w:rPr>
                <w:rFonts w:ascii="Calibri" w:hAnsi="Calibri" w:eastAsia="Calibri" w:cs="Calibri"/>
                <w:color w:val="000000" w:themeColor="text1"/>
              </w:rPr>
              <w:t>Example</w:t>
            </w:r>
          </w:p>
        </w:tc>
        <w:tc>
          <w:tcPr>
            <w:tcW w:w="747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DA95D55" w:rsidP="3DA95D55" w:rsidRDefault="3DA95D55" w14:paraId="15F16C8C" w14:textId="5A6E8ED0">
            <w:pPr>
              <w:rPr>
                <w:rFonts w:ascii="Calibri" w:hAnsi="Calibri" w:eastAsia="Calibri" w:cs="Calibri"/>
                <w:color w:val="000000" w:themeColor="text1"/>
              </w:rPr>
            </w:pPr>
            <w:r w:rsidRPr="3DA95D55">
              <w:rPr>
                <w:rFonts w:ascii="Calibri" w:hAnsi="Calibri" w:eastAsia="Calibri" w:cs="Calibri"/>
                <w:color w:val="000000" w:themeColor="text1"/>
              </w:rPr>
              <w:t>{</w:t>
            </w:r>
            <w:r>
              <w:tab/>
            </w:r>
          </w:p>
          <w:p w:rsidR="3DA95D55" w:rsidP="3DA95D55" w:rsidRDefault="05236978" w14:paraId="49C7A138" w14:textId="63873D47">
            <w:r w:rsidRPr="05236978">
              <w:rPr>
                <w:rFonts w:ascii="Calibri" w:hAnsi="Calibri" w:eastAsia="Calibri" w:cs="Calibri"/>
                <w:color w:val="000000" w:themeColor="text1"/>
              </w:rPr>
              <w:t>“</w:t>
            </w:r>
            <w:proofErr w:type="spellStart"/>
            <w:r w:rsidRPr="05236978">
              <w:rPr>
                <w:rFonts w:ascii="Calibri" w:hAnsi="Calibri" w:eastAsia="Calibri" w:cs="Calibri"/>
                <w:color w:val="000000" w:themeColor="text1"/>
              </w:rPr>
              <w:t>OutdoorSiteID</w:t>
            </w:r>
            <w:proofErr w:type="spellEnd"/>
            <w:r w:rsidRPr="05236978">
              <w:rPr>
                <w:rFonts w:ascii="Calibri" w:hAnsi="Calibri" w:eastAsia="Calibri" w:cs="Calibri"/>
                <w:color w:val="000000" w:themeColor="text1"/>
              </w:rPr>
              <w:t>”: String,</w:t>
            </w:r>
          </w:p>
          <w:p w:rsidR="05236978" w:rsidP="05236978" w:rsidRDefault="05236978" w14:paraId="01014029" w14:textId="73A2F415">
            <w:pPr>
              <w:rPr>
                <w:rFonts w:ascii="Calibri" w:hAnsi="Calibri" w:eastAsia="Calibri" w:cs="Calibri"/>
                <w:color w:val="000000" w:themeColor="text1"/>
              </w:rPr>
            </w:pPr>
            <w:r w:rsidRPr="05236978">
              <w:rPr>
                <w:rFonts w:ascii="Calibri" w:hAnsi="Calibri" w:eastAsia="Calibri" w:cs="Calibri"/>
                <w:color w:val="000000" w:themeColor="text1"/>
              </w:rPr>
              <w:t>“Boundary”: [ [</w:t>
            </w:r>
            <w:proofErr w:type="spellStart"/>
            <w:r w:rsidRPr="05236978">
              <w:rPr>
                <w:rFonts w:ascii="Calibri" w:hAnsi="Calibri" w:eastAsia="Calibri" w:cs="Calibri"/>
                <w:color w:val="000000" w:themeColor="text1"/>
              </w:rPr>
              <w:t>lon,lat</w:t>
            </w:r>
            <w:proofErr w:type="spellEnd"/>
            <w:r w:rsidRPr="05236978">
              <w:rPr>
                <w:rFonts w:ascii="Calibri" w:hAnsi="Calibri" w:eastAsia="Calibri" w:cs="Calibri"/>
                <w:color w:val="000000" w:themeColor="text1"/>
              </w:rPr>
              <w:t>], [</w:t>
            </w:r>
            <w:proofErr w:type="spellStart"/>
            <w:r w:rsidRPr="05236978">
              <w:rPr>
                <w:rFonts w:ascii="Calibri" w:hAnsi="Calibri" w:eastAsia="Calibri" w:cs="Calibri"/>
                <w:color w:val="000000" w:themeColor="text1"/>
              </w:rPr>
              <w:t>lon,lat</w:t>
            </w:r>
            <w:proofErr w:type="spellEnd"/>
            <w:r w:rsidRPr="05236978">
              <w:rPr>
                <w:rFonts w:ascii="Calibri" w:hAnsi="Calibri" w:eastAsia="Calibri" w:cs="Calibri"/>
                <w:color w:val="000000" w:themeColor="text1"/>
              </w:rPr>
              <w:t>], [</w:t>
            </w:r>
            <w:proofErr w:type="spellStart"/>
            <w:r w:rsidRPr="05236978">
              <w:rPr>
                <w:rFonts w:ascii="Calibri" w:hAnsi="Calibri" w:eastAsia="Calibri" w:cs="Calibri"/>
                <w:color w:val="000000" w:themeColor="text1"/>
              </w:rPr>
              <w:t>lon,lat</w:t>
            </w:r>
            <w:proofErr w:type="spellEnd"/>
            <w:r w:rsidRPr="05236978">
              <w:rPr>
                <w:rFonts w:ascii="Calibri" w:hAnsi="Calibri" w:eastAsia="Calibri" w:cs="Calibri"/>
                <w:color w:val="000000" w:themeColor="text1"/>
              </w:rPr>
              <w:t>], [</w:t>
            </w:r>
            <w:proofErr w:type="spellStart"/>
            <w:r w:rsidRPr="05236978">
              <w:rPr>
                <w:rFonts w:ascii="Calibri" w:hAnsi="Calibri" w:eastAsia="Calibri" w:cs="Calibri"/>
                <w:color w:val="000000" w:themeColor="text1"/>
              </w:rPr>
              <w:t>lon,lat</w:t>
            </w:r>
            <w:proofErr w:type="spellEnd"/>
            <w:r w:rsidRPr="05236978">
              <w:rPr>
                <w:rFonts w:ascii="Calibri" w:hAnsi="Calibri" w:eastAsia="Calibri" w:cs="Calibri"/>
                <w:color w:val="000000" w:themeColor="text1"/>
              </w:rPr>
              <w:t>] ]</w:t>
            </w:r>
          </w:p>
          <w:p w:rsidR="3DA95D55" w:rsidP="3DA95D55" w:rsidRDefault="3DA95D55" w14:paraId="630E7891" w14:textId="62223909">
            <w:pPr>
              <w:rPr>
                <w:del w:author="TSUI Wai Lun" w:date="2022-05-26T07:54:04.384Z" w:id="232837642"/>
              </w:rPr>
            </w:pPr>
            <w:r w:rsidRPr="5BF00052" w:rsidR="5BF00052">
              <w:rPr>
                <w:rFonts w:ascii="Calibri" w:hAnsi="Calibri" w:eastAsia="Calibri" w:cs="Calibri"/>
                <w:color w:val="000000" w:themeColor="text1" w:themeTint="FF" w:themeShade="FF"/>
              </w:rPr>
              <w:t>“</w:t>
            </w:r>
            <w:proofErr w:type="spellStart"/>
            <w:r w:rsidRPr="5BF00052" w:rsidR="5BF00052">
              <w:rPr>
                <w:rFonts w:ascii="Calibri" w:hAnsi="Calibri" w:eastAsia="Calibri" w:cs="Calibri"/>
                <w:color w:val="000000" w:themeColor="text1" w:themeTint="FF" w:themeShade="FF"/>
              </w:rPr>
              <w:t>ShareSiteSignal</w:t>
            </w:r>
            <w:proofErr w:type="spellEnd"/>
            <w:r w:rsidRPr="5BF00052" w:rsidR="5BF00052">
              <w:rPr>
                <w:rFonts w:ascii="Calibri" w:hAnsi="Calibri" w:eastAsia="Calibri" w:cs="Calibri"/>
                <w:color w:val="000000" w:themeColor="text1" w:themeTint="FF" w:themeShade="FF"/>
              </w:rPr>
              <w:t>”: false,</w:t>
            </w:r>
          </w:p>
          <w:p w:rsidR="3DA95D55" w:rsidP="7D044197" w:rsidRDefault="3DA95D55" w14:paraId="546F701B" w14:textId="3E41623A">
            <w:pPr>
              <w:pStyle w:val="Normal"/>
              <w:rPr>
                <w:rFonts w:ascii="Calibri" w:hAnsi="Calibri" w:eastAsia="Calibri" w:cs="Calibri"/>
                <w:color w:val="000000" w:themeColor="text1" w:themeTint="FF" w:themeShade="FF"/>
              </w:rPr>
            </w:pPr>
            <w:r w:rsidRPr="7D044197" w:rsidR="7D044197">
              <w:rPr>
                <w:rFonts w:ascii="Calibri" w:hAnsi="Calibri" w:eastAsia="Calibri" w:cs="Calibri"/>
                <w:color w:val="000000" w:themeColor="text1" w:themeTint="FF" w:themeShade="FF"/>
              </w:rPr>
              <w:t>“</w:t>
            </w:r>
            <w:r w:rsidRPr="7D044197" w:rsidR="7D044197">
              <w:rPr>
                <w:rFonts w:ascii="Calibri" w:hAnsi="Calibri" w:eastAsia="Calibri" w:cs="Calibri"/>
                <w:color w:val="000000" w:themeColor="text1" w:themeTint="FF" w:themeShade="FF"/>
              </w:rPr>
              <w:t>RemoteSignalDownloadURL</w:t>
            </w:r>
            <w:r w:rsidRPr="7D044197" w:rsidR="7D044197">
              <w:rPr>
                <w:rFonts w:ascii="Calibri" w:hAnsi="Calibri" w:eastAsia="Calibri" w:cs="Calibri"/>
                <w:color w:val="000000" w:themeColor="text1" w:themeTint="FF" w:themeShade="FF"/>
              </w:rPr>
              <w:t>”: “</w:t>
            </w:r>
            <w:hyperlink r:id="Rc9ae43eb9ae44868">
              <w:r w:rsidRPr="7D044197" w:rsidR="7D044197">
                <w:rPr>
                  <w:rStyle w:val="Hyperlink"/>
                  <w:rFonts w:ascii="Calibri" w:hAnsi="Calibri" w:eastAsia="Calibri" w:cs="Calibri"/>
                </w:rPr>
                <w:t>https://RemoteSignalDownloadURL</w:t>
              </w:r>
            </w:hyperlink>
            <w:proofErr w:type="gramStart"/>
            <w:r w:rsidRPr="7D044197" w:rsidR="7D044197">
              <w:rPr>
                <w:rStyle w:val="Hyperlink"/>
                <w:rFonts w:ascii="Calibri" w:hAnsi="Calibri" w:eastAsia="Calibri" w:cs="Calibri"/>
              </w:rPr>
              <w:t>:port</w:t>
            </w:r>
            <w:proofErr w:type="gramEnd"/>
            <w:r w:rsidRPr="7D044197" w:rsidR="7D044197">
              <w:rPr>
                <w:rFonts w:ascii="Calibri" w:hAnsi="Calibri" w:eastAsia="Calibri" w:cs="Calibri"/>
                <w:color w:val="000000" w:themeColor="text1" w:themeTint="FF" w:themeShade="FF"/>
              </w:rPr>
              <w:t>”</w:t>
            </w:r>
            <w:proofErr w:type="spellStart"/>
            <w:proofErr w:type="spellEnd"/>
          </w:p>
          <w:p w:rsidR="3DA95D55" w:rsidRDefault="3DA95D55" w14:paraId="5359299F" w14:textId="5A24E4A7">
            <w:r w:rsidRPr="3DA95D55">
              <w:rPr>
                <w:rFonts w:ascii="Calibri" w:hAnsi="Calibri" w:eastAsia="Calibri" w:cs="Calibri"/>
                <w:color w:val="000000" w:themeColor="text1"/>
              </w:rPr>
              <w:t>}</w:t>
            </w:r>
          </w:p>
        </w:tc>
      </w:tr>
    </w:tbl>
    <w:p w:rsidR="70A11C1A" w:rsidP="3DA95D55" w:rsidRDefault="3DA95D55" w14:paraId="0414BC6A" w14:textId="40112AB8">
      <w:pPr>
        <w:pStyle w:val="ListParagraph"/>
        <w:numPr>
          <w:ilvl w:val="1"/>
          <w:numId w:val="1"/>
        </w:numPr>
        <w:rPr>
          <w:color w:val="5A5A5A"/>
          <w:sz w:val="32"/>
          <w:szCs w:val="32"/>
        </w:rPr>
      </w:pPr>
      <w:r w:rsidRPr="3DA95D55">
        <w:rPr>
          <w:rFonts w:asciiTheme="majorHAnsi" w:hAnsiTheme="majorHAnsi" w:eastAsiaTheme="majorEastAsia" w:cstheme="majorBidi"/>
          <w:sz w:val="28"/>
          <w:szCs w:val="28"/>
        </w:rPr>
        <w:t>&lt;</w:t>
      </w:r>
      <w:proofErr w:type="spellStart"/>
      <w:r w:rsidRPr="3DA95D55">
        <w:rPr>
          <w:rFonts w:asciiTheme="majorHAnsi" w:hAnsiTheme="majorHAnsi" w:eastAsiaTheme="majorEastAsia" w:cstheme="majorBidi"/>
          <w:sz w:val="28"/>
          <w:szCs w:val="28"/>
        </w:rPr>
        <w:t>OutdoorSiteID</w:t>
      </w:r>
      <w:proofErr w:type="spellEnd"/>
      <w:r w:rsidRPr="3DA95D55">
        <w:rPr>
          <w:rFonts w:asciiTheme="majorHAnsi" w:hAnsiTheme="majorHAnsi" w:eastAsiaTheme="majorEastAsia" w:cstheme="majorBidi"/>
          <w:sz w:val="28"/>
          <w:szCs w:val="28"/>
        </w:rPr>
        <w:t>&gt; Folder</w:t>
      </w:r>
    </w:p>
    <w:p w:rsidR="70A11C1A" w:rsidP="3DA95D55" w:rsidRDefault="3DA95D55" w14:paraId="5B1907BE" w14:textId="797E0AB5">
      <w:pPr>
        <w:pStyle w:val="ListParagraph"/>
        <w:numPr>
          <w:ilvl w:val="2"/>
          <w:numId w:val="1"/>
        </w:numPr>
        <w:rPr>
          <w:color w:val="5A5A5A"/>
          <w:sz w:val="32"/>
          <w:szCs w:val="32"/>
        </w:rPr>
      </w:pPr>
      <w:r w:rsidRPr="3DA95D55">
        <w:rPr>
          <w:rFonts w:asciiTheme="majorHAnsi" w:hAnsiTheme="majorHAnsi" w:eastAsiaTheme="majorEastAsia" w:cstheme="majorBidi"/>
          <w:sz w:val="28"/>
          <w:szCs w:val="28"/>
        </w:rPr>
        <w:t>BLELocation.txt</w:t>
      </w:r>
    </w:p>
    <w:p w:rsidR="70A11C1A" w:rsidP="3DA95D55" w:rsidRDefault="3DA95D55" w14:paraId="45215C11" w14:textId="6FA23C59">
      <w:r w:rsidRPr="3DA95D55">
        <w:rPr>
          <w:rFonts w:ascii="Calibri" w:hAnsi="Calibri" w:eastAsia="Calibri" w:cs="Calibri"/>
          <w:color w:val="000000" w:themeColor="text1"/>
        </w:rPr>
        <w:t>This file stores all beacon identity and its location on the outdoor site. Each row in file stores one beacon identity, the format is:</w:t>
      </w:r>
    </w:p>
    <w:p w:rsidR="70A11C1A" w:rsidP="3DA95D55" w:rsidRDefault="3DA95D55" w14:paraId="4C55AA6D" w14:textId="1B457CCE">
      <w:pPr>
        <w:ind w:firstLine="720"/>
        <w:rPr>
          <w:rFonts w:ascii="Calibri" w:hAnsi="Calibri" w:eastAsia="Calibri" w:cs="Calibri"/>
          <w:color w:val="000000" w:themeColor="text1"/>
        </w:rPr>
      </w:pPr>
      <w:proofErr w:type="spellStart"/>
      <w:r w:rsidRPr="3DA95D55">
        <w:rPr>
          <w:rFonts w:ascii="Calibri" w:hAnsi="Calibri" w:eastAsia="Calibri" w:cs="Calibri"/>
          <w:color w:val="000000" w:themeColor="text1"/>
        </w:rPr>
        <w:t>latitude,longitude,OutdoorSiteID|UUID,major,minor</w:t>
      </w:r>
      <w:proofErr w:type="spellEnd"/>
    </w:p>
    <w:p w:rsidR="70A11C1A" w:rsidP="3DA95D55" w:rsidRDefault="3DA95D55" w14:paraId="24CD69D1" w14:textId="45E29001">
      <w:pPr>
        <w:rPr>
          <w:rFonts w:ascii="Calibri" w:hAnsi="Calibri" w:eastAsia="Calibri" w:cs="Calibri"/>
          <w:color w:val="000000" w:themeColor="text1"/>
        </w:rPr>
      </w:pPr>
      <w:r w:rsidRPr="3DA95D55">
        <w:rPr>
          <w:rFonts w:ascii="Calibri" w:hAnsi="Calibri" w:eastAsia="Calibri" w:cs="Calibri"/>
          <w:color w:val="000000" w:themeColor="text1"/>
        </w:rPr>
        <w:t>Notice that separator “|” is used to separate location information and beacon identity. Spacebar should not appear in the file.</w:t>
      </w:r>
    </w:p>
    <w:tbl>
      <w:tblPr>
        <w:tblStyle w:val="TableGrid"/>
        <w:tblW w:w="0" w:type="auto"/>
        <w:tblLook w:val="06A0" w:firstRow="1" w:lastRow="0" w:firstColumn="1" w:lastColumn="0" w:noHBand="1" w:noVBand="1"/>
      </w:tblPr>
      <w:tblGrid>
        <w:gridCol w:w="1663"/>
        <w:gridCol w:w="7677"/>
      </w:tblGrid>
      <w:tr w:rsidR="3DA95D55" w:rsidTr="3DA95D55" w14:paraId="0D8595F7" w14:textId="77777777">
        <w:tc>
          <w:tcPr>
            <w:tcW w:w="166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RDefault="3DA95D55" w14:paraId="36941B85" w14:textId="1035A336">
            <w:r w:rsidRPr="3DA95D55">
              <w:rPr>
                <w:rFonts w:ascii="Calibri" w:hAnsi="Calibri" w:eastAsia="Calibri" w:cs="Calibri"/>
                <w:color w:val="000000" w:themeColor="text1"/>
              </w:rPr>
              <w:t>Filename</w:t>
            </w:r>
          </w:p>
        </w:tc>
        <w:tc>
          <w:tcPr>
            <w:tcW w:w="76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RDefault="3DA95D55" w14:paraId="609217EB" w14:textId="31BBA7C0">
            <w:r w:rsidRPr="3DA95D55">
              <w:rPr>
                <w:rFonts w:ascii="Calibri" w:hAnsi="Calibri" w:eastAsia="Calibri" w:cs="Calibri"/>
                <w:color w:val="000000" w:themeColor="text1"/>
              </w:rPr>
              <w:t>BLELocation.txt</w:t>
            </w:r>
          </w:p>
        </w:tc>
      </w:tr>
      <w:tr w:rsidR="3DA95D55" w:rsidTr="3DA95D55" w14:paraId="413A13B8" w14:textId="77777777">
        <w:tc>
          <w:tcPr>
            <w:tcW w:w="166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RDefault="3DA95D55" w14:paraId="5304D382" w14:textId="616796A9">
            <w:r w:rsidRPr="3DA95D55">
              <w:rPr>
                <w:rFonts w:ascii="Calibri" w:hAnsi="Calibri" w:eastAsia="Calibri" w:cs="Calibri"/>
                <w:color w:val="000000" w:themeColor="text1"/>
              </w:rPr>
              <w:t>Content</w:t>
            </w:r>
          </w:p>
        </w:tc>
        <w:tc>
          <w:tcPr>
            <w:tcW w:w="76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DA95D55" w:rsidP="3DA95D55" w:rsidRDefault="3DA95D55" w14:paraId="09E5D253" w14:textId="5E7AE7B9">
            <w:pPr>
              <w:rPr>
                <w:rFonts w:ascii="Calibri" w:hAnsi="Calibri" w:eastAsia="Calibri" w:cs="Calibri"/>
                <w:color w:val="000000" w:themeColor="text1"/>
              </w:rPr>
            </w:pPr>
            <w:proofErr w:type="spellStart"/>
            <w:r w:rsidRPr="3DA95D55">
              <w:rPr>
                <w:rFonts w:ascii="Calibri" w:hAnsi="Calibri" w:eastAsia="Calibri" w:cs="Calibri"/>
                <w:color w:val="000000" w:themeColor="text1"/>
              </w:rPr>
              <w:t>latitude,longitude</w:t>
            </w:r>
            <w:proofErr w:type="spellEnd"/>
            <w:r w:rsidRPr="3DA95D55">
              <w:rPr>
                <w:rFonts w:ascii="Calibri" w:hAnsi="Calibri" w:eastAsia="Calibri" w:cs="Calibri"/>
                <w:color w:val="000000" w:themeColor="text1"/>
              </w:rPr>
              <w:t xml:space="preserve">, </w:t>
            </w:r>
            <w:proofErr w:type="spellStart"/>
            <w:r w:rsidRPr="3DA95D55">
              <w:rPr>
                <w:rFonts w:ascii="Calibri" w:hAnsi="Calibri" w:eastAsia="Calibri" w:cs="Calibri"/>
                <w:color w:val="000000" w:themeColor="text1"/>
              </w:rPr>
              <w:t>OutdoorSiteID</w:t>
            </w:r>
            <w:proofErr w:type="spellEnd"/>
            <w:r w:rsidRPr="3DA95D55">
              <w:rPr>
                <w:rFonts w:ascii="Calibri" w:hAnsi="Calibri" w:eastAsia="Calibri" w:cs="Calibri"/>
                <w:color w:val="000000" w:themeColor="text1"/>
              </w:rPr>
              <w:t xml:space="preserve"> |</w:t>
            </w:r>
            <w:proofErr w:type="spellStart"/>
            <w:r w:rsidRPr="3DA95D55">
              <w:rPr>
                <w:rFonts w:ascii="Calibri" w:hAnsi="Calibri" w:eastAsia="Calibri" w:cs="Calibri"/>
                <w:color w:val="000000" w:themeColor="text1"/>
              </w:rPr>
              <w:t>UUID,major,minor</w:t>
            </w:r>
            <w:proofErr w:type="spellEnd"/>
          </w:p>
          <w:p w:rsidR="3DA95D55" w:rsidP="3DA95D55" w:rsidRDefault="3DA95D55" w14:paraId="537122DB" w14:textId="6162CC37">
            <w:pPr>
              <w:rPr>
                <w:rFonts w:ascii="Calibri" w:hAnsi="Calibri" w:eastAsia="Calibri" w:cs="Calibri"/>
                <w:color w:val="000000" w:themeColor="text1"/>
              </w:rPr>
            </w:pPr>
            <w:proofErr w:type="spellStart"/>
            <w:r w:rsidRPr="3DA95D55">
              <w:rPr>
                <w:rFonts w:ascii="Calibri" w:hAnsi="Calibri" w:eastAsia="Calibri" w:cs="Calibri"/>
                <w:color w:val="000000" w:themeColor="text1"/>
              </w:rPr>
              <w:t>latitude,longitude</w:t>
            </w:r>
            <w:proofErr w:type="spellEnd"/>
            <w:r w:rsidRPr="3DA95D55">
              <w:rPr>
                <w:rFonts w:ascii="Calibri" w:hAnsi="Calibri" w:eastAsia="Calibri" w:cs="Calibri"/>
                <w:color w:val="000000" w:themeColor="text1"/>
              </w:rPr>
              <w:t xml:space="preserve">, </w:t>
            </w:r>
            <w:proofErr w:type="spellStart"/>
            <w:r w:rsidRPr="3DA95D55">
              <w:rPr>
                <w:rFonts w:ascii="Calibri" w:hAnsi="Calibri" w:eastAsia="Calibri" w:cs="Calibri"/>
                <w:color w:val="000000" w:themeColor="text1"/>
              </w:rPr>
              <w:t>OutdoorSiteID</w:t>
            </w:r>
            <w:proofErr w:type="spellEnd"/>
            <w:r w:rsidRPr="3DA95D55">
              <w:rPr>
                <w:rFonts w:ascii="Calibri" w:hAnsi="Calibri" w:eastAsia="Calibri" w:cs="Calibri"/>
                <w:color w:val="000000" w:themeColor="text1"/>
              </w:rPr>
              <w:t xml:space="preserve"> |</w:t>
            </w:r>
            <w:proofErr w:type="spellStart"/>
            <w:r w:rsidRPr="3DA95D55">
              <w:rPr>
                <w:rFonts w:ascii="Calibri" w:hAnsi="Calibri" w:eastAsia="Calibri" w:cs="Calibri"/>
                <w:color w:val="000000" w:themeColor="text1"/>
              </w:rPr>
              <w:t>UUID,major,minor</w:t>
            </w:r>
            <w:proofErr w:type="spellEnd"/>
          </w:p>
          <w:p w:rsidR="3DA95D55" w:rsidP="3DA95D55" w:rsidRDefault="3DA95D55" w14:paraId="052C43A4" w14:textId="5D6C9A6B">
            <w:pPr>
              <w:rPr>
                <w:rFonts w:ascii="Calibri" w:hAnsi="Calibri" w:eastAsia="Calibri" w:cs="Calibri"/>
                <w:color w:val="000000" w:themeColor="text1"/>
              </w:rPr>
            </w:pPr>
            <w:proofErr w:type="spellStart"/>
            <w:r w:rsidRPr="3DA95D55">
              <w:rPr>
                <w:rFonts w:ascii="Calibri" w:hAnsi="Calibri" w:eastAsia="Calibri" w:cs="Calibri"/>
                <w:color w:val="000000" w:themeColor="text1"/>
              </w:rPr>
              <w:t>latitude,longitude</w:t>
            </w:r>
            <w:proofErr w:type="spellEnd"/>
            <w:r w:rsidRPr="3DA95D55">
              <w:rPr>
                <w:rFonts w:ascii="Calibri" w:hAnsi="Calibri" w:eastAsia="Calibri" w:cs="Calibri"/>
                <w:color w:val="000000" w:themeColor="text1"/>
              </w:rPr>
              <w:t xml:space="preserve">, </w:t>
            </w:r>
            <w:proofErr w:type="spellStart"/>
            <w:r w:rsidRPr="3DA95D55">
              <w:rPr>
                <w:rFonts w:ascii="Calibri" w:hAnsi="Calibri" w:eastAsia="Calibri" w:cs="Calibri"/>
                <w:color w:val="000000" w:themeColor="text1"/>
              </w:rPr>
              <w:t>OutdoorSiteID</w:t>
            </w:r>
            <w:proofErr w:type="spellEnd"/>
            <w:r w:rsidRPr="3DA95D55">
              <w:rPr>
                <w:rFonts w:ascii="Calibri" w:hAnsi="Calibri" w:eastAsia="Calibri" w:cs="Calibri"/>
                <w:color w:val="000000" w:themeColor="text1"/>
              </w:rPr>
              <w:t xml:space="preserve"> |</w:t>
            </w:r>
            <w:proofErr w:type="spellStart"/>
            <w:r w:rsidRPr="3DA95D55">
              <w:rPr>
                <w:rFonts w:ascii="Calibri" w:hAnsi="Calibri" w:eastAsia="Calibri" w:cs="Calibri"/>
                <w:color w:val="000000" w:themeColor="text1"/>
              </w:rPr>
              <w:t>UUID,major,minor</w:t>
            </w:r>
            <w:proofErr w:type="spellEnd"/>
          </w:p>
          <w:p w:rsidR="3DA95D55" w:rsidP="3DA95D55" w:rsidRDefault="3DA95D55" w14:paraId="561DD446" w14:textId="0638340F">
            <w:pPr>
              <w:rPr>
                <w:rFonts w:ascii="Calibri" w:hAnsi="Calibri" w:eastAsia="Calibri" w:cs="Calibri"/>
                <w:color w:val="000000" w:themeColor="text1"/>
              </w:rPr>
            </w:pPr>
            <w:proofErr w:type="spellStart"/>
            <w:r w:rsidRPr="3DA95D55">
              <w:rPr>
                <w:rFonts w:ascii="Calibri" w:hAnsi="Calibri" w:eastAsia="Calibri" w:cs="Calibri"/>
                <w:color w:val="000000" w:themeColor="text1"/>
              </w:rPr>
              <w:t>latitude,longitude</w:t>
            </w:r>
            <w:proofErr w:type="spellEnd"/>
            <w:r w:rsidRPr="3DA95D55">
              <w:rPr>
                <w:rFonts w:ascii="Calibri" w:hAnsi="Calibri" w:eastAsia="Calibri" w:cs="Calibri"/>
                <w:color w:val="000000" w:themeColor="text1"/>
              </w:rPr>
              <w:t xml:space="preserve">, </w:t>
            </w:r>
            <w:proofErr w:type="spellStart"/>
            <w:r w:rsidRPr="3DA95D55">
              <w:rPr>
                <w:rFonts w:ascii="Calibri" w:hAnsi="Calibri" w:eastAsia="Calibri" w:cs="Calibri"/>
                <w:color w:val="000000" w:themeColor="text1"/>
              </w:rPr>
              <w:t>OutdoorSiteID</w:t>
            </w:r>
            <w:proofErr w:type="spellEnd"/>
            <w:r w:rsidRPr="3DA95D55">
              <w:rPr>
                <w:rFonts w:ascii="Calibri" w:hAnsi="Calibri" w:eastAsia="Calibri" w:cs="Calibri"/>
                <w:color w:val="000000" w:themeColor="text1"/>
              </w:rPr>
              <w:t xml:space="preserve"> |</w:t>
            </w:r>
            <w:proofErr w:type="spellStart"/>
            <w:r w:rsidRPr="3DA95D55">
              <w:rPr>
                <w:rFonts w:ascii="Calibri" w:hAnsi="Calibri" w:eastAsia="Calibri" w:cs="Calibri"/>
                <w:color w:val="000000" w:themeColor="text1"/>
              </w:rPr>
              <w:t>UUID,major,minor</w:t>
            </w:r>
            <w:proofErr w:type="spellEnd"/>
          </w:p>
        </w:tc>
      </w:tr>
    </w:tbl>
    <w:p w:rsidR="70A11C1A" w:rsidP="3DA95D55" w:rsidRDefault="70A11C1A" w14:paraId="379890D8" w14:textId="035AF90D"/>
    <w:p w:rsidR="70A11C1A" w:rsidP="3DA95D55" w:rsidRDefault="3DA95D55" w14:paraId="514ECB17" w14:textId="14AA71B3">
      <w:pPr>
        <w:pStyle w:val="Heading2"/>
        <w:rPr>
          <w:rFonts w:ascii="Calibri Light" w:hAnsi="Calibri Light" w:eastAsia="SimSun" w:cs="Times New Roman"/>
        </w:rPr>
      </w:pPr>
      <w:r>
        <w:t>9.4 Data validation on the platform</w:t>
      </w:r>
    </w:p>
    <w:p w:rsidR="70A11C1A" w:rsidRDefault="70A11C1A" w14:paraId="4F880CBD" w14:textId="3237716F">
      <w:r w:rsidRPr="70A11C1A">
        <w:rPr>
          <w:rFonts w:ascii="Calibri" w:hAnsi="Calibri" w:eastAsia="Calibri" w:cs="Calibri"/>
          <w:color w:val="000000" w:themeColor="text1"/>
        </w:rPr>
        <w:t xml:space="preserve">When the data package is uploaded by the site owner, it will pass through a validation process by the platform operator to check if it conforms to the standard. If it passes the validation, it will be managed and recorded into the database for web API requests. Otherwise, the platform operator will contact the site owner through email to revise their data package. </w:t>
      </w:r>
    </w:p>
    <w:p w:rsidR="70A11C1A" w:rsidRDefault="3DA95D55" w14:paraId="75194397" w14:textId="364E9AD5">
      <w:r w:rsidRPr="3DA95D55">
        <w:rPr>
          <w:rFonts w:ascii="Calibri" w:hAnsi="Calibri" w:eastAsia="Calibri" w:cs="Calibri"/>
          <w:color w:val="000000" w:themeColor="text1"/>
        </w:rPr>
        <w:t>The data validation tool operates on the platform only checks the file structure, data format and necessary information for communication, data accuracy inside the data file will not be checked. For example, the existence of field name “</w:t>
      </w:r>
      <w:proofErr w:type="spellStart"/>
      <w:r w:rsidRPr="3DA95D55">
        <w:rPr>
          <w:rFonts w:ascii="Calibri" w:hAnsi="Calibri" w:eastAsia="Calibri" w:cs="Calibri"/>
          <w:color w:val="000000" w:themeColor="text1"/>
        </w:rPr>
        <w:t>BuildingName</w:t>
      </w:r>
      <w:proofErr w:type="spellEnd"/>
      <w:r w:rsidRPr="3DA95D55">
        <w:rPr>
          <w:rFonts w:ascii="Calibri" w:hAnsi="Calibri" w:eastAsia="Calibri" w:cs="Calibri"/>
          <w:color w:val="000000" w:themeColor="text1"/>
        </w:rPr>
        <w:t xml:space="preserve">'' will be checked in file </w:t>
      </w:r>
      <w:proofErr w:type="spellStart"/>
      <w:r w:rsidRPr="3DA95D55">
        <w:rPr>
          <w:rFonts w:ascii="Calibri" w:hAnsi="Calibri" w:eastAsia="Calibri" w:cs="Calibri"/>
          <w:color w:val="000000" w:themeColor="text1"/>
        </w:rPr>
        <w:t>B</w:t>
      </w:r>
      <w:r w:rsidRPr="3DA95D55">
        <w:rPr>
          <w:rFonts w:ascii="Calibri" w:hAnsi="Calibri" w:eastAsia="Calibri" w:cs="Calibri"/>
          <w:i/>
          <w:iCs/>
          <w:color w:val="000000" w:themeColor="text1"/>
        </w:rPr>
        <w:t>uilding.json</w:t>
      </w:r>
      <w:proofErr w:type="spellEnd"/>
      <w:r w:rsidRPr="3DA95D55">
        <w:rPr>
          <w:rFonts w:ascii="Calibri" w:hAnsi="Calibri" w:eastAsia="Calibri" w:cs="Calibri"/>
          <w:color w:val="000000" w:themeColor="text1"/>
        </w:rPr>
        <w:t>, but the value of “</w:t>
      </w:r>
      <w:proofErr w:type="spellStart"/>
      <w:r w:rsidRPr="3DA95D55">
        <w:rPr>
          <w:rFonts w:ascii="Calibri" w:hAnsi="Calibri" w:eastAsia="Calibri" w:cs="Calibri"/>
          <w:color w:val="000000" w:themeColor="text1"/>
        </w:rPr>
        <w:t>BuildingName</w:t>
      </w:r>
      <w:proofErr w:type="spellEnd"/>
      <w:r w:rsidRPr="3DA95D55">
        <w:rPr>
          <w:rFonts w:ascii="Calibri" w:hAnsi="Calibri" w:eastAsia="Calibri" w:cs="Calibri"/>
          <w:color w:val="000000" w:themeColor="text1"/>
        </w:rPr>
        <w:t>” : “dummy building” will not be checked. Site owners and developers should be aware of the data accuracy.</w:t>
      </w:r>
    </w:p>
    <w:p w:rsidR="41CB9ADE" w:rsidP="41CB9ADE" w:rsidRDefault="5193B620" w14:paraId="2824D4D1" w14:textId="11A24416">
      <w:pPr>
        <w:pStyle w:val="Heading1"/>
        <w:rPr>
          <w:rFonts w:ascii="Calibri Light" w:hAnsi="Calibri Light"/>
        </w:rPr>
      </w:pPr>
      <w:bookmarkStart w:name="_Toc1819104604" w:id="29"/>
      <w:r>
        <w:t>10    User Journey Examples</w:t>
      </w:r>
      <w:bookmarkEnd w:id="29"/>
    </w:p>
    <w:p w:rsidR="70A11C1A" w:rsidP="5A45C8F4" w:rsidRDefault="5193B620" w14:paraId="75DD9F9D" w14:textId="762DF9DD">
      <w:pPr>
        <w:pStyle w:val="Subtitle"/>
        <w:rPr>
          <w:rStyle w:val="Heading2Char"/>
        </w:rPr>
      </w:pPr>
      <w:bookmarkStart w:name="_Toc1008807291" w:id="30"/>
      <w:r w:rsidRPr="5193B620">
        <w:rPr>
          <w:rStyle w:val="Heading2Char"/>
        </w:rPr>
        <w:t>10.1 Setting</w:t>
      </w:r>
      <w:bookmarkEnd w:id="30"/>
    </w:p>
    <w:p w:rsidR="70A11C1A" w:rsidP="70A11C1A" w:rsidRDefault="70A11C1A" w14:paraId="2D95172A" w14:textId="3C44CC02">
      <w:r>
        <w:t>This setting is used throughout this section:</w:t>
      </w:r>
    </w:p>
    <w:p w:rsidR="70A11C1A" w:rsidP="70A11C1A" w:rsidRDefault="70A11C1A" w14:paraId="68FEFF5D" w14:textId="7DB059C4">
      <w:r>
        <w:lastRenderedPageBreak/>
        <w:t xml:space="preserve">There are two buildings, namely building A and building B, and the first floor of building A and B are connected by a skyway. </w:t>
      </w:r>
    </w:p>
    <w:p w:rsidR="70A11C1A" w:rsidP="70A11C1A" w:rsidRDefault="70A11C1A" w14:paraId="03A59401" w14:textId="7288A7E5">
      <w:r>
        <w:t xml:space="preserve">Building A’s site owner is not willing to share his site signals with the lookup server while building B’s site owner is. Building A’s site owner hosts a server for computing location and a server for downloading site signals, he sends his server addresses and maps to the lookup server. </w:t>
      </w:r>
      <w:proofErr w:type="spellStart"/>
      <w:r>
        <w:t>Buidling</w:t>
      </w:r>
      <w:proofErr w:type="spellEnd"/>
      <w:r>
        <w:t xml:space="preserve"> B’s site owner sends his site signals and maps to the lookup server.</w:t>
      </w:r>
    </w:p>
    <w:p w:rsidR="70A11C1A" w:rsidP="70A11C1A" w:rsidRDefault="70A11C1A" w14:paraId="505AA49A" w14:textId="323149F0">
      <w:r>
        <w:t>Building A’s site signals are iBeacon locations while building B’s site signals are WIFI fingerprints.</w:t>
      </w:r>
    </w:p>
    <w:p w:rsidR="70A11C1A" w:rsidP="70A11C1A" w:rsidRDefault="70A11C1A" w14:paraId="48447F68" w14:textId="77BBAE9A">
      <w:r>
        <w:t>Application uses reference designs in SDK by default.</w:t>
      </w:r>
    </w:p>
    <w:p w:rsidR="70A11C1A" w:rsidP="5A45C8F4" w:rsidRDefault="5193B620" w14:paraId="2723CD65" w14:textId="09747FE3">
      <w:pPr>
        <w:pStyle w:val="Subtitle"/>
        <w:rPr>
          <w:rStyle w:val="Heading2Char"/>
        </w:rPr>
      </w:pPr>
      <w:bookmarkStart w:name="_Toc2070951700" w:id="31"/>
      <w:r w:rsidRPr="5193B620">
        <w:rPr>
          <w:rStyle w:val="Heading2Char"/>
        </w:rPr>
        <w:t>10.2 Operation Mode</w:t>
      </w:r>
      <w:bookmarkEnd w:id="31"/>
    </w:p>
    <w:p w:rsidR="70A11C1A" w:rsidP="70A11C1A" w:rsidRDefault="70A11C1A" w14:paraId="66DE3D08" w14:textId="4A808E7F">
      <w:pPr>
        <w:pStyle w:val="Subtitle"/>
        <w:rPr>
          <w:u w:val="single"/>
        </w:rPr>
      </w:pPr>
      <w:r>
        <w:t>Operation Mode 0</w:t>
      </w:r>
    </w:p>
    <w:p w:rsidR="38FF0FA3" w:rsidP="38FF0FA3" w:rsidRDefault="38FF0FA3" w14:paraId="04B7101F" w14:textId="69A5CEE1">
      <w:r>
        <w:t>Say the user is in building A, and the application is initializing a location.</w:t>
      </w:r>
    </w:p>
    <w:p w:rsidR="38FF0FA3" w:rsidP="38FF0FA3" w:rsidRDefault="38FF0FA3" w14:paraId="59B63796" w14:textId="58FAF9E4">
      <w:pPr>
        <w:jc w:val="center"/>
      </w:pPr>
      <w:r>
        <w:rPr>
          <w:noProof/>
        </w:rPr>
        <w:drawing>
          <wp:inline distT="0" distB="0" distL="0" distR="0" wp14:anchorId="421B6752" wp14:editId="296C178D">
            <wp:extent cx="5838825" cy="2907248"/>
            <wp:effectExtent l="0" t="0" r="0" b="0"/>
            <wp:docPr id="221558902" name="Picture 221558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38825" cy="2907248"/>
                    </a:xfrm>
                    <a:prstGeom prst="rect">
                      <a:avLst/>
                    </a:prstGeom>
                  </pic:spPr>
                </pic:pic>
              </a:graphicData>
            </a:graphic>
          </wp:inline>
        </w:drawing>
      </w:r>
    </w:p>
    <w:p w:rsidR="70A11C1A" w:rsidP="70A11C1A" w:rsidRDefault="6872EDE5" w14:paraId="7AC11704" w14:textId="0C6E6B71">
      <w:pPr>
        <w:jc w:val="center"/>
      </w:pPr>
      <w:r w:rsidR="5BF00052">
        <w:rPr/>
        <w:t>Figure 16. Detecting indoor environment and handshaking for operation mode of building A</w:t>
      </w:r>
    </w:p>
    <w:p w:rsidR="70A11C1A" w:rsidP="70A11C1A" w:rsidRDefault="70A11C1A" w14:paraId="0BBBD6C2" w14:textId="45E7C00B">
      <w:r>
        <w:t xml:space="preserve">First, the application initiates a Localization </w:t>
      </w:r>
      <w:proofErr w:type="spellStart"/>
      <w:r>
        <w:t>Asistant</w:t>
      </w:r>
      <w:proofErr w:type="spellEnd"/>
      <w:r>
        <w:t xml:space="preserve"> and an API Manager using the SDK, and call the </w:t>
      </w:r>
      <w:proofErr w:type="spellStart"/>
      <w:r>
        <w:t>detectIndoorEnvironment</w:t>
      </w:r>
      <w:proofErr w:type="spellEnd"/>
      <w:r>
        <w:t xml:space="preserve">() in Localization </w:t>
      </w:r>
      <w:proofErr w:type="spellStart"/>
      <w:r>
        <w:t>Asistant</w:t>
      </w:r>
      <w:proofErr w:type="spellEnd"/>
      <w:r>
        <w:t xml:space="preserve"> by inputting the location result from GPS. It should return true since the user is inside the building. </w:t>
      </w:r>
    </w:p>
    <w:p w:rsidR="38FF0FA3" w:rsidP="38FF0FA3" w:rsidRDefault="38FF0FA3" w14:paraId="13245421" w14:textId="01B2257E">
      <w:r>
        <w:t xml:space="preserve">Then call the </w:t>
      </w:r>
      <w:proofErr w:type="spellStart"/>
      <w:r>
        <w:t>discoverBuilding</w:t>
      </w:r>
      <w:proofErr w:type="spellEnd"/>
      <w:r>
        <w:t>() in API Manager by inputting the location result from GPS. The API Manager then contacts the lookup server to find the nearest building of the given location which is building A in this case, and returns the supported modes of building A. The result should be “0, 1” since building A supports both operation mode 0 and 1.</w:t>
      </w:r>
    </w:p>
    <w:p w:rsidR="38FF0FA3" w:rsidP="38FF0FA3" w:rsidRDefault="38FF0FA3" w14:paraId="6494C28A" w14:textId="2A940EA0">
      <w:pPr>
        <w:jc w:val="center"/>
      </w:pPr>
      <w:r>
        <w:rPr>
          <w:noProof/>
        </w:rPr>
        <w:lastRenderedPageBreak/>
        <w:drawing>
          <wp:inline distT="0" distB="0" distL="0" distR="0" wp14:anchorId="4FF723FB" wp14:editId="2E3D8CEE">
            <wp:extent cx="5791200" cy="2907665"/>
            <wp:effectExtent l="0" t="0" r="0" b="0"/>
            <wp:docPr id="1847982553" name="Picture 1847982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91200" cy="2907665"/>
                    </a:xfrm>
                    <a:prstGeom prst="rect">
                      <a:avLst/>
                    </a:prstGeom>
                  </pic:spPr>
                </pic:pic>
              </a:graphicData>
            </a:graphic>
          </wp:inline>
        </w:drawing>
      </w:r>
    </w:p>
    <w:p w:rsidR="70A11C1A" w:rsidP="70A11C1A" w:rsidRDefault="6872EDE5" w14:paraId="776ECE12" w14:textId="05849303">
      <w:pPr>
        <w:jc w:val="center"/>
      </w:pPr>
      <w:r w:rsidR="5BF00052">
        <w:rPr/>
        <w:t>Figure 17. Requesting grid Ids from the site owner’s server</w:t>
      </w:r>
    </w:p>
    <w:p w:rsidR="38FF0FA3" w:rsidP="38FF0FA3" w:rsidRDefault="38FF0FA3" w14:paraId="55C0AA8F" w14:textId="558195B4">
      <w:r>
        <w:t xml:space="preserve">Then the application calls the </w:t>
      </w:r>
      <w:proofErr w:type="spellStart"/>
      <w:r>
        <w:t>getGridIdListForEdgeLoc</w:t>
      </w:r>
      <w:proofErr w:type="spellEnd"/>
      <w:r>
        <w:t>() in the API Manager to get the grid Ids of grids that are close to the GPS location from the site owner’s server.</w:t>
      </w:r>
    </w:p>
    <w:p w:rsidR="38FF0FA3" w:rsidP="38FF0FA3" w:rsidRDefault="38FF0FA3" w14:paraId="47B5CD71" w14:textId="78BF77C1">
      <w:pPr>
        <w:jc w:val="center"/>
      </w:pPr>
      <w:r>
        <w:rPr>
          <w:noProof/>
        </w:rPr>
        <w:drawing>
          <wp:inline distT="0" distB="0" distL="0" distR="0" wp14:anchorId="1594DD59" wp14:editId="5B304768">
            <wp:extent cx="5848350" cy="2936359"/>
            <wp:effectExtent l="0" t="0" r="0" b="0"/>
            <wp:docPr id="416283527" name="Picture 416283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48350" cy="2936359"/>
                    </a:xfrm>
                    <a:prstGeom prst="rect">
                      <a:avLst/>
                    </a:prstGeom>
                  </pic:spPr>
                </pic:pic>
              </a:graphicData>
            </a:graphic>
          </wp:inline>
        </w:drawing>
      </w:r>
    </w:p>
    <w:p w:rsidR="70A11C1A" w:rsidP="70A11C1A" w:rsidRDefault="6872EDE5" w14:paraId="697084BB" w14:textId="09F0F14D">
      <w:pPr>
        <w:jc w:val="center"/>
      </w:pPr>
      <w:r w:rsidR="5BF00052">
        <w:rPr/>
        <w:t>Figure 18. Requesting grids from the site owner’s server and computing location locally</w:t>
      </w:r>
    </w:p>
    <w:p w:rsidR="70A11C1A" w:rsidP="70A11C1A" w:rsidRDefault="70A11C1A" w14:paraId="5650545B" w14:textId="1A9551C2">
      <w:r>
        <w:t xml:space="preserve">Since the application chooses mode 0 which is an edge approach, the application calls the </w:t>
      </w:r>
      <w:proofErr w:type="spellStart"/>
      <w:r>
        <w:t>downloadSiteSignals</w:t>
      </w:r>
      <w:proofErr w:type="spellEnd"/>
      <w:r>
        <w:t>() in the API Manager to download the site signals that are the beacon locations in this case from the site owner’s server. The location is then computed locally using those downloaded beacon locations.</w:t>
      </w:r>
    </w:p>
    <w:p w:rsidR="38FF0FA3" w:rsidP="38FF0FA3" w:rsidRDefault="38FF0FA3" w14:paraId="7AAF9550" w14:textId="136A4D45">
      <w:r>
        <w:lastRenderedPageBreak/>
        <w:t>In every location computation, the application first checks if the downloaded beacon locations can be used to provide a valid location. If not, meaning that the user moves away from the region covered by the downloaded beacon locations, then new beacon locations need to be downloaded by handshaking again or manipulating the grid Id list and requesting again for advanced developers.</w:t>
      </w:r>
    </w:p>
    <w:p w:rsidR="38FF0FA3" w:rsidP="38FF0FA3" w:rsidRDefault="38FF0FA3" w14:paraId="207CD3D2" w14:textId="3ACE1912">
      <w:pPr>
        <w:jc w:val="center"/>
      </w:pPr>
      <w:r>
        <w:rPr>
          <w:noProof/>
        </w:rPr>
        <w:drawing>
          <wp:inline distT="0" distB="0" distL="0" distR="0" wp14:anchorId="7CD62BBA" wp14:editId="559E683F">
            <wp:extent cx="5819775" cy="2909888"/>
            <wp:effectExtent l="0" t="0" r="0" b="0"/>
            <wp:docPr id="837965042" name="Picture 837965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19775" cy="2909888"/>
                    </a:xfrm>
                    <a:prstGeom prst="rect">
                      <a:avLst/>
                    </a:prstGeom>
                  </pic:spPr>
                </pic:pic>
              </a:graphicData>
            </a:graphic>
          </wp:inline>
        </w:drawing>
      </w:r>
    </w:p>
    <w:p w:rsidR="70A11C1A" w:rsidP="70A11C1A" w:rsidRDefault="6872EDE5" w14:paraId="44F6E1DD" w14:textId="65FFE174">
      <w:pPr>
        <w:jc w:val="center"/>
      </w:pPr>
      <w:r w:rsidR="5BF00052">
        <w:rPr/>
        <w:t>Figure 19. Requesting maps from the lookup server</w:t>
      </w:r>
    </w:p>
    <w:p w:rsidR="70A11C1A" w:rsidP="70A11C1A" w:rsidRDefault="70A11C1A" w14:paraId="019FD7FF" w14:textId="02E55E4C">
      <w:r>
        <w:t xml:space="preserve">With the location, the application calls the </w:t>
      </w:r>
      <w:proofErr w:type="spellStart"/>
      <w:r>
        <w:t>getMapData</w:t>
      </w:r>
      <w:proofErr w:type="spellEnd"/>
      <w:r>
        <w:t>() in the API Manager to obtain the map in its preferred format, .jpg in this case, from the lookup server.</w:t>
      </w:r>
    </w:p>
    <w:p w:rsidR="70A11C1A" w:rsidP="70A11C1A" w:rsidRDefault="70A11C1A" w14:paraId="18000E16" w14:textId="22AD242B">
      <w:pPr>
        <w:pStyle w:val="Subtitle"/>
        <w:rPr>
          <w:u w:val="single"/>
        </w:rPr>
      </w:pPr>
      <w:r>
        <w:t>Operation Mode 1</w:t>
      </w:r>
    </w:p>
    <w:p w:rsidR="70A11C1A" w:rsidP="70A11C1A" w:rsidRDefault="70A11C1A" w14:paraId="2EA34CBA" w14:textId="107DF5A9">
      <w:r>
        <w:t>Say the user is in building A, and the application is initializing a location.</w:t>
      </w:r>
    </w:p>
    <w:p w:rsidR="70A11C1A" w:rsidP="38FF0FA3" w:rsidRDefault="38FF0FA3" w14:paraId="03057416" w14:textId="5F024EBA">
      <w:r>
        <w:t>Steps 1 – 6 are the same as operation mode 0 to confirm the building and the operation mode.</w:t>
      </w:r>
    </w:p>
    <w:p w:rsidR="38FF0FA3" w:rsidP="38FF0FA3" w:rsidRDefault="38FF0FA3" w14:paraId="27BD4580" w14:textId="5C426D51">
      <w:pPr>
        <w:jc w:val="center"/>
      </w:pPr>
      <w:r>
        <w:rPr>
          <w:noProof/>
        </w:rPr>
        <w:lastRenderedPageBreak/>
        <w:drawing>
          <wp:inline distT="0" distB="0" distL="0" distR="0" wp14:anchorId="06050C16" wp14:editId="4238BDF5">
            <wp:extent cx="5838825" cy="3077547"/>
            <wp:effectExtent l="0" t="0" r="0" b="0"/>
            <wp:docPr id="422414898" name="Picture 422414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38825" cy="3077547"/>
                    </a:xfrm>
                    <a:prstGeom prst="rect">
                      <a:avLst/>
                    </a:prstGeom>
                  </pic:spPr>
                </pic:pic>
              </a:graphicData>
            </a:graphic>
          </wp:inline>
        </w:drawing>
      </w:r>
    </w:p>
    <w:p w:rsidR="70A11C1A" w:rsidP="70A11C1A" w:rsidRDefault="6872EDE5" w14:paraId="6A5D0453" w14:textId="4FA7E4D9">
      <w:pPr>
        <w:jc w:val="center"/>
      </w:pPr>
      <w:r w:rsidR="5BF00052">
        <w:rPr/>
        <w:t>Figure 20. Confirming required signal types from and uploading user signals to the site owner’s server</w:t>
      </w:r>
    </w:p>
    <w:p w:rsidR="70A11C1A" w:rsidP="70A11C1A" w:rsidRDefault="70A11C1A" w14:paraId="5D806FE8" w14:textId="18E08138">
      <w:r>
        <w:t xml:space="preserve">Since the application chooses mode 1 which is a cloud approach, it needs to know what signals are supposed to be uploaded by calling the </w:t>
      </w:r>
      <w:proofErr w:type="spellStart"/>
      <w:r>
        <w:t>getSignalTypeForCloudLoc</w:t>
      </w:r>
      <w:proofErr w:type="spellEnd"/>
      <w:r>
        <w:t>() in API Manager. The result should be [“</w:t>
      </w:r>
      <w:proofErr w:type="spellStart"/>
      <w:r>
        <w:t>beacon_locations</w:t>
      </w:r>
      <w:proofErr w:type="spellEnd"/>
      <w:r>
        <w:t xml:space="preserve">”]. Next is to periodically, say 10s, collect the beacon signals and call the </w:t>
      </w:r>
      <w:proofErr w:type="spellStart"/>
      <w:r>
        <w:t>uploadSignalToCloud</w:t>
      </w:r>
      <w:proofErr w:type="spellEnd"/>
      <w:r>
        <w:t>() in the API Manager. After receiving the user signals, building A’s server needs to compute and store the result for future location requests.</w:t>
      </w:r>
    </w:p>
    <w:p w:rsidR="70A11C1A" w:rsidP="70A11C1A" w:rsidRDefault="70A11C1A" w14:paraId="6EC696D6" w14:textId="039BCB57">
      <w:pPr>
        <w:jc w:val="center"/>
      </w:pPr>
      <w:r>
        <w:rPr>
          <w:noProof/>
        </w:rPr>
        <w:drawing>
          <wp:inline distT="0" distB="0" distL="0" distR="0" wp14:anchorId="1A94037F" wp14:editId="2C29F77F">
            <wp:extent cx="5810250" cy="3098800"/>
            <wp:effectExtent l="0" t="0" r="0" b="0"/>
            <wp:docPr id="948968243" name="Picture 948968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10250" cy="3098800"/>
                    </a:xfrm>
                    <a:prstGeom prst="rect">
                      <a:avLst/>
                    </a:prstGeom>
                  </pic:spPr>
                </pic:pic>
              </a:graphicData>
            </a:graphic>
          </wp:inline>
        </w:drawing>
      </w:r>
    </w:p>
    <w:p w:rsidR="70A11C1A" w:rsidP="70A11C1A" w:rsidRDefault="6872EDE5" w14:paraId="60A0D700" w14:textId="1AD5CDD1">
      <w:pPr>
        <w:jc w:val="center"/>
      </w:pPr>
      <w:r w:rsidR="5BF00052">
        <w:rPr/>
        <w:t>Figure 21. Requesting latest location from the site owner’s server</w:t>
      </w:r>
    </w:p>
    <w:p w:rsidR="70A11C1A" w:rsidP="70A11C1A" w:rsidRDefault="70A11C1A" w14:paraId="0DF40B6B" w14:textId="5F700727">
      <w:r>
        <w:lastRenderedPageBreak/>
        <w:t xml:space="preserve">The application then calls the </w:t>
      </w:r>
      <w:proofErr w:type="spellStart"/>
      <w:r>
        <w:t>g</w:t>
      </w:r>
      <w:r w:rsidRPr="70A11C1A">
        <w:rPr>
          <w:rFonts w:ascii="Calibri" w:hAnsi="Calibri" w:eastAsia="Calibri" w:cs="Calibri"/>
          <w:color w:val="000000" w:themeColor="text1"/>
        </w:rPr>
        <w:t>etCloudLocResult</w:t>
      </w:r>
      <w:proofErr w:type="spellEnd"/>
      <w:r>
        <w:t xml:space="preserve">() in the API Manager to retrieve the location from the site owner’s server, and the server returns the latest location of this user. </w:t>
      </w:r>
    </w:p>
    <w:p w:rsidR="70A11C1A" w:rsidP="70A11C1A" w:rsidRDefault="70A11C1A" w14:paraId="5B23097D" w14:textId="0FFA20E8">
      <w:r>
        <w:t xml:space="preserve">With the location, the application calls the </w:t>
      </w:r>
      <w:proofErr w:type="spellStart"/>
      <w:r>
        <w:t>getMapData</w:t>
      </w:r>
      <w:proofErr w:type="spellEnd"/>
      <w:r>
        <w:t>() in the API Manager to obtain the map from the lookup server, similar to operation mode 0.</w:t>
      </w:r>
    </w:p>
    <w:p w:rsidR="70A11C1A" w:rsidP="70A11C1A" w:rsidRDefault="70A11C1A" w14:paraId="2AE778CB" w14:textId="5B5A3D72">
      <w:pPr>
        <w:pStyle w:val="Subtitle"/>
        <w:rPr>
          <w:u w:val="single"/>
        </w:rPr>
      </w:pPr>
      <w:r>
        <w:t>Operation Mode 2</w:t>
      </w:r>
    </w:p>
    <w:p w:rsidR="70A11C1A" w:rsidP="38FF0FA3" w:rsidRDefault="38FF0FA3" w14:paraId="5F9B4258" w14:textId="3485E363">
      <w:r>
        <w:t>Say the user is in building B, and the application is initializing a location.</w:t>
      </w:r>
    </w:p>
    <w:p w:rsidR="38FF0FA3" w:rsidP="38FF0FA3" w:rsidRDefault="38FF0FA3" w14:paraId="38F26946" w14:textId="3893C5F3">
      <w:pPr>
        <w:jc w:val="center"/>
      </w:pPr>
      <w:r>
        <w:rPr>
          <w:noProof/>
        </w:rPr>
        <w:drawing>
          <wp:inline distT="0" distB="0" distL="0" distR="0" wp14:anchorId="0E1EDA68" wp14:editId="43E4D889">
            <wp:extent cx="5800725" cy="2924532"/>
            <wp:effectExtent l="0" t="0" r="0" b="0"/>
            <wp:docPr id="68028231" name="Picture 68028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00725" cy="2924532"/>
                    </a:xfrm>
                    <a:prstGeom prst="rect">
                      <a:avLst/>
                    </a:prstGeom>
                  </pic:spPr>
                </pic:pic>
              </a:graphicData>
            </a:graphic>
          </wp:inline>
        </w:drawing>
      </w:r>
    </w:p>
    <w:p w:rsidR="70A11C1A" w:rsidP="70A11C1A" w:rsidRDefault="6872EDE5" w14:paraId="00C35ECE" w14:textId="1D7618D6">
      <w:pPr>
        <w:jc w:val="center"/>
      </w:pPr>
      <w:r w:rsidR="5BF00052">
        <w:rPr/>
        <w:t>Figure 22. Detecting indoor environment and handshaking for operation mode of building B</w:t>
      </w:r>
    </w:p>
    <w:p w:rsidR="70A11C1A" w:rsidP="70A11C1A" w:rsidRDefault="70A11C1A" w14:paraId="3077F346" w14:textId="45E7C00B">
      <w:r>
        <w:t xml:space="preserve">First, the application initiates a Localization </w:t>
      </w:r>
      <w:proofErr w:type="spellStart"/>
      <w:r>
        <w:t>Asistant</w:t>
      </w:r>
      <w:proofErr w:type="spellEnd"/>
      <w:r>
        <w:t xml:space="preserve"> and an API Manager using the SDK, and call the </w:t>
      </w:r>
      <w:proofErr w:type="spellStart"/>
      <w:r>
        <w:t>detectIndoorEnvironment</w:t>
      </w:r>
      <w:proofErr w:type="spellEnd"/>
      <w:r>
        <w:t xml:space="preserve">() in Localization </w:t>
      </w:r>
      <w:proofErr w:type="spellStart"/>
      <w:r>
        <w:t>Asistant</w:t>
      </w:r>
      <w:proofErr w:type="spellEnd"/>
      <w:r>
        <w:t xml:space="preserve"> by inputting the location result from GPS. It should return true since the user is inside the building. </w:t>
      </w:r>
    </w:p>
    <w:p w:rsidR="70A11C1A" w:rsidP="38FF0FA3" w:rsidRDefault="38FF0FA3" w14:paraId="3F1D8537" w14:textId="035762A4">
      <w:r>
        <w:t xml:space="preserve">Then call the </w:t>
      </w:r>
      <w:proofErr w:type="spellStart"/>
      <w:r>
        <w:t>discoverBuilding</w:t>
      </w:r>
      <w:proofErr w:type="spellEnd"/>
      <w:r>
        <w:t>() in API Manager by inputting the location result from GPS. The API Manager then contacts the lookup server to find the nearest building of the given location which is building B in this case, and returns the supported modes of building B. The result should be “2, 3” since building B supports both operation mode 2 and 3.</w:t>
      </w:r>
    </w:p>
    <w:p w:rsidR="38FF0FA3" w:rsidP="38FF0FA3" w:rsidRDefault="38FF0FA3" w14:paraId="3D8D1307" w14:textId="0049809A">
      <w:pPr>
        <w:jc w:val="center"/>
      </w:pPr>
      <w:r>
        <w:rPr>
          <w:noProof/>
        </w:rPr>
        <w:lastRenderedPageBreak/>
        <w:drawing>
          <wp:inline distT="0" distB="0" distL="0" distR="0" wp14:anchorId="5F836030" wp14:editId="0EB4B549">
            <wp:extent cx="5838825" cy="2931576"/>
            <wp:effectExtent l="0" t="0" r="0" b="0"/>
            <wp:docPr id="1915338651" name="Picture 1915338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38825" cy="2931576"/>
                    </a:xfrm>
                    <a:prstGeom prst="rect">
                      <a:avLst/>
                    </a:prstGeom>
                  </pic:spPr>
                </pic:pic>
              </a:graphicData>
            </a:graphic>
          </wp:inline>
        </w:drawing>
      </w:r>
    </w:p>
    <w:p w:rsidR="70A11C1A" w:rsidP="70A11C1A" w:rsidRDefault="6872EDE5" w14:paraId="68028924" w14:textId="7E12496B">
      <w:pPr>
        <w:jc w:val="center"/>
      </w:pPr>
      <w:r w:rsidR="5BF00052">
        <w:rPr/>
        <w:t>Figure 23. Requesting grid Ids from the lookup server</w:t>
      </w:r>
    </w:p>
    <w:p w:rsidR="38FF0FA3" w:rsidP="38FF0FA3" w:rsidRDefault="38FF0FA3" w14:paraId="2C77A652" w14:textId="4EE6A892">
      <w:r>
        <w:t xml:space="preserve">Then the application calls the </w:t>
      </w:r>
      <w:proofErr w:type="spellStart"/>
      <w:r>
        <w:t>getGridIdListForEdgeLoc</w:t>
      </w:r>
      <w:proofErr w:type="spellEnd"/>
      <w:r>
        <w:t>() in the API Manager to get the grid Ids of grids that are close to the GPS location from the lookup server.</w:t>
      </w:r>
    </w:p>
    <w:p w:rsidR="38FF0FA3" w:rsidP="38FF0FA3" w:rsidRDefault="38FF0FA3" w14:paraId="47A0379B" w14:textId="13A4065A">
      <w:pPr>
        <w:jc w:val="center"/>
      </w:pPr>
      <w:r>
        <w:rPr>
          <w:noProof/>
        </w:rPr>
        <w:drawing>
          <wp:inline distT="0" distB="0" distL="0" distR="0" wp14:anchorId="733DE8EF" wp14:editId="193457C5">
            <wp:extent cx="5819775" cy="2922012"/>
            <wp:effectExtent l="0" t="0" r="0" b="0"/>
            <wp:docPr id="1383078785" name="Picture 1383078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19775" cy="2922012"/>
                    </a:xfrm>
                    <a:prstGeom prst="rect">
                      <a:avLst/>
                    </a:prstGeom>
                  </pic:spPr>
                </pic:pic>
              </a:graphicData>
            </a:graphic>
          </wp:inline>
        </w:drawing>
      </w:r>
    </w:p>
    <w:p w:rsidR="70A11C1A" w:rsidP="70A11C1A" w:rsidRDefault="6872EDE5" w14:paraId="3752E0D9" w14:textId="243CFB8C">
      <w:pPr>
        <w:jc w:val="center"/>
      </w:pPr>
      <w:r w:rsidR="5BF00052">
        <w:rPr/>
        <w:t>Figure 24. Requesting grids from the lookup server and computing location locally</w:t>
      </w:r>
    </w:p>
    <w:p w:rsidR="70A11C1A" w:rsidP="70A11C1A" w:rsidRDefault="70A11C1A" w14:paraId="49DFA836" w14:textId="67CE95BB">
      <w:r>
        <w:t xml:space="preserve">Since the application chooses mode 2 which is an edge approach, the application calls the </w:t>
      </w:r>
      <w:proofErr w:type="spellStart"/>
      <w:r>
        <w:t>downloadSiteSignals</w:t>
      </w:r>
      <w:proofErr w:type="spellEnd"/>
      <w:r>
        <w:t>() in the API Manager to download the site signals that are the WIFI fingerprints in this case from the lookup server. The location is then computed locally using those downloaded fingerprints.</w:t>
      </w:r>
    </w:p>
    <w:p w:rsidR="70A11C1A" w:rsidP="70A11C1A" w:rsidRDefault="70A11C1A" w14:paraId="0A47CAFF" w14:textId="4B264F61">
      <w:r>
        <w:lastRenderedPageBreak/>
        <w:t>In every location computation, the application first checks if the downloaded fingerprints can be used to provide a valid location. If not, meaning that the user moves away from the region covered by the downloaded fingerprints, then new fingerprints need to be downloaded by handshaking again or manipulating the grid Id list and requesting again for advanced developers.</w:t>
      </w:r>
    </w:p>
    <w:p w:rsidR="70A11C1A" w:rsidP="70A11C1A" w:rsidRDefault="70A11C1A" w14:paraId="2061AD2A" w14:textId="552BFCD3">
      <w:r>
        <w:t xml:space="preserve">With the location, the application calls the </w:t>
      </w:r>
      <w:proofErr w:type="spellStart"/>
      <w:r>
        <w:t>getMapData</w:t>
      </w:r>
      <w:proofErr w:type="spellEnd"/>
      <w:r>
        <w:t>() in the API Manager to obtain the map from the lookup server, similar to other operation modes.</w:t>
      </w:r>
    </w:p>
    <w:p w:rsidR="70A11C1A" w:rsidP="70A11C1A" w:rsidRDefault="70A11C1A" w14:paraId="4897D1CF" w14:textId="376EF2EB">
      <w:pPr>
        <w:pStyle w:val="Subtitle"/>
        <w:rPr>
          <w:u w:val="single"/>
        </w:rPr>
      </w:pPr>
      <w:r>
        <w:t>Operation Mode 3</w:t>
      </w:r>
    </w:p>
    <w:p w:rsidR="70A11C1A" w:rsidP="70A11C1A" w:rsidRDefault="70A11C1A" w14:paraId="4B853658" w14:textId="3AA72AC5">
      <w:r>
        <w:t>Say the user is in building B, and the application is initializing a location.</w:t>
      </w:r>
    </w:p>
    <w:p w:rsidR="70A11C1A" w:rsidP="38FF0FA3" w:rsidRDefault="38FF0FA3" w14:paraId="7E00BD48" w14:textId="5E158B2E">
      <w:r>
        <w:t>Step 1 – 6 are the same as operation mode 2 to confirm the building and the operation mode.</w:t>
      </w:r>
    </w:p>
    <w:p w:rsidR="38FF0FA3" w:rsidP="38FF0FA3" w:rsidRDefault="38FF0FA3" w14:paraId="569604E6" w14:textId="2AF319A3">
      <w:pPr>
        <w:jc w:val="center"/>
      </w:pPr>
      <w:r>
        <w:rPr>
          <w:noProof/>
        </w:rPr>
        <w:drawing>
          <wp:inline distT="0" distB="0" distL="0" distR="0" wp14:anchorId="272AC92F" wp14:editId="24513D48">
            <wp:extent cx="5800725" cy="3105805"/>
            <wp:effectExtent l="0" t="0" r="0" b="0"/>
            <wp:docPr id="263964677" name="Picture 263964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00725" cy="3105805"/>
                    </a:xfrm>
                    <a:prstGeom prst="rect">
                      <a:avLst/>
                    </a:prstGeom>
                  </pic:spPr>
                </pic:pic>
              </a:graphicData>
            </a:graphic>
          </wp:inline>
        </w:drawing>
      </w:r>
    </w:p>
    <w:p w:rsidR="70A11C1A" w:rsidP="70A11C1A" w:rsidRDefault="6872EDE5" w14:paraId="0F8367C4" w14:textId="78799246">
      <w:pPr>
        <w:jc w:val="center"/>
      </w:pPr>
      <w:r w:rsidR="5BF00052">
        <w:rPr/>
        <w:t>Figure 25. Confirming required signal types from and uploading user signals to the lookup server</w:t>
      </w:r>
    </w:p>
    <w:p w:rsidR="70A11C1A" w:rsidP="38FF0FA3" w:rsidRDefault="38FF0FA3" w14:paraId="0C002587" w14:textId="09C2A412">
      <w:r>
        <w:t xml:space="preserve">Since the application chooses mode 3 which is a cloud approach, it needs to know what signals are supposed to be uploaded by calling the </w:t>
      </w:r>
      <w:proofErr w:type="spellStart"/>
      <w:r>
        <w:t>getSignalTypeForCloudLoc</w:t>
      </w:r>
      <w:proofErr w:type="spellEnd"/>
      <w:r>
        <w:t>() in API Manager. The result should be [“</w:t>
      </w:r>
      <w:proofErr w:type="spellStart"/>
      <w:r>
        <w:t>wifi_fingerprints</w:t>
      </w:r>
      <w:proofErr w:type="spellEnd"/>
      <w:r>
        <w:t xml:space="preserve">”]. Next is to periodically, say 10s, collect the WIFI user signals and call the </w:t>
      </w:r>
      <w:proofErr w:type="spellStart"/>
      <w:r>
        <w:t>uploadSignalToCloud</w:t>
      </w:r>
      <w:proofErr w:type="spellEnd"/>
      <w:r>
        <w:t>() in the API Manager. After receiving the user signals, the lookup server needs to compute and store the result for future location requests.</w:t>
      </w:r>
    </w:p>
    <w:p w:rsidR="38FF0FA3" w:rsidP="38FF0FA3" w:rsidRDefault="38FF0FA3" w14:paraId="4261A640" w14:textId="30375D49">
      <w:pPr>
        <w:jc w:val="center"/>
      </w:pPr>
      <w:r>
        <w:rPr>
          <w:noProof/>
        </w:rPr>
        <w:lastRenderedPageBreak/>
        <w:drawing>
          <wp:inline distT="0" distB="0" distL="0" distR="0" wp14:anchorId="78AB9E3A" wp14:editId="28B14C53">
            <wp:extent cx="5810250" cy="2953544"/>
            <wp:effectExtent l="0" t="0" r="0" b="0"/>
            <wp:docPr id="1409653608" name="Picture 1409653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10250" cy="2953544"/>
                    </a:xfrm>
                    <a:prstGeom prst="rect">
                      <a:avLst/>
                    </a:prstGeom>
                  </pic:spPr>
                </pic:pic>
              </a:graphicData>
            </a:graphic>
          </wp:inline>
        </w:drawing>
      </w:r>
    </w:p>
    <w:p w:rsidR="70A11C1A" w:rsidP="70A11C1A" w:rsidRDefault="6872EDE5" w14:paraId="3F7F1F99" w14:textId="5CE719EA">
      <w:pPr>
        <w:jc w:val="center"/>
      </w:pPr>
      <w:r w:rsidR="5BF00052">
        <w:rPr/>
        <w:t>Figure 26. Requesting latest location from the lookup server</w:t>
      </w:r>
    </w:p>
    <w:p w:rsidR="70A11C1A" w:rsidP="70A11C1A" w:rsidRDefault="70A11C1A" w14:paraId="54DAE13F" w14:textId="1D566FEF">
      <w:r>
        <w:t xml:space="preserve">The application then calls the </w:t>
      </w:r>
      <w:proofErr w:type="spellStart"/>
      <w:r>
        <w:t>g</w:t>
      </w:r>
      <w:r w:rsidRPr="70A11C1A">
        <w:rPr>
          <w:rFonts w:ascii="Calibri" w:hAnsi="Calibri" w:eastAsia="Calibri" w:cs="Calibri"/>
          <w:color w:val="000000" w:themeColor="text1"/>
        </w:rPr>
        <w:t>etCloudLocResult</w:t>
      </w:r>
      <w:proofErr w:type="spellEnd"/>
      <w:r>
        <w:t>() in the API Manager to retrieve the location from the lookup server, and the server returns the latest location of this user.</w:t>
      </w:r>
    </w:p>
    <w:p w:rsidR="70A11C1A" w:rsidP="70A11C1A" w:rsidRDefault="5193B620" w14:paraId="209D5E5E" w14:textId="62777C5A">
      <w:pPr>
        <w:pStyle w:val="Heading2"/>
      </w:pPr>
      <w:bookmarkStart w:name="_Toc1351749891" w:id="32"/>
      <w:r>
        <w:t>10.3 Switching Floor and Mode</w:t>
      </w:r>
      <w:bookmarkEnd w:id="32"/>
    </w:p>
    <w:p w:rsidR="70A11C1A" w:rsidP="70A11C1A" w:rsidRDefault="70A11C1A" w14:paraId="24210712" w14:textId="4A24DF96">
      <w:pPr>
        <w:pStyle w:val="Subtitle"/>
      </w:pPr>
      <w:r w:rsidRPr="70A11C1A">
        <w:t>Switching Floor</w:t>
      </w:r>
    </w:p>
    <w:p w:rsidR="70A11C1A" w:rsidP="70A11C1A" w:rsidRDefault="70A11C1A" w14:paraId="5376803A" w14:textId="0C9D2C40">
      <w:r>
        <w:t xml:space="preserve">In cloud approaches, switching floor does not require application developers to initiate. Since the location computations are in the site owner’s server (mode 1 in building A) or the lookup server (mode 3 in building B), they are responsible for detecting if the user enters a new floor and returning the correct location result. Application developers only need to check if the </w:t>
      </w:r>
      <w:proofErr w:type="spellStart"/>
      <w:r>
        <w:t>floorId</w:t>
      </w:r>
      <w:proofErr w:type="spellEnd"/>
      <w:r>
        <w:t xml:space="preserve"> is different from the previous one, indicating new map needs to be downloaded.</w:t>
      </w:r>
    </w:p>
    <w:p w:rsidR="70A11C1A" w:rsidP="70A11C1A" w:rsidRDefault="38FF0FA3" w14:paraId="38D27239" w14:textId="56D6288B">
      <w:r>
        <w:t xml:space="preserve">In edge approaches, application developers are responsible for detecting if the user enters a new floor. With the downloaded beacon locations (building A) or fingerprints (building B), the application can detect if the user is in the supported region of the downloaded signals, using the location result and the grid information of the downloaded grids. If the user is in the boundary grids or outside the grids, the application should load new site signals, and the simplest way is to handshake again. More advanced developers may want to manipulate with the grid Ids by their understanding of the data format designs, e.g., </w:t>
      </w:r>
      <w:proofErr w:type="spellStart"/>
      <w:r>
        <w:t>BuildingObj</w:t>
      </w:r>
      <w:proofErr w:type="spellEnd"/>
      <w:r>
        <w:t xml:space="preserve">, </w:t>
      </w:r>
      <w:proofErr w:type="spellStart"/>
      <w:r>
        <w:t>FloorObj</w:t>
      </w:r>
      <w:proofErr w:type="spellEnd"/>
      <w:r>
        <w:t xml:space="preserve">, </w:t>
      </w:r>
      <w:proofErr w:type="spellStart"/>
      <w:r>
        <w:t>GridObj</w:t>
      </w:r>
      <w:proofErr w:type="spellEnd"/>
      <w:r>
        <w:t>, etc. and retrieve the suitable grids from the site owner’s server (mode 0 in building A) and the lookup server (mode 2 in building B).</w:t>
      </w:r>
    </w:p>
    <w:p w:rsidR="70A11C1A" w:rsidP="70A11C1A" w:rsidRDefault="70A11C1A" w14:paraId="2CB75285" w14:textId="2DEC5316">
      <w:pPr>
        <w:pStyle w:val="Subtitle"/>
      </w:pPr>
      <w:r w:rsidRPr="70A11C1A">
        <w:t>Switching Mode</w:t>
      </w:r>
    </w:p>
    <w:p w:rsidR="70A11C1A" w:rsidP="70A11C1A" w:rsidRDefault="38FF0FA3" w14:paraId="7769D484" w14:textId="490361C7">
      <w:r>
        <w:t xml:space="preserve">Switching mode is rather straightforward. The application should periodically call the </w:t>
      </w:r>
      <w:proofErr w:type="spellStart"/>
      <w:r>
        <w:t>detectSwitchCondition</w:t>
      </w:r>
      <w:proofErr w:type="spellEnd"/>
      <w:r>
        <w:t xml:space="preserve">() in the Localization </w:t>
      </w:r>
      <w:proofErr w:type="spellStart"/>
      <w:r>
        <w:t>Asistant</w:t>
      </w:r>
      <w:proofErr w:type="spellEnd"/>
      <w:r>
        <w:t xml:space="preserve">. Say the user is moving from building A to building B. The </w:t>
      </w:r>
      <w:proofErr w:type="spellStart"/>
      <w:r>
        <w:t>detectSwitchCondition</w:t>
      </w:r>
      <w:proofErr w:type="spellEnd"/>
      <w:r>
        <w:t xml:space="preserve">() should return building B’s Id at some point. When this happens, the </w:t>
      </w:r>
      <w:r>
        <w:lastRenderedPageBreak/>
        <w:t xml:space="preserve">application can handshake again with the lookup server, and steps 1-6 in operation mode 2/3 in the previous section should be processed to locate the user in building B with a minor difference that the application calls the </w:t>
      </w:r>
      <w:proofErr w:type="spellStart"/>
      <w:r>
        <w:t>discoverBuilding</w:t>
      </w:r>
      <w:proofErr w:type="spellEnd"/>
      <w:r>
        <w:t>() with the building B’s Id instead of the GPS location.</w:t>
      </w:r>
    </w:p>
    <w:p w:rsidR="70A11C1A" w:rsidP="70A11C1A" w:rsidRDefault="5193B620" w14:paraId="19E46D18" w14:textId="2EA8F944">
      <w:pPr>
        <w:pStyle w:val="Heading2"/>
        <w:rPr>
          <w:rFonts w:ascii="Calibri Light" w:hAnsi="Calibri Light"/>
        </w:rPr>
      </w:pPr>
      <w:bookmarkStart w:name="_Toc1615123761" w:id="33"/>
      <w:r w:rsidRPr="5193B620">
        <w:rPr>
          <w:rFonts w:ascii="Calibri Light" w:hAnsi="Calibri Light"/>
        </w:rPr>
        <w:t>10.4 Outdoor Localization</w:t>
      </w:r>
      <w:bookmarkEnd w:id="33"/>
    </w:p>
    <w:p w:rsidR="70A11C1A" w:rsidP="70A11C1A" w:rsidRDefault="70A11C1A" w14:paraId="47C8C712" w14:textId="50DA6DA0">
      <w:r>
        <w:t xml:space="preserve">Say the application is initializing a location outside building A and B. The application first calls the </w:t>
      </w:r>
      <w:proofErr w:type="spellStart"/>
      <w:r>
        <w:t>detectIndoorEnvironment</w:t>
      </w:r>
      <w:proofErr w:type="spellEnd"/>
      <w:r>
        <w:t xml:space="preserve">() in the Localization </w:t>
      </w:r>
      <w:proofErr w:type="spellStart"/>
      <w:r>
        <w:t>Asistant</w:t>
      </w:r>
      <w:proofErr w:type="spellEnd"/>
      <w:r>
        <w:t xml:space="preserve">, and the result should be false. The application can then use GPS result directly or call its outdoor localization algorithm with the outdoor signals, for example, the smart lampposts. The application calls the </w:t>
      </w:r>
      <w:proofErr w:type="spellStart"/>
      <w:r>
        <w:t>getOutdoorSignal</w:t>
      </w:r>
      <w:proofErr w:type="spellEnd"/>
      <w:r>
        <w:t>() in the API Manager, and, in this case, it returns an empty array since no outdoor signals are available. Therefore, the application uses the GPS result directly.</w:t>
      </w:r>
    </w:p>
    <w:p w:rsidR="70A11C1A" w:rsidP="70A11C1A" w:rsidRDefault="5193B620" w14:paraId="1F730989" w14:textId="1A554029">
      <w:pPr>
        <w:rPr>
          <w:rStyle w:val="Heading2Char"/>
        </w:rPr>
      </w:pPr>
      <w:bookmarkStart w:name="_Toc371987289" w:id="34"/>
      <w:r w:rsidRPr="5193B620">
        <w:rPr>
          <w:rStyle w:val="Heading2Char"/>
        </w:rPr>
        <w:t>10.5 In-Outdoor Transition</w:t>
      </w:r>
      <w:bookmarkEnd w:id="34"/>
    </w:p>
    <w:p w:rsidR="70A11C1A" w:rsidP="70A11C1A" w:rsidRDefault="70A11C1A" w14:paraId="597FA51B" w14:textId="48E122A8">
      <w:pPr>
        <w:pStyle w:val="Subtitle"/>
      </w:pPr>
      <w:r w:rsidRPr="70A11C1A">
        <w:t>Indoor to Outdoor</w:t>
      </w:r>
    </w:p>
    <w:p w:rsidR="70A11C1A" w:rsidP="70A11C1A" w:rsidRDefault="70A11C1A" w14:paraId="6AD25CE3" w14:textId="6DAF4765">
      <w:r>
        <w:t xml:space="preserve">This is similar to switching mode. Say the user is moving from building B to outdoors. The </w:t>
      </w:r>
      <w:proofErr w:type="spellStart"/>
      <w:r>
        <w:t>detectSwitchCondition</w:t>
      </w:r>
      <w:proofErr w:type="spellEnd"/>
      <w:r>
        <w:t>() should return “outdoor” at some point. When this happens, the application switches to outdoor localization like in section 10.4.</w:t>
      </w:r>
    </w:p>
    <w:p w:rsidR="70A11C1A" w:rsidP="70A11C1A" w:rsidRDefault="70A11C1A" w14:paraId="2FDEE812" w14:textId="137668B4">
      <w:pPr>
        <w:pStyle w:val="Subtitle"/>
      </w:pPr>
      <w:r w:rsidRPr="70A11C1A">
        <w:t>Outdoor to Indoor</w:t>
      </w:r>
    </w:p>
    <w:p w:rsidR="70A11C1A" w:rsidP="70A11C1A" w:rsidRDefault="38FF0FA3" w14:paraId="15ECA818" w14:textId="6E03929C">
      <w:r>
        <w:t xml:space="preserve">When the application is in outdoor environments, it should call </w:t>
      </w:r>
      <w:proofErr w:type="spellStart"/>
      <w:r>
        <w:t>detectIndoorEnvironment</w:t>
      </w:r>
      <w:proofErr w:type="spellEnd"/>
      <w:r>
        <w:t xml:space="preserve">() periodically. Say the user enters building B. The </w:t>
      </w:r>
      <w:proofErr w:type="spellStart"/>
      <w:r>
        <w:t>detectIndoorEnvironment</w:t>
      </w:r>
      <w:proofErr w:type="spellEnd"/>
      <w:r>
        <w:t>() should return true at some point. When this happens, steps 1-6 in operation mode 2/3 in the previous section are processed to locate the user in building B.</w:t>
      </w:r>
    </w:p>
    <w:p w:rsidR="38FF0FA3" w:rsidRDefault="38FF0FA3" w14:paraId="42D7AD66" w14:textId="00521CCF">
      <w:r>
        <w:br w:type="page"/>
      </w:r>
    </w:p>
    <w:p w:rsidR="38FF0FA3" w:rsidP="38FF0FA3" w:rsidRDefault="5193B620" w14:paraId="05D71365" w14:textId="5EA5DCAB">
      <w:pPr>
        <w:pStyle w:val="Heading1"/>
        <w:rPr>
          <w:rFonts w:ascii="Calibri Light" w:hAnsi="Calibri Light"/>
        </w:rPr>
      </w:pPr>
      <w:bookmarkStart w:name="_Toc508372026" w:id="35"/>
      <w:r>
        <w:lastRenderedPageBreak/>
        <w:t>Bibliography</w:t>
      </w:r>
      <w:bookmarkEnd w:id="35"/>
    </w:p>
    <w:p w:rsidR="38FF0FA3" w:rsidP="38FF0FA3" w:rsidRDefault="38FF0FA3" w14:paraId="00168272" w14:textId="43B45D4D">
      <w:r>
        <w:t>[1] OGC, OGC City Geography Markup Language (</w:t>
      </w:r>
      <w:proofErr w:type="spellStart"/>
      <w:r>
        <w:t>CityGML</w:t>
      </w:r>
      <w:proofErr w:type="spellEnd"/>
      <w:r>
        <w:t>) Encoding Standard version 2.0, OGC 12-019, 2012</w:t>
      </w:r>
    </w:p>
    <w:p w:rsidR="38FF0FA3" w:rsidP="38FF0FA3" w:rsidRDefault="38FF0FA3" w14:paraId="5BC895A8" w14:textId="59B2976B">
      <w:r>
        <w:t>[2] OGC, OGC KML version 2.3, OGC 12-007r2, 2015</w:t>
      </w:r>
    </w:p>
    <w:p w:rsidR="38FF0FA3" w:rsidP="38FF0FA3" w:rsidRDefault="38FF0FA3" w14:paraId="38520D33" w14:textId="2B0D6FE2">
      <w:r>
        <w:t xml:space="preserve">[3] OGC, OGC </w:t>
      </w:r>
      <w:proofErr w:type="spellStart"/>
      <w:r>
        <w:t>IndoorGML</w:t>
      </w:r>
      <w:proofErr w:type="spellEnd"/>
      <w:r>
        <w:t xml:space="preserve"> version 1.0.3, OGC 14-005r5, 2018</w:t>
      </w:r>
    </w:p>
    <w:p w:rsidR="38FF0FA3" w:rsidP="38FF0FA3" w:rsidRDefault="38FF0FA3" w14:paraId="0C1E9E5D" w14:textId="6D47694B">
      <w:r>
        <w:t>[4] OGC, OGC IMDF version 1.0.0, OGC 20-094, 2021</w:t>
      </w:r>
    </w:p>
    <w:p w:rsidR="38FF0FA3" w:rsidP="38FF0FA3" w:rsidRDefault="38FF0FA3" w14:paraId="6F2D389A" w14:textId="63FED999">
      <w:r>
        <w:t xml:space="preserve">[5] International Organization for Standardization. (2016). Information technology — Real time locating systems — Test and evaluation of localization and tracking systems (ISO/IEC 18305:2016). Retrieved from </w:t>
      </w:r>
      <w:hyperlink r:id="rId37">
        <w:r w:rsidRPr="38FF0FA3">
          <w:rPr>
            <w:rStyle w:val="Hyperlink"/>
          </w:rPr>
          <w:t>https://www.iso.org/standard/62090.html</w:t>
        </w:r>
      </w:hyperlink>
    </w:p>
    <w:p w:rsidR="38FF0FA3" w:rsidP="38FF0FA3" w:rsidRDefault="38FF0FA3" w14:paraId="46AD4C14" w14:textId="3BDB605B">
      <w:r>
        <w:t xml:space="preserve">[6] International Organization for Standardization. (2019). Geographic information — Positioning services (ISO 19116:2019). Retrieved from </w:t>
      </w:r>
      <w:hyperlink r:id="rId38">
        <w:r w:rsidRPr="38FF0FA3">
          <w:rPr>
            <w:rStyle w:val="Hyperlink"/>
          </w:rPr>
          <w:t>https://www.iso.org/standard/70882.html</w:t>
        </w:r>
      </w:hyperlink>
    </w:p>
    <w:p w:rsidR="38FF0FA3" w:rsidP="38FF0FA3" w:rsidRDefault="38FF0FA3" w14:paraId="3BB3D90C" w14:textId="605ED483">
      <w:r>
        <w:t xml:space="preserve">[7] K. -J. Li, S. </w:t>
      </w:r>
      <w:proofErr w:type="spellStart"/>
      <w:r>
        <w:t>Zlatanova</w:t>
      </w:r>
      <w:proofErr w:type="spellEnd"/>
      <w:r>
        <w:t>, J. Torres-</w:t>
      </w:r>
      <w:proofErr w:type="spellStart"/>
      <w:r>
        <w:t>Sospedra</w:t>
      </w:r>
      <w:proofErr w:type="spellEnd"/>
      <w:r>
        <w:t xml:space="preserve">, A. Perez-Navarro, C. </w:t>
      </w:r>
      <w:proofErr w:type="spellStart"/>
      <w:r>
        <w:t>Laoudias</w:t>
      </w:r>
      <w:proofErr w:type="spellEnd"/>
      <w:r>
        <w:t xml:space="preserve"> and A. Moreira, "Survey on Indoor Map Standards and Formats," 2019 International Conference on Indoor Positioning and Indoor Navigation (IPIN), 2019, pp. 1-8, </w:t>
      </w:r>
      <w:proofErr w:type="spellStart"/>
      <w:r>
        <w:t>doi</w:t>
      </w:r>
      <w:proofErr w:type="spellEnd"/>
      <w:r>
        <w:t>: 10.1109/IPIN.2019.8911796.</w:t>
      </w:r>
    </w:p>
    <w:p w:rsidR="38FF0FA3" w:rsidP="38FF0FA3" w:rsidRDefault="38FF0FA3" w14:paraId="58489DEB" w14:textId="3B83F074">
      <w:r>
        <w:t xml:space="preserve">[8] Anonymous, </w:t>
      </w:r>
      <w:proofErr w:type="spellStart"/>
      <w:r>
        <w:t>Tilesets</w:t>
      </w:r>
      <w:proofErr w:type="spellEnd"/>
      <w:r>
        <w:t xml:space="preserve">: Google maps structure - </w:t>
      </w:r>
      <w:proofErr w:type="spellStart"/>
      <w:r>
        <w:t>MicroImages</w:t>
      </w:r>
      <w:proofErr w:type="spellEnd"/>
      <w:r>
        <w:t xml:space="preserve">, Inc. [Online]. Available: https://www.microimages.com/documentation/TechGuides/78googleMapsStruc.pdf. </w:t>
      </w:r>
    </w:p>
    <w:p w:rsidR="38FF0FA3" w:rsidP="38FF0FA3" w:rsidRDefault="38FF0FA3" w14:paraId="56A6A0FB" w14:textId="6AA56D06">
      <w:r>
        <w:t xml:space="preserve">[9] Yan, </w:t>
      </w:r>
      <w:proofErr w:type="spellStart"/>
      <w:r>
        <w:t>Jinjin</w:t>
      </w:r>
      <w:proofErr w:type="spellEnd"/>
      <w:r>
        <w:t>. (2020). Seamless Navigation in Indoor and Outdoor based on 3D Spaces. PhD thesis, UNSW Sydney, Sydney</w:t>
      </w:r>
    </w:p>
    <w:p w:rsidR="38FF0FA3" w:rsidP="38FF0FA3" w:rsidRDefault="38FF0FA3" w14:paraId="552F5402" w14:textId="2A41BF47">
      <w:r>
        <w:t xml:space="preserve">[10] </w:t>
      </w:r>
      <w:proofErr w:type="spellStart"/>
      <w:r>
        <w:t>Löwner</w:t>
      </w:r>
      <w:proofErr w:type="spellEnd"/>
      <w:r>
        <w:t xml:space="preserve">, M., </w:t>
      </w:r>
      <w:proofErr w:type="spellStart"/>
      <w:r>
        <w:t>Gröger</w:t>
      </w:r>
      <w:proofErr w:type="spellEnd"/>
      <w:r>
        <w:t xml:space="preserve">, G., Benner, J., </w:t>
      </w:r>
      <w:proofErr w:type="spellStart"/>
      <w:r>
        <w:t>Biljecki</w:t>
      </w:r>
      <w:proofErr w:type="spellEnd"/>
      <w:r>
        <w:t>, F., &amp; Nagel, C. (2016). PROPOSAL FOR A NEW LOD AND MULTI-REPRESENTATION CONCEPT FOR CITYGML. ISPRS Annals of the Photogrammetry, Remote Sensing and Spatial Information Sciences, IV-2/W1, 3-12.</w:t>
      </w:r>
    </w:p>
    <w:p w:rsidR="38FF0FA3" w:rsidP="38FF0FA3" w:rsidRDefault="38FF0FA3" w14:paraId="67800954" w14:textId="143AD1DB">
      <w:r>
        <w:t xml:space="preserve">[11] </w:t>
      </w:r>
      <w:proofErr w:type="spellStart"/>
      <w:r>
        <w:t>Kutzner</w:t>
      </w:r>
      <w:proofErr w:type="spellEnd"/>
      <w:r>
        <w:t xml:space="preserve">, T., Chaturvedi, K., &amp; Kolbe, T. (2020). </w:t>
      </w:r>
      <w:proofErr w:type="spellStart"/>
      <w:r>
        <w:t>CityGML</w:t>
      </w:r>
      <w:proofErr w:type="spellEnd"/>
      <w:r>
        <w:t xml:space="preserve"> 3.0: New Functions Open Up New Applications. Journal of Photogrammetry, Remote Sensing and Geoinformation Science, 88(1), 43-61.</w:t>
      </w:r>
    </w:p>
    <w:p w:rsidR="38FF0FA3" w:rsidP="38FF0FA3" w:rsidRDefault="38FF0FA3" w14:paraId="1872103C" w14:textId="1DD0808A">
      <w:r>
        <w:t xml:space="preserve">[12] Liu, L., Li, B., </w:t>
      </w:r>
      <w:proofErr w:type="spellStart"/>
      <w:r>
        <w:t>Zlatanova</w:t>
      </w:r>
      <w:proofErr w:type="spellEnd"/>
      <w:r>
        <w:t xml:space="preserve">, S., &amp; Van </w:t>
      </w:r>
      <w:proofErr w:type="spellStart"/>
      <w:r>
        <w:t>Oosterom</w:t>
      </w:r>
      <w:proofErr w:type="spellEnd"/>
      <w:r>
        <w:t>, P. (2021). Indoor navigation supported by the Industry Foundation Classes (IFC): A survey. Automation in Construction, 121, Automation in construction, 2021-01, Vol.121.</w:t>
      </w:r>
    </w:p>
    <w:p w:rsidR="38FF0FA3" w:rsidP="38FF0FA3" w:rsidRDefault="38FF0FA3" w14:paraId="30540039" w14:textId="1C93EF4B">
      <w:r>
        <w:t xml:space="preserve">[13] </w:t>
      </w:r>
      <w:proofErr w:type="spellStart"/>
      <w:r>
        <w:t>Cantarero</w:t>
      </w:r>
      <w:proofErr w:type="spellEnd"/>
      <w:r>
        <w:t xml:space="preserve"> Navarro, R., Rubio Ruiz, A., Dorado Chaparro, J., Villanueva Molina, F., </w:t>
      </w:r>
      <w:proofErr w:type="spellStart"/>
      <w:r>
        <w:t>Santofimia</w:t>
      </w:r>
      <w:proofErr w:type="spellEnd"/>
      <w:r>
        <w:t xml:space="preserve"> Romero, M., Villa </w:t>
      </w:r>
      <w:proofErr w:type="spellStart"/>
      <w:r>
        <w:t>Alises</w:t>
      </w:r>
      <w:proofErr w:type="spellEnd"/>
      <w:r>
        <w:t xml:space="preserve">, D., &amp; Lopez </w:t>
      </w:r>
      <w:proofErr w:type="spellStart"/>
      <w:r>
        <w:t>Lopez</w:t>
      </w:r>
      <w:proofErr w:type="spellEnd"/>
      <w:r>
        <w:t xml:space="preserve">, J. (2020). A Proposal for Modeling Indoor–Outdoor Spaces through </w:t>
      </w:r>
      <w:proofErr w:type="spellStart"/>
      <w:r>
        <w:t>IndoorGML</w:t>
      </w:r>
      <w:proofErr w:type="spellEnd"/>
      <w:r>
        <w:t>, Open Location Code and OpenStreetMap. ISPRS International Journal of Geo-information, 9(3), 169.</w:t>
      </w:r>
    </w:p>
    <w:p w:rsidR="38FF0FA3" w:rsidP="38FF0FA3" w:rsidRDefault="38FF0FA3" w14:paraId="12438298" w14:textId="61EEBDA5">
      <w:r w:rsidR="5BF00052">
        <w:rPr/>
        <w:t xml:space="preserve">[14] Gilbert, T., </w:t>
      </w:r>
      <w:proofErr w:type="spellStart"/>
      <w:r w:rsidR="5BF00052">
        <w:rPr/>
        <w:t>Rönsdorf</w:t>
      </w:r>
      <w:proofErr w:type="spellEnd"/>
      <w:r w:rsidR="5BF00052">
        <w:rPr/>
        <w:t xml:space="preserve">, C., Plume, J., Simmons, S., Nisbet, N., </w:t>
      </w:r>
      <w:proofErr w:type="spellStart"/>
      <w:r w:rsidR="5BF00052">
        <w:rPr/>
        <w:t>Gruler</w:t>
      </w:r>
      <w:proofErr w:type="spellEnd"/>
      <w:r w:rsidR="5BF00052">
        <w:rPr/>
        <w:t xml:space="preserve">, H., Kolbe, T.H., </w:t>
      </w:r>
      <w:r w:rsidR="5BF00052">
        <w:rPr/>
        <w:t>Berlo</w:t>
      </w:r>
      <w:r w:rsidR="5BF00052">
        <w:rPr/>
        <w:t xml:space="preserve">, L.V., &amp; Mercer, A. (2020). Built environment data standards and their integration: an analysis of IFC, </w:t>
      </w:r>
      <w:proofErr w:type="spellStart"/>
      <w:r w:rsidR="5BF00052">
        <w:rPr/>
        <w:t>CityGML</w:t>
      </w:r>
      <w:proofErr w:type="spellEnd"/>
      <w:r w:rsidR="5BF00052">
        <w:rPr/>
        <w:t xml:space="preserve"> and </w:t>
      </w:r>
      <w:proofErr w:type="spellStart"/>
      <w:r w:rsidR="5BF00052">
        <w:rPr/>
        <w:t>LandInfra</w:t>
      </w:r>
      <w:proofErr w:type="spellEnd"/>
      <w:r w:rsidR="5BF00052">
        <w:rPr/>
        <w:t>.</w:t>
      </w:r>
    </w:p>
    <w:p w:rsidR="5BF00052" w:rsidP="5BF00052" w:rsidRDefault="5BF00052" w14:paraId="4030E38A" w14:textId="4135BDA3">
      <w:pPr>
        <w:pStyle w:val="Normal"/>
      </w:pPr>
      <w:r w:rsidR="5BF00052">
        <w:rPr/>
        <w:t>[15] Jones, M., Bradley, J., and N. Sakimura, "JSON Web Token (JWT)", RFC 7519, DOI 10.17487/RFC7519, May 2015, &lt;https://www.rfc-editor.org/info/rfc7519&gt;.</w:t>
      </w:r>
    </w:p>
    <w:p w:rsidR="38FF0FA3" w:rsidRDefault="38FF0FA3" w14:paraId="0469B3E4" w14:textId="4CB213BA">
      <w:r>
        <w:br w:type="page"/>
      </w:r>
    </w:p>
    <w:p w:rsidR="38FF0FA3" w:rsidP="38FF0FA3" w:rsidRDefault="5193B620" w14:paraId="224BEBDF" w14:textId="270943A3">
      <w:pPr>
        <w:pStyle w:val="Heading1"/>
      </w:pPr>
      <w:bookmarkStart w:name="_Toc184016504" w:id="36"/>
      <w:r>
        <w:lastRenderedPageBreak/>
        <w:t>Revision History</w:t>
      </w:r>
      <w:bookmarkEnd w:id="36"/>
    </w:p>
    <w:tbl>
      <w:tblPr>
        <w:tblStyle w:val="TableGrid"/>
        <w:tblW w:w="0" w:type="auto"/>
        <w:tblLayout w:type="fixed"/>
        <w:tblLook w:val="06A0" w:firstRow="1" w:lastRow="0" w:firstColumn="1" w:lastColumn="0" w:noHBand="1" w:noVBand="1"/>
      </w:tblPr>
      <w:tblGrid>
        <w:gridCol w:w="1155"/>
        <w:gridCol w:w="1560"/>
        <w:gridCol w:w="2901"/>
        <w:gridCol w:w="1872"/>
        <w:gridCol w:w="1872"/>
      </w:tblGrid>
      <w:tr w:rsidR="38FF0FA3" w:rsidTr="38FF0FA3" w14:paraId="74DB2D86" w14:textId="77777777">
        <w:tc>
          <w:tcPr>
            <w:tcW w:w="1155" w:type="dxa"/>
            <w:shd w:val="clear" w:color="auto" w:fill="D9D9D9" w:themeFill="background1" w:themeFillShade="D9"/>
          </w:tcPr>
          <w:p w:rsidR="38FF0FA3" w:rsidP="38FF0FA3" w:rsidRDefault="38FF0FA3" w14:paraId="47816967" w14:textId="21043C15">
            <w:r>
              <w:t>Date</w:t>
            </w:r>
          </w:p>
        </w:tc>
        <w:tc>
          <w:tcPr>
            <w:tcW w:w="1560" w:type="dxa"/>
            <w:shd w:val="clear" w:color="auto" w:fill="D9D9D9" w:themeFill="background1" w:themeFillShade="D9"/>
          </w:tcPr>
          <w:p w:rsidR="38FF0FA3" w:rsidP="38FF0FA3" w:rsidRDefault="38FF0FA3" w14:paraId="352B1F01" w14:textId="6CFB4ECF">
            <w:r>
              <w:t>Release</w:t>
            </w:r>
          </w:p>
        </w:tc>
        <w:tc>
          <w:tcPr>
            <w:tcW w:w="2901" w:type="dxa"/>
            <w:shd w:val="clear" w:color="auto" w:fill="D9D9D9" w:themeFill="background1" w:themeFillShade="D9"/>
          </w:tcPr>
          <w:p w:rsidR="38FF0FA3" w:rsidP="38FF0FA3" w:rsidRDefault="38FF0FA3" w14:paraId="415B9310" w14:textId="52C687DA">
            <w:r>
              <w:t>Authors</w:t>
            </w:r>
          </w:p>
        </w:tc>
        <w:tc>
          <w:tcPr>
            <w:tcW w:w="1872" w:type="dxa"/>
            <w:shd w:val="clear" w:color="auto" w:fill="D9D9D9" w:themeFill="background1" w:themeFillShade="D9"/>
          </w:tcPr>
          <w:p w:rsidR="38FF0FA3" w:rsidP="38FF0FA3" w:rsidRDefault="38FF0FA3" w14:paraId="31E863BB" w14:textId="33A740F2">
            <w:r>
              <w:t>Paragraph modified</w:t>
            </w:r>
          </w:p>
        </w:tc>
        <w:tc>
          <w:tcPr>
            <w:tcW w:w="1872" w:type="dxa"/>
            <w:shd w:val="clear" w:color="auto" w:fill="D9D9D9" w:themeFill="background1" w:themeFillShade="D9"/>
          </w:tcPr>
          <w:p w:rsidR="38FF0FA3" w:rsidP="38FF0FA3" w:rsidRDefault="38FF0FA3" w14:paraId="6EA1B83C" w14:textId="24867A8E">
            <w:r>
              <w:t>Description</w:t>
            </w:r>
          </w:p>
        </w:tc>
      </w:tr>
      <w:tr w:rsidR="38FF0FA3" w:rsidTr="38FF0FA3" w14:paraId="00E09200" w14:textId="77777777">
        <w:tc>
          <w:tcPr>
            <w:tcW w:w="1155" w:type="dxa"/>
          </w:tcPr>
          <w:p w:rsidR="38FF0FA3" w:rsidP="38FF0FA3" w:rsidRDefault="38FF0FA3" w14:paraId="1B3C1989" w14:textId="30D1CCC7">
            <w:r>
              <w:t>Apr. 06, 2022</w:t>
            </w:r>
          </w:p>
        </w:tc>
        <w:tc>
          <w:tcPr>
            <w:tcW w:w="1560" w:type="dxa"/>
          </w:tcPr>
          <w:p w:rsidR="38FF0FA3" w:rsidP="38FF0FA3" w:rsidRDefault="38FF0FA3" w14:paraId="7C3FBA13" w14:textId="56D9C42F">
            <w:pPr>
              <w:spacing w:line="259" w:lineRule="auto"/>
            </w:pPr>
            <w:r>
              <w:t>v.0.1</w:t>
            </w:r>
          </w:p>
        </w:tc>
        <w:tc>
          <w:tcPr>
            <w:tcW w:w="2901" w:type="dxa"/>
          </w:tcPr>
          <w:p w:rsidR="38FF0FA3" w:rsidP="38FF0FA3" w:rsidRDefault="38FF0FA3" w14:paraId="561E3A22" w14:textId="72ED54A3">
            <w:r>
              <w:t>Gary W.-H. Cheung,</w:t>
            </w:r>
          </w:p>
          <w:p w:rsidR="38FF0FA3" w:rsidP="38FF0FA3" w:rsidRDefault="38FF0FA3" w14:paraId="4391111D" w14:textId="0ECCB4D2">
            <w:r>
              <w:t xml:space="preserve">Peter </w:t>
            </w:r>
            <w:proofErr w:type="spellStart"/>
            <w:r>
              <w:t>Tsui</w:t>
            </w:r>
            <w:proofErr w:type="spellEnd"/>
            <w:r>
              <w:t>,</w:t>
            </w:r>
          </w:p>
          <w:p w:rsidR="38FF0FA3" w:rsidP="38FF0FA3" w:rsidRDefault="38FF0FA3" w14:paraId="5C944F80" w14:textId="7122E71B">
            <w:r>
              <w:t>Mengyun Liu,</w:t>
            </w:r>
          </w:p>
          <w:p w:rsidR="38FF0FA3" w:rsidP="38FF0FA3" w:rsidRDefault="38FF0FA3" w14:paraId="062E2AC3" w14:textId="3A8DF8E1">
            <w:r>
              <w:t>S.-H. Gary Chan</w:t>
            </w:r>
          </w:p>
        </w:tc>
        <w:tc>
          <w:tcPr>
            <w:tcW w:w="1872" w:type="dxa"/>
          </w:tcPr>
          <w:p w:rsidR="38FF0FA3" w:rsidP="38FF0FA3" w:rsidRDefault="38FF0FA3" w14:paraId="66026538" w14:textId="6BA8B234"/>
        </w:tc>
        <w:tc>
          <w:tcPr>
            <w:tcW w:w="1872" w:type="dxa"/>
          </w:tcPr>
          <w:p w:rsidR="38FF0FA3" w:rsidP="38FF0FA3" w:rsidRDefault="38FF0FA3" w14:paraId="62945C05" w14:textId="1ABCCB77">
            <w:r>
              <w:t>First draft</w:t>
            </w:r>
          </w:p>
        </w:tc>
      </w:tr>
    </w:tbl>
    <w:p w:rsidR="38FF0FA3" w:rsidP="38FF0FA3" w:rsidRDefault="38FF0FA3" w14:paraId="3963352F" w14:textId="5F081C7B"/>
    <w:sectPr w:rsidR="38FF0FA3">
      <w:headerReference w:type="default" r:id="rId39"/>
      <w:footerReference w:type="default" r:id="rId40"/>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544E8" w:rsidRDefault="002F48B8" w14:paraId="26976475" w14:textId="77777777">
      <w:pPr>
        <w:spacing w:after="0" w:line="240" w:lineRule="auto"/>
      </w:pPr>
      <w:r>
        <w:separator/>
      </w:r>
    </w:p>
  </w:endnote>
  <w:endnote w:type="continuationSeparator" w:id="0">
    <w:p w:rsidR="001544E8" w:rsidRDefault="002F48B8" w14:paraId="2389B4DA" w14:textId="77777777">
      <w:pPr>
        <w:spacing w:after="0" w:line="240" w:lineRule="auto"/>
      </w:pPr>
      <w:r>
        <w:continuationSeparator/>
      </w:r>
    </w:p>
  </w:endnote>
  <w:endnote w:type="continuationNotice" w:id="1">
    <w:p w:rsidR="00700E16" w:rsidRDefault="00700E16" w14:paraId="17132A11"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6C3557A" w:rsidTr="0D9814B4" w14:paraId="352721EB" w14:textId="77777777">
      <w:tc>
        <w:tcPr>
          <w:tcW w:w="3120" w:type="dxa"/>
        </w:tcPr>
        <w:p w:rsidR="36C3557A" w:rsidP="36C3557A" w:rsidRDefault="36C3557A" w14:paraId="31395CA3" w14:textId="5D0980B2">
          <w:pPr>
            <w:pStyle w:val="Header"/>
            <w:ind w:left="-115"/>
          </w:pPr>
        </w:p>
      </w:tc>
      <w:tc>
        <w:tcPr>
          <w:tcW w:w="3120" w:type="dxa"/>
        </w:tcPr>
        <w:p w:rsidR="36C3557A" w:rsidP="36C3557A" w:rsidRDefault="36C3557A" w14:paraId="23549D25" w14:textId="0EB68AF5">
          <w:pPr>
            <w:pStyle w:val="Header"/>
            <w:jc w:val="center"/>
          </w:pPr>
        </w:p>
      </w:tc>
      <w:tc>
        <w:tcPr>
          <w:tcW w:w="3120" w:type="dxa"/>
        </w:tcPr>
        <w:p w:rsidR="36C3557A" w:rsidP="36C3557A" w:rsidRDefault="36C3557A" w14:paraId="156307FF" w14:textId="67119323">
          <w:pPr>
            <w:pStyle w:val="Header"/>
            <w:ind w:right="-115"/>
            <w:jc w:val="right"/>
          </w:pPr>
          <w:r>
            <w:fldChar w:fldCharType="begin"/>
          </w:r>
          <w:r>
            <w:instrText>PAGE</w:instrText>
          </w:r>
          <w:r>
            <w:fldChar w:fldCharType="separate"/>
          </w:r>
          <w:r w:rsidR="009456DE">
            <w:rPr>
              <w:noProof/>
            </w:rPr>
            <w:t>1</w:t>
          </w:r>
          <w:r>
            <w:fldChar w:fldCharType="end"/>
          </w:r>
        </w:p>
      </w:tc>
    </w:tr>
  </w:tbl>
  <w:p w:rsidR="36C3557A" w:rsidP="36C3557A" w:rsidRDefault="36C3557A" w14:paraId="5E2D90E4" w14:textId="468CC2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544E8" w:rsidRDefault="002F48B8" w14:paraId="16E48931" w14:textId="77777777">
      <w:pPr>
        <w:spacing w:after="0" w:line="240" w:lineRule="auto"/>
      </w:pPr>
      <w:r>
        <w:separator/>
      </w:r>
    </w:p>
  </w:footnote>
  <w:footnote w:type="continuationSeparator" w:id="0">
    <w:p w:rsidR="001544E8" w:rsidRDefault="002F48B8" w14:paraId="568A2EF6" w14:textId="77777777">
      <w:pPr>
        <w:spacing w:after="0" w:line="240" w:lineRule="auto"/>
      </w:pPr>
      <w:r>
        <w:continuationSeparator/>
      </w:r>
    </w:p>
  </w:footnote>
  <w:footnote w:type="continuationNotice" w:id="1">
    <w:p w:rsidR="00700E16" w:rsidRDefault="00700E16" w14:paraId="27774845"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6C3557A" w:rsidTr="0D9814B4" w14:paraId="415C5F7C" w14:textId="77777777">
      <w:tc>
        <w:tcPr>
          <w:tcW w:w="3120" w:type="dxa"/>
        </w:tcPr>
        <w:p w:rsidR="36C3557A" w:rsidP="36C3557A" w:rsidRDefault="36C3557A" w14:paraId="3578238D" w14:textId="4226E76C">
          <w:pPr>
            <w:pStyle w:val="Header"/>
            <w:ind w:left="-115"/>
          </w:pPr>
        </w:p>
      </w:tc>
      <w:tc>
        <w:tcPr>
          <w:tcW w:w="3120" w:type="dxa"/>
        </w:tcPr>
        <w:p w:rsidR="36C3557A" w:rsidP="36C3557A" w:rsidRDefault="36C3557A" w14:paraId="36667C81" w14:textId="0547AD0F">
          <w:pPr>
            <w:pStyle w:val="Header"/>
            <w:jc w:val="center"/>
          </w:pPr>
        </w:p>
      </w:tc>
      <w:tc>
        <w:tcPr>
          <w:tcW w:w="3120" w:type="dxa"/>
        </w:tcPr>
        <w:p w:rsidR="36C3557A" w:rsidP="36C3557A" w:rsidRDefault="36C3557A" w14:paraId="20DB1B0D" w14:textId="501238A7">
          <w:pPr>
            <w:pStyle w:val="Header"/>
            <w:ind w:right="-115"/>
            <w:jc w:val="right"/>
          </w:pPr>
        </w:p>
      </w:tc>
    </w:tr>
  </w:tbl>
  <w:p w:rsidR="36C3557A" w:rsidP="36C3557A" w:rsidRDefault="36C3557A" w14:paraId="77D7828E" w14:textId="15DD6A05">
    <w:pPr>
      <w:pStyle w:val="Header"/>
    </w:pPr>
  </w:p>
</w:hdr>
</file>

<file path=word/intelligence2.xml><?xml version="1.0" encoding="utf-8"?>
<int2:intelligence xmlns:int2="http://schemas.microsoft.com/office/intelligence/2020/intelligence" xmlns:oel="http://schemas.microsoft.com/office/2019/extlst">
  <int2:observations>
    <int2:textHash int2:hashCode="8b0JwS9TxK3HE1" int2:id="5uG2EfST">
      <int2:state int2:value="Rejected" int2:type="LegacyProofing"/>
    </int2:textHash>
    <int2:textHash int2:hashCode="kECn1s33oNbKsY" int2:id="WXbM5zk7">
      <int2:state int2:value="Rejected" int2:type="LegacyProofing"/>
    </int2:textHash>
    <int2:textHash int2:hashCode="ph7wjqY+u2Z8d4" int2:id="pYhjq97k">
      <int2:state int2:value="Rejected" int2:type="LegacyProofing"/>
    </int2:textHash>
    <int2:textHash int2:hashCode="J5EecTEnsQOWme" int2:id="tHfEMLOd">
      <int2:state int2:value="Rejected" int2:type="LegacyProofing"/>
    </int2:textHash>
    <int2:bookmark int2:bookmarkName="_Int_EjeY2DlR" int2:invalidationBookmarkName="" int2:hashCode="VPrsNm0R79rA+d" int2:id="YKuSOuHg">
      <int2:state int2:value="Rejected" int2:type="LegacyProofing"/>
    </int2:bookmark>
    <int2:bookmark int2:bookmarkName="_Int_fXnKcSJJ" int2:invalidationBookmarkName="" int2:hashCode="sKKYr67/XQxNQg" int2:id="b9CMQ46q">
      <int2:state int2:value="Rejected" int2:type="LegacyProofing"/>
    </int2:bookmark>
    <int2:bookmark int2:bookmarkName="_Int_CPuj5nhj" int2:invalidationBookmarkName="" int2:hashCode="XJLjWlCU+KBudU" int2:id="sQ3gpH1T">
      <int2:state int2:value="Rejected" int2:type="LegacyProofing"/>
    </int2:bookmark>
    <int2:bookmark int2:bookmarkName="_Int_qSeQqyuP" int2:invalidationBookmarkName="" int2:hashCode="S2vRwBp2kK4LXj" int2:id="vZTUqseS">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36">
    <w:nsid w:val="1287b20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0014ADD"/>
    <w:multiLevelType w:val="hybridMultilevel"/>
    <w:tmpl w:val="FFFFFFFF"/>
    <w:lvl w:ilvl="0" w:tplc="864EEBCA">
      <w:start w:val="1"/>
      <w:numFmt w:val="decimal"/>
      <w:lvlText w:val="%1."/>
      <w:lvlJc w:val="left"/>
      <w:pPr>
        <w:ind w:left="720" w:hanging="360"/>
      </w:pPr>
    </w:lvl>
    <w:lvl w:ilvl="1" w:tplc="613E2566">
      <w:start w:val="1"/>
      <w:numFmt w:val="lowerLetter"/>
      <w:lvlText w:val="%2."/>
      <w:lvlJc w:val="left"/>
      <w:pPr>
        <w:ind w:left="1440" w:hanging="360"/>
      </w:pPr>
    </w:lvl>
    <w:lvl w:ilvl="2" w:tplc="304065A4">
      <w:start w:val="1"/>
      <w:numFmt w:val="lowerRoman"/>
      <w:lvlText w:val="%3."/>
      <w:lvlJc w:val="right"/>
      <w:pPr>
        <w:ind w:left="2160" w:hanging="180"/>
      </w:pPr>
    </w:lvl>
    <w:lvl w:ilvl="3" w:tplc="C89CAA50">
      <w:start w:val="1"/>
      <w:numFmt w:val="decimal"/>
      <w:lvlText w:val="%4."/>
      <w:lvlJc w:val="left"/>
      <w:pPr>
        <w:ind w:left="2880" w:hanging="360"/>
      </w:pPr>
    </w:lvl>
    <w:lvl w:ilvl="4" w:tplc="696A845A">
      <w:start w:val="1"/>
      <w:numFmt w:val="lowerLetter"/>
      <w:lvlText w:val="%5."/>
      <w:lvlJc w:val="left"/>
      <w:pPr>
        <w:ind w:left="3600" w:hanging="360"/>
      </w:pPr>
    </w:lvl>
    <w:lvl w:ilvl="5" w:tplc="FA1CC846">
      <w:start w:val="1"/>
      <w:numFmt w:val="lowerRoman"/>
      <w:lvlText w:val="%6."/>
      <w:lvlJc w:val="right"/>
      <w:pPr>
        <w:ind w:left="4320" w:hanging="180"/>
      </w:pPr>
    </w:lvl>
    <w:lvl w:ilvl="6" w:tplc="AA806B52">
      <w:start w:val="1"/>
      <w:numFmt w:val="decimal"/>
      <w:lvlText w:val="%7."/>
      <w:lvlJc w:val="left"/>
      <w:pPr>
        <w:ind w:left="5040" w:hanging="360"/>
      </w:pPr>
    </w:lvl>
    <w:lvl w:ilvl="7" w:tplc="A84020BE">
      <w:start w:val="1"/>
      <w:numFmt w:val="lowerLetter"/>
      <w:lvlText w:val="%8."/>
      <w:lvlJc w:val="left"/>
      <w:pPr>
        <w:ind w:left="5760" w:hanging="360"/>
      </w:pPr>
    </w:lvl>
    <w:lvl w:ilvl="8" w:tplc="8E18AEF6">
      <w:start w:val="1"/>
      <w:numFmt w:val="lowerRoman"/>
      <w:lvlText w:val="%9."/>
      <w:lvlJc w:val="right"/>
      <w:pPr>
        <w:ind w:left="6480" w:hanging="180"/>
      </w:pPr>
    </w:lvl>
  </w:abstractNum>
  <w:abstractNum w:abstractNumId="1" w15:restartNumberingAfterBreak="0">
    <w:nsid w:val="04FE2E81"/>
    <w:multiLevelType w:val="hybridMultilevel"/>
    <w:tmpl w:val="FFFFFFFF"/>
    <w:lvl w:ilvl="0" w:tplc="9C98DF42">
      <w:start w:val="1"/>
      <w:numFmt w:val="decimal"/>
      <w:lvlText w:val="%1."/>
      <w:lvlJc w:val="left"/>
      <w:pPr>
        <w:ind w:left="720" w:hanging="360"/>
      </w:pPr>
    </w:lvl>
    <w:lvl w:ilvl="1" w:tplc="8190F0BA">
      <w:start w:val="1"/>
      <w:numFmt w:val="lowerLetter"/>
      <w:lvlText w:val="%2."/>
      <w:lvlJc w:val="left"/>
      <w:pPr>
        <w:ind w:left="1440" w:hanging="360"/>
      </w:pPr>
    </w:lvl>
    <w:lvl w:ilvl="2" w:tplc="A2A89F68">
      <w:start w:val="1"/>
      <w:numFmt w:val="lowerRoman"/>
      <w:lvlText w:val="%3."/>
      <w:lvlJc w:val="right"/>
      <w:pPr>
        <w:ind w:left="2160" w:hanging="180"/>
      </w:pPr>
    </w:lvl>
    <w:lvl w:ilvl="3" w:tplc="C6FE8558">
      <w:start w:val="1"/>
      <w:numFmt w:val="decimal"/>
      <w:lvlText w:val="%4."/>
      <w:lvlJc w:val="left"/>
      <w:pPr>
        <w:ind w:left="2880" w:hanging="360"/>
      </w:pPr>
    </w:lvl>
    <w:lvl w:ilvl="4" w:tplc="1C2E89C6">
      <w:start w:val="1"/>
      <w:numFmt w:val="lowerLetter"/>
      <w:lvlText w:val="%5."/>
      <w:lvlJc w:val="left"/>
      <w:pPr>
        <w:ind w:left="3600" w:hanging="360"/>
      </w:pPr>
    </w:lvl>
    <w:lvl w:ilvl="5" w:tplc="D8E69796">
      <w:start w:val="1"/>
      <w:numFmt w:val="lowerRoman"/>
      <w:lvlText w:val="%6."/>
      <w:lvlJc w:val="right"/>
      <w:pPr>
        <w:ind w:left="4320" w:hanging="180"/>
      </w:pPr>
    </w:lvl>
    <w:lvl w:ilvl="6" w:tplc="E390C366">
      <w:start w:val="1"/>
      <w:numFmt w:val="decimal"/>
      <w:lvlText w:val="%7."/>
      <w:lvlJc w:val="left"/>
      <w:pPr>
        <w:ind w:left="5040" w:hanging="360"/>
      </w:pPr>
    </w:lvl>
    <w:lvl w:ilvl="7" w:tplc="DAFC6FE6">
      <w:start w:val="1"/>
      <w:numFmt w:val="lowerLetter"/>
      <w:lvlText w:val="%8."/>
      <w:lvlJc w:val="left"/>
      <w:pPr>
        <w:ind w:left="5760" w:hanging="360"/>
      </w:pPr>
    </w:lvl>
    <w:lvl w:ilvl="8" w:tplc="5D1A4D2A">
      <w:start w:val="1"/>
      <w:numFmt w:val="lowerRoman"/>
      <w:lvlText w:val="%9."/>
      <w:lvlJc w:val="right"/>
      <w:pPr>
        <w:ind w:left="6480" w:hanging="180"/>
      </w:pPr>
    </w:lvl>
  </w:abstractNum>
  <w:abstractNum w:abstractNumId="2" w15:restartNumberingAfterBreak="0">
    <w:nsid w:val="0ACC6BCE"/>
    <w:multiLevelType w:val="multilevel"/>
    <w:tmpl w:val="FFFFFFFF"/>
    <w:lvl w:ilvl="0">
      <w:start w:val="1"/>
      <w:numFmt w:val="decimal"/>
      <w:lvlText w:val="%1."/>
      <w:lvlJc w:val="left"/>
      <w:pPr>
        <w:ind w:left="1080" w:hanging="360"/>
      </w:pPr>
    </w:lvl>
    <w:lvl w:ilvl="1">
      <w:start w:val="1"/>
      <w:numFmt w:val="decimal"/>
      <w:lvlText w:val="%1.%2."/>
      <w:lvlJc w:val="left"/>
      <w:pPr>
        <w:ind w:left="1800" w:hanging="360"/>
      </w:pPr>
    </w:lvl>
    <w:lvl w:ilvl="2">
      <w:start w:val="1"/>
      <w:numFmt w:val="decimal"/>
      <w:lvlText w:val="%1.%2.%3."/>
      <w:lvlJc w:val="left"/>
      <w:pPr>
        <w:ind w:left="2520" w:hanging="180"/>
      </w:pPr>
    </w:lvl>
    <w:lvl w:ilvl="3">
      <w:start w:val="1"/>
      <w:numFmt w:val="decimal"/>
      <w:lvlText w:val="%1.%2.%3.%4."/>
      <w:lvlJc w:val="left"/>
      <w:pPr>
        <w:ind w:left="3240" w:hanging="360"/>
      </w:pPr>
    </w:lvl>
    <w:lvl w:ilvl="4">
      <w:start w:val="1"/>
      <w:numFmt w:val="decimal"/>
      <w:lvlText w:val="%1.%2.%3.%4.%5."/>
      <w:lvlJc w:val="left"/>
      <w:pPr>
        <w:ind w:left="3960" w:hanging="360"/>
      </w:pPr>
    </w:lvl>
    <w:lvl w:ilvl="5">
      <w:start w:val="1"/>
      <w:numFmt w:val="decimal"/>
      <w:lvlText w:val="%1.%2.%3.%4.%5.%6."/>
      <w:lvlJc w:val="left"/>
      <w:pPr>
        <w:ind w:left="4680" w:hanging="180"/>
      </w:pPr>
    </w:lvl>
    <w:lvl w:ilvl="6">
      <w:start w:val="1"/>
      <w:numFmt w:val="decimal"/>
      <w:lvlText w:val="%1.%2.%3.%4.%5.%6.%7."/>
      <w:lvlJc w:val="left"/>
      <w:pPr>
        <w:ind w:left="5400" w:hanging="360"/>
      </w:pPr>
    </w:lvl>
    <w:lvl w:ilvl="7">
      <w:start w:val="1"/>
      <w:numFmt w:val="decimal"/>
      <w:lvlText w:val="%1.%2.%3.%4.%5.%6.%7.%8."/>
      <w:lvlJc w:val="left"/>
      <w:pPr>
        <w:ind w:left="6120" w:hanging="360"/>
      </w:pPr>
    </w:lvl>
    <w:lvl w:ilvl="8">
      <w:start w:val="1"/>
      <w:numFmt w:val="decimal"/>
      <w:lvlText w:val="%1.%2.%3.%4.%5.%6.%7.%8.%9."/>
      <w:lvlJc w:val="left"/>
      <w:pPr>
        <w:ind w:left="6840" w:hanging="180"/>
      </w:pPr>
    </w:lvl>
  </w:abstractNum>
  <w:abstractNum w:abstractNumId="3" w15:restartNumberingAfterBreak="0">
    <w:nsid w:val="0D390689"/>
    <w:multiLevelType w:val="hybridMultilevel"/>
    <w:tmpl w:val="FFFFFFFF"/>
    <w:lvl w:ilvl="0" w:tplc="B58ADD38">
      <w:start w:val="1"/>
      <w:numFmt w:val="decimal"/>
      <w:lvlText w:val="%1."/>
      <w:lvlJc w:val="left"/>
      <w:pPr>
        <w:ind w:left="720" w:hanging="360"/>
      </w:pPr>
    </w:lvl>
    <w:lvl w:ilvl="1" w:tplc="692E9F78">
      <w:start w:val="1"/>
      <w:numFmt w:val="lowerLetter"/>
      <w:lvlText w:val="%2."/>
      <w:lvlJc w:val="left"/>
      <w:pPr>
        <w:ind w:left="1440" w:hanging="360"/>
      </w:pPr>
    </w:lvl>
    <w:lvl w:ilvl="2" w:tplc="4AE21016">
      <w:start w:val="1"/>
      <w:numFmt w:val="lowerRoman"/>
      <w:lvlText w:val="%3."/>
      <w:lvlJc w:val="right"/>
      <w:pPr>
        <w:ind w:left="2160" w:hanging="180"/>
      </w:pPr>
    </w:lvl>
    <w:lvl w:ilvl="3" w:tplc="6360B674">
      <w:start w:val="1"/>
      <w:numFmt w:val="decimal"/>
      <w:lvlText w:val="%4."/>
      <w:lvlJc w:val="left"/>
      <w:pPr>
        <w:ind w:left="2880" w:hanging="360"/>
      </w:pPr>
    </w:lvl>
    <w:lvl w:ilvl="4" w:tplc="00B46230">
      <w:start w:val="1"/>
      <w:numFmt w:val="lowerLetter"/>
      <w:lvlText w:val="%5."/>
      <w:lvlJc w:val="left"/>
      <w:pPr>
        <w:ind w:left="3600" w:hanging="360"/>
      </w:pPr>
    </w:lvl>
    <w:lvl w:ilvl="5" w:tplc="458216BC">
      <w:start w:val="1"/>
      <w:numFmt w:val="lowerRoman"/>
      <w:lvlText w:val="%6."/>
      <w:lvlJc w:val="right"/>
      <w:pPr>
        <w:ind w:left="4320" w:hanging="180"/>
      </w:pPr>
    </w:lvl>
    <w:lvl w:ilvl="6" w:tplc="72803280">
      <w:start w:val="1"/>
      <w:numFmt w:val="decimal"/>
      <w:lvlText w:val="%7."/>
      <w:lvlJc w:val="left"/>
      <w:pPr>
        <w:ind w:left="5040" w:hanging="360"/>
      </w:pPr>
    </w:lvl>
    <w:lvl w:ilvl="7" w:tplc="BD5A9606">
      <w:start w:val="1"/>
      <w:numFmt w:val="lowerLetter"/>
      <w:lvlText w:val="%8."/>
      <w:lvlJc w:val="left"/>
      <w:pPr>
        <w:ind w:left="5760" w:hanging="360"/>
      </w:pPr>
    </w:lvl>
    <w:lvl w:ilvl="8" w:tplc="EC8413CC">
      <w:start w:val="1"/>
      <w:numFmt w:val="lowerRoman"/>
      <w:lvlText w:val="%9."/>
      <w:lvlJc w:val="right"/>
      <w:pPr>
        <w:ind w:left="6480" w:hanging="180"/>
      </w:pPr>
    </w:lvl>
  </w:abstractNum>
  <w:abstractNum w:abstractNumId="4" w15:restartNumberingAfterBreak="0">
    <w:nsid w:val="0EBF5681"/>
    <w:multiLevelType w:val="hybridMultilevel"/>
    <w:tmpl w:val="D410E7D2"/>
    <w:lvl w:ilvl="0" w:tplc="EA1E02A4">
      <w:start w:val="1"/>
      <w:numFmt w:val="decimal"/>
      <w:lvlText w:val="%1."/>
      <w:lvlJc w:val="left"/>
      <w:pPr>
        <w:ind w:left="720" w:hanging="360"/>
      </w:pPr>
    </w:lvl>
    <w:lvl w:ilvl="1" w:tplc="898EADA6">
      <w:start w:val="1"/>
      <w:numFmt w:val="lowerLetter"/>
      <w:lvlText w:val="%2."/>
      <w:lvlJc w:val="left"/>
      <w:pPr>
        <w:ind w:left="1440" w:hanging="360"/>
      </w:pPr>
    </w:lvl>
    <w:lvl w:ilvl="2" w:tplc="29923F0E">
      <w:start w:val="1"/>
      <w:numFmt w:val="lowerRoman"/>
      <w:lvlText w:val="%3."/>
      <w:lvlJc w:val="right"/>
      <w:pPr>
        <w:ind w:left="2160" w:hanging="180"/>
      </w:pPr>
    </w:lvl>
    <w:lvl w:ilvl="3" w:tplc="8E0CCA0E">
      <w:start w:val="1"/>
      <w:numFmt w:val="decimal"/>
      <w:lvlText w:val="%4."/>
      <w:lvlJc w:val="left"/>
      <w:pPr>
        <w:ind w:left="2880" w:hanging="360"/>
      </w:pPr>
    </w:lvl>
    <w:lvl w:ilvl="4" w:tplc="070EDF02">
      <w:start w:val="1"/>
      <w:numFmt w:val="lowerLetter"/>
      <w:lvlText w:val="%5."/>
      <w:lvlJc w:val="left"/>
      <w:pPr>
        <w:ind w:left="3600" w:hanging="360"/>
      </w:pPr>
    </w:lvl>
    <w:lvl w:ilvl="5" w:tplc="09624E52">
      <w:start w:val="1"/>
      <w:numFmt w:val="lowerRoman"/>
      <w:lvlText w:val="%6."/>
      <w:lvlJc w:val="right"/>
      <w:pPr>
        <w:ind w:left="4320" w:hanging="180"/>
      </w:pPr>
    </w:lvl>
    <w:lvl w:ilvl="6" w:tplc="2E3AB52E">
      <w:start w:val="1"/>
      <w:numFmt w:val="decimal"/>
      <w:lvlText w:val="%7."/>
      <w:lvlJc w:val="left"/>
      <w:pPr>
        <w:ind w:left="5040" w:hanging="360"/>
      </w:pPr>
    </w:lvl>
    <w:lvl w:ilvl="7" w:tplc="44D03D56">
      <w:start w:val="1"/>
      <w:numFmt w:val="lowerLetter"/>
      <w:lvlText w:val="%8."/>
      <w:lvlJc w:val="left"/>
      <w:pPr>
        <w:ind w:left="5760" w:hanging="360"/>
      </w:pPr>
    </w:lvl>
    <w:lvl w:ilvl="8" w:tplc="9FCE1D74">
      <w:start w:val="1"/>
      <w:numFmt w:val="lowerRoman"/>
      <w:lvlText w:val="%9."/>
      <w:lvlJc w:val="right"/>
      <w:pPr>
        <w:ind w:left="6480" w:hanging="180"/>
      </w:pPr>
    </w:lvl>
  </w:abstractNum>
  <w:abstractNum w:abstractNumId="5" w15:restartNumberingAfterBreak="0">
    <w:nsid w:val="168050D6"/>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6" w15:restartNumberingAfterBreak="0">
    <w:nsid w:val="1EB840F4"/>
    <w:multiLevelType w:val="hybridMultilevel"/>
    <w:tmpl w:val="FFFFFFFF"/>
    <w:lvl w:ilvl="0" w:tplc="1BC00B98">
      <w:start w:val="1"/>
      <w:numFmt w:val="decimal"/>
      <w:lvlText w:val="%1."/>
      <w:lvlJc w:val="left"/>
      <w:pPr>
        <w:ind w:left="720" w:hanging="360"/>
      </w:pPr>
    </w:lvl>
    <w:lvl w:ilvl="1" w:tplc="0D4EDB78">
      <w:start w:val="1"/>
      <w:numFmt w:val="lowerLetter"/>
      <w:lvlText w:val="%2."/>
      <w:lvlJc w:val="left"/>
      <w:pPr>
        <w:ind w:left="1440" w:hanging="360"/>
      </w:pPr>
    </w:lvl>
    <w:lvl w:ilvl="2" w:tplc="09787ABE">
      <w:start w:val="1"/>
      <w:numFmt w:val="lowerRoman"/>
      <w:lvlText w:val="%3."/>
      <w:lvlJc w:val="right"/>
      <w:pPr>
        <w:ind w:left="2160" w:hanging="180"/>
      </w:pPr>
    </w:lvl>
    <w:lvl w:ilvl="3" w:tplc="312005C4">
      <w:start w:val="1"/>
      <w:numFmt w:val="decimal"/>
      <w:lvlText w:val="%4."/>
      <w:lvlJc w:val="left"/>
      <w:pPr>
        <w:ind w:left="2880" w:hanging="360"/>
      </w:pPr>
    </w:lvl>
    <w:lvl w:ilvl="4" w:tplc="9EA6B2BE">
      <w:start w:val="1"/>
      <w:numFmt w:val="lowerLetter"/>
      <w:lvlText w:val="%5."/>
      <w:lvlJc w:val="left"/>
      <w:pPr>
        <w:ind w:left="3600" w:hanging="360"/>
      </w:pPr>
    </w:lvl>
    <w:lvl w:ilvl="5" w:tplc="B05E97BE">
      <w:start w:val="1"/>
      <w:numFmt w:val="lowerRoman"/>
      <w:lvlText w:val="%6."/>
      <w:lvlJc w:val="right"/>
      <w:pPr>
        <w:ind w:left="4320" w:hanging="180"/>
      </w:pPr>
    </w:lvl>
    <w:lvl w:ilvl="6" w:tplc="F2D46B78">
      <w:start w:val="1"/>
      <w:numFmt w:val="decimal"/>
      <w:lvlText w:val="%7."/>
      <w:lvlJc w:val="left"/>
      <w:pPr>
        <w:ind w:left="5040" w:hanging="360"/>
      </w:pPr>
    </w:lvl>
    <w:lvl w:ilvl="7" w:tplc="3AFC5FA8">
      <w:start w:val="1"/>
      <w:numFmt w:val="lowerLetter"/>
      <w:lvlText w:val="%8."/>
      <w:lvlJc w:val="left"/>
      <w:pPr>
        <w:ind w:left="5760" w:hanging="360"/>
      </w:pPr>
    </w:lvl>
    <w:lvl w:ilvl="8" w:tplc="059ED354">
      <w:start w:val="1"/>
      <w:numFmt w:val="lowerRoman"/>
      <w:lvlText w:val="%9."/>
      <w:lvlJc w:val="right"/>
      <w:pPr>
        <w:ind w:left="6480" w:hanging="180"/>
      </w:pPr>
    </w:lvl>
  </w:abstractNum>
  <w:abstractNum w:abstractNumId="7" w15:restartNumberingAfterBreak="0">
    <w:nsid w:val="22A963BD"/>
    <w:multiLevelType w:val="hybridMultilevel"/>
    <w:tmpl w:val="FFFFFFFF"/>
    <w:lvl w:ilvl="0" w:tplc="13AE7FF2">
      <w:start w:val="1"/>
      <w:numFmt w:val="decimal"/>
      <w:lvlText w:val="%1."/>
      <w:lvlJc w:val="left"/>
      <w:pPr>
        <w:ind w:left="720" w:hanging="360"/>
      </w:pPr>
    </w:lvl>
    <w:lvl w:ilvl="1" w:tplc="E8A6BBB2">
      <w:start w:val="1"/>
      <w:numFmt w:val="lowerLetter"/>
      <w:lvlText w:val="%2."/>
      <w:lvlJc w:val="left"/>
      <w:pPr>
        <w:ind w:left="1440" w:hanging="360"/>
      </w:pPr>
    </w:lvl>
    <w:lvl w:ilvl="2" w:tplc="509E2EF0">
      <w:start w:val="1"/>
      <w:numFmt w:val="lowerRoman"/>
      <w:lvlText w:val="%3."/>
      <w:lvlJc w:val="right"/>
      <w:pPr>
        <w:ind w:left="2160" w:hanging="180"/>
      </w:pPr>
    </w:lvl>
    <w:lvl w:ilvl="3" w:tplc="F984DBCC">
      <w:start w:val="1"/>
      <w:numFmt w:val="decimal"/>
      <w:lvlText w:val="%4."/>
      <w:lvlJc w:val="left"/>
      <w:pPr>
        <w:ind w:left="2880" w:hanging="360"/>
      </w:pPr>
    </w:lvl>
    <w:lvl w:ilvl="4" w:tplc="CE1C82DA">
      <w:start w:val="1"/>
      <w:numFmt w:val="lowerLetter"/>
      <w:lvlText w:val="%5."/>
      <w:lvlJc w:val="left"/>
      <w:pPr>
        <w:ind w:left="3600" w:hanging="360"/>
      </w:pPr>
    </w:lvl>
    <w:lvl w:ilvl="5" w:tplc="4CFCCBF8">
      <w:start w:val="1"/>
      <w:numFmt w:val="lowerRoman"/>
      <w:lvlText w:val="%6."/>
      <w:lvlJc w:val="right"/>
      <w:pPr>
        <w:ind w:left="4320" w:hanging="180"/>
      </w:pPr>
    </w:lvl>
    <w:lvl w:ilvl="6" w:tplc="A0800002">
      <w:start w:val="1"/>
      <w:numFmt w:val="decimal"/>
      <w:lvlText w:val="%7."/>
      <w:lvlJc w:val="left"/>
      <w:pPr>
        <w:ind w:left="5040" w:hanging="360"/>
      </w:pPr>
    </w:lvl>
    <w:lvl w:ilvl="7" w:tplc="97063774">
      <w:start w:val="1"/>
      <w:numFmt w:val="lowerLetter"/>
      <w:lvlText w:val="%8."/>
      <w:lvlJc w:val="left"/>
      <w:pPr>
        <w:ind w:left="5760" w:hanging="360"/>
      </w:pPr>
    </w:lvl>
    <w:lvl w:ilvl="8" w:tplc="C0FC3182">
      <w:start w:val="1"/>
      <w:numFmt w:val="lowerRoman"/>
      <w:lvlText w:val="%9."/>
      <w:lvlJc w:val="right"/>
      <w:pPr>
        <w:ind w:left="6480" w:hanging="180"/>
      </w:pPr>
    </w:lvl>
  </w:abstractNum>
  <w:abstractNum w:abstractNumId="8" w15:restartNumberingAfterBreak="0">
    <w:nsid w:val="23176F8A"/>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9" w15:restartNumberingAfterBreak="0">
    <w:nsid w:val="24E80DDB"/>
    <w:multiLevelType w:val="hybridMultilevel"/>
    <w:tmpl w:val="FFFFFFFF"/>
    <w:lvl w:ilvl="0" w:tplc="910E71D6">
      <w:start w:val="1"/>
      <w:numFmt w:val="decimal"/>
      <w:lvlText w:val="%1."/>
      <w:lvlJc w:val="left"/>
      <w:pPr>
        <w:ind w:left="720" w:hanging="360"/>
      </w:pPr>
    </w:lvl>
    <w:lvl w:ilvl="1" w:tplc="9B5A4F86">
      <w:start w:val="1"/>
      <w:numFmt w:val="lowerLetter"/>
      <w:lvlText w:val="%2."/>
      <w:lvlJc w:val="left"/>
      <w:pPr>
        <w:ind w:left="1440" w:hanging="360"/>
      </w:pPr>
    </w:lvl>
    <w:lvl w:ilvl="2" w:tplc="54969328">
      <w:start w:val="1"/>
      <w:numFmt w:val="lowerRoman"/>
      <w:lvlText w:val="%3."/>
      <w:lvlJc w:val="right"/>
      <w:pPr>
        <w:ind w:left="2160" w:hanging="180"/>
      </w:pPr>
    </w:lvl>
    <w:lvl w:ilvl="3" w:tplc="EE3887F0">
      <w:start w:val="1"/>
      <w:numFmt w:val="decimal"/>
      <w:lvlText w:val="%4."/>
      <w:lvlJc w:val="left"/>
      <w:pPr>
        <w:ind w:left="2880" w:hanging="360"/>
      </w:pPr>
    </w:lvl>
    <w:lvl w:ilvl="4" w:tplc="9C4473E6">
      <w:start w:val="1"/>
      <w:numFmt w:val="lowerLetter"/>
      <w:lvlText w:val="%5."/>
      <w:lvlJc w:val="left"/>
      <w:pPr>
        <w:ind w:left="3600" w:hanging="360"/>
      </w:pPr>
    </w:lvl>
    <w:lvl w:ilvl="5" w:tplc="DD7C9750">
      <w:start w:val="1"/>
      <w:numFmt w:val="lowerRoman"/>
      <w:lvlText w:val="%6."/>
      <w:lvlJc w:val="right"/>
      <w:pPr>
        <w:ind w:left="4320" w:hanging="180"/>
      </w:pPr>
    </w:lvl>
    <w:lvl w:ilvl="6" w:tplc="81C61764">
      <w:start w:val="1"/>
      <w:numFmt w:val="decimal"/>
      <w:lvlText w:val="%7."/>
      <w:lvlJc w:val="left"/>
      <w:pPr>
        <w:ind w:left="5040" w:hanging="360"/>
      </w:pPr>
    </w:lvl>
    <w:lvl w:ilvl="7" w:tplc="A800BB60">
      <w:start w:val="1"/>
      <w:numFmt w:val="lowerLetter"/>
      <w:lvlText w:val="%8."/>
      <w:lvlJc w:val="left"/>
      <w:pPr>
        <w:ind w:left="5760" w:hanging="360"/>
      </w:pPr>
    </w:lvl>
    <w:lvl w:ilvl="8" w:tplc="F6082150">
      <w:start w:val="1"/>
      <w:numFmt w:val="lowerRoman"/>
      <w:lvlText w:val="%9."/>
      <w:lvlJc w:val="right"/>
      <w:pPr>
        <w:ind w:left="6480" w:hanging="180"/>
      </w:pPr>
    </w:lvl>
  </w:abstractNum>
  <w:abstractNum w:abstractNumId="10" w15:restartNumberingAfterBreak="0">
    <w:nsid w:val="2E053853"/>
    <w:multiLevelType w:val="multilevel"/>
    <w:tmpl w:val="FFFFFFFF"/>
    <w:lvl w:ilvl="0">
      <w:start w:val="1"/>
      <w:numFmt w:val="decimal"/>
      <w:lvlText w:val="%1."/>
      <w:lvlJc w:val="left"/>
      <w:pPr>
        <w:ind w:left="1080" w:hanging="360"/>
      </w:pPr>
    </w:lvl>
    <w:lvl w:ilvl="1">
      <w:start w:val="1"/>
      <w:numFmt w:val="decimal"/>
      <w:lvlText w:val="%1.%2."/>
      <w:lvlJc w:val="left"/>
      <w:pPr>
        <w:ind w:left="1800" w:hanging="360"/>
      </w:pPr>
    </w:lvl>
    <w:lvl w:ilvl="2">
      <w:start w:val="1"/>
      <w:numFmt w:val="decimal"/>
      <w:lvlText w:val="%1.%2.%3."/>
      <w:lvlJc w:val="left"/>
      <w:pPr>
        <w:ind w:left="2520" w:hanging="180"/>
      </w:pPr>
    </w:lvl>
    <w:lvl w:ilvl="3">
      <w:start w:val="1"/>
      <w:numFmt w:val="decimal"/>
      <w:lvlText w:val="%1.%2.%3.%4."/>
      <w:lvlJc w:val="left"/>
      <w:pPr>
        <w:ind w:left="3240" w:hanging="360"/>
      </w:pPr>
    </w:lvl>
    <w:lvl w:ilvl="4">
      <w:start w:val="1"/>
      <w:numFmt w:val="decimal"/>
      <w:lvlText w:val="%1.%2.%3.%4.%5."/>
      <w:lvlJc w:val="left"/>
      <w:pPr>
        <w:ind w:left="3960" w:hanging="360"/>
      </w:pPr>
    </w:lvl>
    <w:lvl w:ilvl="5">
      <w:start w:val="1"/>
      <w:numFmt w:val="decimal"/>
      <w:lvlText w:val="%1.%2.%3.%4.%5.%6."/>
      <w:lvlJc w:val="left"/>
      <w:pPr>
        <w:ind w:left="4680" w:hanging="180"/>
      </w:pPr>
    </w:lvl>
    <w:lvl w:ilvl="6">
      <w:start w:val="1"/>
      <w:numFmt w:val="decimal"/>
      <w:lvlText w:val="%1.%2.%3.%4.%5.%6.%7."/>
      <w:lvlJc w:val="left"/>
      <w:pPr>
        <w:ind w:left="5400" w:hanging="360"/>
      </w:pPr>
    </w:lvl>
    <w:lvl w:ilvl="7">
      <w:start w:val="1"/>
      <w:numFmt w:val="decimal"/>
      <w:lvlText w:val="%1.%2.%3.%4.%5.%6.%7.%8."/>
      <w:lvlJc w:val="left"/>
      <w:pPr>
        <w:ind w:left="6120" w:hanging="360"/>
      </w:pPr>
    </w:lvl>
    <w:lvl w:ilvl="8">
      <w:start w:val="1"/>
      <w:numFmt w:val="decimal"/>
      <w:lvlText w:val="%1.%2.%3.%4.%5.%6.%7.%8.%9."/>
      <w:lvlJc w:val="left"/>
      <w:pPr>
        <w:ind w:left="6840" w:hanging="180"/>
      </w:pPr>
    </w:lvl>
  </w:abstractNum>
  <w:abstractNum w:abstractNumId="11" w15:restartNumberingAfterBreak="0">
    <w:nsid w:val="2E8D1649"/>
    <w:multiLevelType w:val="hybridMultilevel"/>
    <w:tmpl w:val="FFFFFFFF"/>
    <w:lvl w:ilvl="0" w:tplc="66D674DA">
      <w:start w:val="1"/>
      <w:numFmt w:val="decimal"/>
      <w:lvlText w:val="%1."/>
      <w:lvlJc w:val="left"/>
      <w:pPr>
        <w:ind w:left="720" w:hanging="360"/>
      </w:pPr>
    </w:lvl>
    <w:lvl w:ilvl="1" w:tplc="57F493D6">
      <w:start w:val="1"/>
      <w:numFmt w:val="lowerLetter"/>
      <w:lvlText w:val="%2."/>
      <w:lvlJc w:val="left"/>
      <w:pPr>
        <w:ind w:left="1440" w:hanging="360"/>
      </w:pPr>
    </w:lvl>
    <w:lvl w:ilvl="2" w:tplc="F824006E">
      <w:start w:val="1"/>
      <w:numFmt w:val="lowerRoman"/>
      <w:lvlText w:val="%3."/>
      <w:lvlJc w:val="right"/>
      <w:pPr>
        <w:ind w:left="2160" w:hanging="180"/>
      </w:pPr>
    </w:lvl>
    <w:lvl w:ilvl="3" w:tplc="F244BC58">
      <w:start w:val="1"/>
      <w:numFmt w:val="decimal"/>
      <w:lvlText w:val="%4."/>
      <w:lvlJc w:val="left"/>
      <w:pPr>
        <w:ind w:left="2880" w:hanging="360"/>
      </w:pPr>
    </w:lvl>
    <w:lvl w:ilvl="4" w:tplc="FC085918">
      <w:start w:val="1"/>
      <w:numFmt w:val="lowerLetter"/>
      <w:lvlText w:val="%5."/>
      <w:lvlJc w:val="left"/>
      <w:pPr>
        <w:ind w:left="3600" w:hanging="360"/>
      </w:pPr>
    </w:lvl>
    <w:lvl w:ilvl="5" w:tplc="79402926">
      <w:start w:val="1"/>
      <w:numFmt w:val="lowerRoman"/>
      <w:lvlText w:val="%6."/>
      <w:lvlJc w:val="right"/>
      <w:pPr>
        <w:ind w:left="4320" w:hanging="180"/>
      </w:pPr>
    </w:lvl>
    <w:lvl w:ilvl="6" w:tplc="1CD0A436">
      <w:start w:val="1"/>
      <w:numFmt w:val="decimal"/>
      <w:lvlText w:val="%7."/>
      <w:lvlJc w:val="left"/>
      <w:pPr>
        <w:ind w:left="5040" w:hanging="360"/>
      </w:pPr>
    </w:lvl>
    <w:lvl w:ilvl="7" w:tplc="24E26214">
      <w:start w:val="1"/>
      <w:numFmt w:val="lowerLetter"/>
      <w:lvlText w:val="%8."/>
      <w:lvlJc w:val="left"/>
      <w:pPr>
        <w:ind w:left="5760" w:hanging="360"/>
      </w:pPr>
    </w:lvl>
    <w:lvl w:ilvl="8" w:tplc="16A637C6">
      <w:start w:val="1"/>
      <w:numFmt w:val="lowerRoman"/>
      <w:lvlText w:val="%9."/>
      <w:lvlJc w:val="right"/>
      <w:pPr>
        <w:ind w:left="6480" w:hanging="180"/>
      </w:pPr>
    </w:lvl>
  </w:abstractNum>
  <w:abstractNum w:abstractNumId="12" w15:restartNumberingAfterBreak="0">
    <w:nsid w:val="3C6D53E6"/>
    <w:multiLevelType w:val="hybridMultilevel"/>
    <w:tmpl w:val="FFFFFFFF"/>
    <w:lvl w:ilvl="0" w:tplc="BCCEA0DA">
      <w:start w:val="1"/>
      <w:numFmt w:val="decimal"/>
      <w:lvlText w:val="%1."/>
      <w:lvlJc w:val="left"/>
      <w:pPr>
        <w:ind w:left="720" w:hanging="360"/>
      </w:pPr>
    </w:lvl>
    <w:lvl w:ilvl="1" w:tplc="4832FAF6">
      <w:start w:val="1"/>
      <w:numFmt w:val="lowerLetter"/>
      <w:lvlText w:val="%2."/>
      <w:lvlJc w:val="left"/>
      <w:pPr>
        <w:ind w:left="1440" w:hanging="360"/>
      </w:pPr>
    </w:lvl>
    <w:lvl w:ilvl="2" w:tplc="7670496C">
      <w:start w:val="1"/>
      <w:numFmt w:val="lowerRoman"/>
      <w:lvlText w:val="%3."/>
      <w:lvlJc w:val="right"/>
      <w:pPr>
        <w:ind w:left="2160" w:hanging="180"/>
      </w:pPr>
    </w:lvl>
    <w:lvl w:ilvl="3" w:tplc="2200AE76">
      <w:start w:val="1"/>
      <w:numFmt w:val="decimal"/>
      <w:lvlText w:val="%4."/>
      <w:lvlJc w:val="left"/>
      <w:pPr>
        <w:ind w:left="2880" w:hanging="360"/>
      </w:pPr>
    </w:lvl>
    <w:lvl w:ilvl="4" w:tplc="5B46F81C">
      <w:start w:val="1"/>
      <w:numFmt w:val="lowerLetter"/>
      <w:lvlText w:val="%5."/>
      <w:lvlJc w:val="left"/>
      <w:pPr>
        <w:ind w:left="3600" w:hanging="360"/>
      </w:pPr>
    </w:lvl>
    <w:lvl w:ilvl="5" w:tplc="D5D0275E">
      <w:start w:val="1"/>
      <w:numFmt w:val="lowerRoman"/>
      <w:lvlText w:val="%6."/>
      <w:lvlJc w:val="right"/>
      <w:pPr>
        <w:ind w:left="4320" w:hanging="180"/>
      </w:pPr>
    </w:lvl>
    <w:lvl w:ilvl="6" w:tplc="A176DB78">
      <w:start w:val="1"/>
      <w:numFmt w:val="decimal"/>
      <w:lvlText w:val="%7."/>
      <w:lvlJc w:val="left"/>
      <w:pPr>
        <w:ind w:left="5040" w:hanging="360"/>
      </w:pPr>
    </w:lvl>
    <w:lvl w:ilvl="7" w:tplc="4CD87612">
      <w:start w:val="1"/>
      <w:numFmt w:val="lowerLetter"/>
      <w:lvlText w:val="%8."/>
      <w:lvlJc w:val="left"/>
      <w:pPr>
        <w:ind w:left="5760" w:hanging="360"/>
      </w:pPr>
    </w:lvl>
    <w:lvl w:ilvl="8" w:tplc="FA02DB4C">
      <w:start w:val="1"/>
      <w:numFmt w:val="lowerRoman"/>
      <w:lvlText w:val="%9."/>
      <w:lvlJc w:val="right"/>
      <w:pPr>
        <w:ind w:left="6480" w:hanging="180"/>
      </w:pPr>
    </w:lvl>
  </w:abstractNum>
  <w:abstractNum w:abstractNumId="13" w15:restartNumberingAfterBreak="0">
    <w:nsid w:val="3DD01F7B"/>
    <w:multiLevelType w:val="hybridMultilevel"/>
    <w:tmpl w:val="FFFFFFFF"/>
    <w:lvl w:ilvl="0" w:tplc="D9984B0C">
      <w:start w:val="1"/>
      <w:numFmt w:val="decimal"/>
      <w:lvlText w:val="%1."/>
      <w:lvlJc w:val="left"/>
      <w:pPr>
        <w:ind w:left="720" w:hanging="360"/>
      </w:pPr>
    </w:lvl>
    <w:lvl w:ilvl="1" w:tplc="58AAE41E">
      <w:start w:val="1"/>
      <w:numFmt w:val="lowerLetter"/>
      <w:lvlText w:val="%2."/>
      <w:lvlJc w:val="left"/>
      <w:pPr>
        <w:ind w:left="1440" w:hanging="360"/>
      </w:pPr>
    </w:lvl>
    <w:lvl w:ilvl="2" w:tplc="D9A2DDBA">
      <w:start w:val="1"/>
      <w:numFmt w:val="lowerRoman"/>
      <w:lvlText w:val="%3."/>
      <w:lvlJc w:val="right"/>
      <w:pPr>
        <w:ind w:left="2160" w:hanging="180"/>
      </w:pPr>
    </w:lvl>
    <w:lvl w:ilvl="3" w:tplc="BC5A497A">
      <w:start w:val="1"/>
      <w:numFmt w:val="decimal"/>
      <w:lvlText w:val="%4."/>
      <w:lvlJc w:val="left"/>
      <w:pPr>
        <w:ind w:left="2880" w:hanging="360"/>
      </w:pPr>
    </w:lvl>
    <w:lvl w:ilvl="4" w:tplc="651A0FC4">
      <w:start w:val="1"/>
      <w:numFmt w:val="lowerLetter"/>
      <w:lvlText w:val="%5."/>
      <w:lvlJc w:val="left"/>
      <w:pPr>
        <w:ind w:left="3600" w:hanging="360"/>
      </w:pPr>
    </w:lvl>
    <w:lvl w:ilvl="5" w:tplc="49FEFEE0">
      <w:start w:val="1"/>
      <w:numFmt w:val="lowerRoman"/>
      <w:lvlText w:val="%6."/>
      <w:lvlJc w:val="right"/>
      <w:pPr>
        <w:ind w:left="4320" w:hanging="180"/>
      </w:pPr>
    </w:lvl>
    <w:lvl w:ilvl="6" w:tplc="A00C8688">
      <w:start w:val="1"/>
      <w:numFmt w:val="decimal"/>
      <w:lvlText w:val="%7."/>
      <w:lvlJc w:val="left"/>
      <w:pPr>
        <w:ind w:left="5040" w:hanging="360"/>
      </w:pPr>
    </w:lvl>
    <w:lvl w:ilvl="7" w:tplc="AC3058D4">
      <w:start w:val="1"/>
      <w:numFmt w:val="lowerLetter"/>
      <w:lvlText w:val="%8."/>
      <w:lvlJc w:val="left"/>
      <w:pPr>
        <w:ind w:left="5760" w:hanging="360"/>
      </w:pPr>
    </w:lvl>
    <w:lvl w:ilvl="8" w:tplc="5A225ACE">
      <w:start w:val="1"/>
      <w:numFmt w:val="lowerRoman"/>
      <w:lvlText w:val="%9."/>
      <w:lvlJc w:val="right"/>
      <w:pPr>
        <w:ind w:left="6480" w:hanging="180"/>
      </w:pPr>
    </w:lvl>
  </w:abstractNum>
  <w:abstractNum w:abstractNumId="14" w15:restartNumberingAfterBreak="0">
    <w:nsid w:val="3DE005B0"/>
    <w:multiLevelType w:val="hybridMultilevel"/>
    <w:tmpl w:val="FFFFFFFF"/>
    <w:lvl w:ilvl="0" w:tplc="B97C3E6E">
      <w:start w:val="1"/>
      <w:numFmt w:val="decimal"/>
      <w:lvlText w:val="%1."/>
      <w:lvlJc w:val="left"/>
      <w:pPr>
        <w:ind w:left="720" w:hanging="360"/>
      </w:pPr>
    </w:lvl>
    <w:lvl w:ilvl="1" w:tplc="91A62A0A">
      <w:start w:val="1"/>
      <w:numFmt w:val="lowerLetter"/>
      <w:lvlText w:val="%2."/>
      <w:lvlJc w:val="left"/>
      <w:pPr>
        <w:ind w:left="1440" w:hanging="360"/>
      </w:pPr>
    </w:lvl>
    <w:lvl w:ilvl="2" w:tplc="3650187A">
      <w:start w:val="1"/>
      <w:numFmt w:val="lowerRoman"/>
      <w:lvlText w:val="%3."/>
      <w:lvlJc w:val="right"/>
      <w:pPr>
        <w:ind w:left="2160" w:hanging="180"/>
      </w:pPr>
    </w:lvl>
    <w:lvl w:ilvl="3" w:tplc="85E889DE">
      <w:start w:val="1"/>
      <w:numFmt w:val="decimal"/>
      <w:lvlText w:val="%4."/>
      <w:lvlJc w:val="left"/>
      <w:pPr>
        <w:ind w:left="2880" w:hanging="360"/>
      </w:pPr>
    </w:lvl>
    <w:lvl w:ilvl="4" w:tplc="872895A0">
      <w:start w:val="1"/>
      <w:numFmt w:val="lowerLetter"/>
      <w:lvlText w:val="%5."/>
      <w:lvlJc w:val="left"/>
      <w:pPr>
        <w:ind w:left="3600" w:hanging="360"/>
      </w:pPr>
    </w:lvl>
    <w:lvl w:ilvl="5" w:tplc="90FCBE7C">
      <w:start w:val="1"/>
      <w:numFmt w:val="lowerRoman"/>
      <w:lvlText w:val="%6."/>
      <w:lvlJc w:val="right"/>
      <w:pPr>
        <w:ind w:left="4320" w:hanging="180"/>
      </w:pPr>
    </w:lvl>
    <w:lvl w:ilvl="6" w:tplc="4EB60456">
      <w:start w:val="1"/>
      <w:numFmt w:val="decimal"/>
      <w:lvlText w:val="%7."/>
      <w:lvlJc w:val="left"/>
      <w:pPr>
        <w:ind w:left="5040" w:hanging="360"/>
      </w:pPr>
    </w:lvl>
    <w:lvl w:ilvl="7" w:tplc="B6AA3176">
      <w:start w:val="1"/>
      <w:numFmt w:val="lowerLetter"/>
      <w:lvlText w:val="%8."/>
      <w:lvlJc w:val="left"/>
      <w:pPr>
        <w:ind w:left="5760" w:hanging="360"/>
      </w:pPr>
    </w:lvl>
    <w:lvl w:ilvl="8" w:tplc="DEB0B758">
      <w:start w:val="1"/>
      <w:numFmt w:val="lowerRoman"/>
      <w:lvlText w:val="%9."/>
      <w:lvlJc w:val="right"/>
      <w:pPr>
        <w:ind w:left="6480" w:hanging="180"/>
      </w:pPr>
    </w:lvl>
  </w:abstractNum>
  <w:abstractNum w:abstractNumId="15" w15:restartNumberingAfterBreak="0">
    <w:nsid w:val="48BD4256"/>
    <w:multiLevelType w:val="hybridMultilevel"/>
    <w:tmpl w:val="FFFFFFFF"/>
    <w:lvl w:ilvl="0" w:tplc="4112D4CA">
      <w:start w:val="1"/>
      <w:numFmt w:val="decimal"/>
      <w:lvlText w:val="%1."/>
      <w:lvlJc w:val="left"/>
      <w:pPr>
        <w:ind w:left="720" w:hanging="360"/>
      </w:pPr>
    </w:lvl>
    <w:lvl w:ilvl="1" w:tplc="DFA670F0">
      <w:start w:val="1"/>
      <w:numFmt w:val="lowerLetter"/>
      <w:lvlText w:val="%2."/>
      <w:lvlJc w:val="left"/>
      <w:pPr>
        <w:ind w:left="1440" w:hanging="360"/>
      </w:pPr>
    </w:lvl>
    <w:lvl w:ilvl="2" w:tplc="163EBA7E">
      <w:start w:val="1"/>
      <w:numFmt w:val="lowerRoman"/>
      <w:lvlText w:val="%3."/>
      <w:lvlJc w:val="right"/>
      <w:pPr>
        <w:ind w:left="2160" w:hanging="180"/>
      </w:pPr>
    </w:lvl>
    <w:lvl w:ilvl="3" w:tplc="E430B81E">
      <w:start w:val="1"/>
      <w:numFmt w:val="decimal"/>
      <w:lvlText w:val="%4."/>
      <w:lvlJc w:val="left"/>
      <w:pPr>
        <w:ind w:left="2880" w:hanging="360"/>
      </w:pPr>
    </w:lvl>
    <w:lvl w:ilvl="4" w:tplc="C51AF99A">
      <w:start w:val="1"/>
      <w:numFmt w:val="lowerLetter"/>
      <w:lvlText w:val="%5."/>
      <w:lvlJc w:val="left"/>
      <w:pPr>
        <w:ind w:left="3600" w:hanging="360"/>
      </w:pPr>
    </w:lvl>
    <w:lvl w:ilvl="5" w:tplc="0C4E696A">
      <w:start w:val="1"/>
      <w:numFmt w:val="lowerRoman"/>
      <w:lvlText w:val="%6."/>
      <w:lvlJc w:val="right"/>
      <w:pPr>
        <w:ind w:left="4320" w:hanging="180"/>
      </w:pPr>
    </w:lvl>
    <w:lvl w:ilvl="6" w:tplc="6D109900">
      <w:start w:val="1"/>
      <w:numFmt w:val="decimal"/>
      <w:lvlText w:val="%7."/>
      <w:lvlJc w:val="left"/>
      <w:pPr>
        <w:ind w:left="5040" w:hanging="360"/>
      </w:pPr>
    </w:lvl>
    <w:lvl w:ilvl="7" w:tplc="1AF21954">
      <w:start w:val="1"/>
      <w:numFmt w:val="lowerLetter"/>
      <w:lvlText w:val="%8."/>
      <w:lvlJc w:val="left"/>
      <w:pPr>
        <w:ind w:left="5760" w:hanging="360"/>
      </w:pPr>
    </w:lvl>
    <w:lvl w:ilvl="8" w:tplc="31E443BC">
      <w:start w:val="1"/>
      <w:numFmt w:val="lowerRoman"/>
      <w:lvlText w:val="%9."/>
      <w:lvlJc w:val="right"/>
      <w:pPr>
        <w:ind w:left="6480" w:hanging="180"/>
      </w:pPr>
    </w:lvl>
  </w:abstractNum>
  <w:abstractNum w:abstractNumId="16" w15:restartNumberingAfterBreak="0">
    <w:nsid w:val="4D945E08"/>
    <w:multiLevelType w:val="hybridMultilevel"/>
    <w:tmpl w:val="FFFFFFFF"/>
    <w:lvl w:ilvl="0" w:tplc="3EA6B33A">
      <w:start w:val="1"/>
      <w:numFmt w:val="decimal"/>
      <w:lvlText w:val="%1."/>
      <w:lvlJc w:val="left"/>
      <w:pPr>
        <w:ind w:left="720" w:hanging="360"/>
      </w:pPr>
    </w:lvl>
    <w:lvl w:ilvl="1" w:tplc="4C1A0D46">
      <w:start w:val="1"/>
      <w:numFmt w:val="lowerLetter"/>
      <w:lvlText w:val="%2."/>
      <w:lvlJc w:val="left"/>
      <w:pPr>
        <w:ind w:left="1440" w:hanging="360"/>
      </w:pPr>
    </w:lvl>
    <w:lvl w:ilvl="2" w:tplc="B2ECBEEC">
      <w:start w:val="1"/>
      <w:numFmt w:val="lowerRoman"/>
      <w:lvlText w:val="%3."/>
      <w:lvlJc w:val="right"/>
      <w:pPr>
        <w:ind w:left="2160" w:hanging="180"/>
      </w:pPr>
    </w:lvl>
    <w:lvl w:ilvl="3" w:tplc="EF74F690">
      <w:start w:val="1"/>
      <w:numFmt w:val="decimal"/>
      <w:lvlText w:val="%4."/>
      <w:lvlJc w:val="left"/>
      <w:pPr>
        <w:ind w:left="2880" w:hanging="360"/>
      </w:pPr>
    </w:lvl>
    <w:lvl w:ilvl="4" w:tplc="A89AC956">
      <w:start w:val="1"/>
      <w:numFmt w:val="lowerLetter"/>
      <w:lvlText w:val="%5."/>
      <w:lvlJc w:val="left"/>
      <w:pPr>
        <w:ind w:left="3600" w:hanging="360"/>
      </w:pPr>
    </w:lvl>
    <w:lvl w:ilvl="5" w:tplc="5B9A8058">
      <w:start w:val="1"/>
      <w:numFmt w:val="lowerRoman"/>
      <w:lvlText w:val="%6."/>
      <w:lvlJc w:val="right"/>
      <w:pPr>
        <w:ind w:left="4320" w:hanging="180"/>
      </w:pPr>
    </w:lvl>
    <w:lvl w:ilvl="6" w:tplc="4BAEC742">
      <w:start w:val="1"/>
      <w:numFmt w:val="decimal"/>
      <w:lvlText w:val="%7."/>
      <w:lvlJc w:val="left"/>
      <w:pPr>
        <w:ind w:left="5040" w:hanging="360"/>
      </w:pPr>
    </w:lvl>
    <w:lvl w:ilvl="7" w:tplc="ED600E3A">
      <w:start w:val="1"/>
      <w:numFmt w:val="lowerLetter"/>
      <w:lvlText w:val="%8."/>
      <w:lvlJc w:val="left"/>
      <w:pPr>
        <w:ind w:left="5760" w:hanging="360"/>
      </w:pPr>
    </w:lvl>
    <w:lvl w:ilvl="8" w:tplc="1F905CF2">
      <w:start w:val="1"/>
      <w:numFmt w:val="lowerRoman"/>
      <w:lvlText w:val="%9."/>
      <w:lvlJc w:val="right"/>
      <w:pPr>
        <w:ind w:left="6480" w:hanging="180"/>
      </w:pPr>
    </w:lvl>
  </w:abstractNum>
  <w:abstractNum w:abstractNumId="17" w15:restartNumberingAfterBreak="0">
    <w:nsid w:val="4F90206C"/>
    <w:multiLevelType w:val="hybridMultilevel"/>
    <w:tmpl w:val="FFFFFFFF"/>
    <w:lvl w:ilvl="0" w:tplc="1A6289EE">
      <w:start w:val="1"/>
      <w:numFmt w:val="decimal"/>
      <w:lvlText w:val="%1."/>
      <w:lvlJc w:val="left"/>
      <w:pPr>
        <w:ind w:left="720" w:hanging="360"/>
      </w:pPr>
    </w:lvl>
    <w:lvl w:ilvl="1" w:tplc="FB00D978">
      <w:start w:val="1"/>
      <w:numFmt w:val="lowerLetter"/>
      <w:lvlText w:val="%2."/>
      <w:lvlJc w:val="left"/>
      <w:pPr>
        <w:ind w:left="1440" w:hanging="360"/>
      </w:pPr>
    </w:lvl>
    <w:lvl w:ilvl="2" w:tplc="70F83842">
      <w:start w:val="1"/>
      <w:numFmt w:val="lowerRoman"/>
      <w:lvlText w:val="%3."/>
      <w:lvlJc w:val="right"/>
      <w:pPr>
        <w:ind w:left="2160" w:hanging="180"/>
      </w:pPr>
    </w:lvl>
    <w:lvl w:ilvl="3" w:tplc="98404692">
      <w:start w:val="1"/>
      <w:numFmt w:val="decimal"/>
      <w:lvlText w:val="%4."/>
      <w:lvlJc w:val="left"/>
      <w:pPr>
        <w:ind w:left="2880" w:hanging="360"/>
      </w:pPr>
    </w:lvl>
    <w:lvl w:ilvl="4" w:tplc="AFEA16D8">
      <w:start w:val="1"/>
      <w:numFmt w:val="lowerLetter"/>
      <w:lvlText w:val="%5."/>
      <w:lvlJc w:val="left"/>
      <w:pPr>
        <w:ind w:left="3600" w:hanging="360"/>
      </w:pPr>
    </w:lvl>
    <w:lvl w:ilvl="5" w:tplc="CFBA89D6">
      <w:start w:val="1"/>
      <w:numFmt w:val="lowerRoman"/>
      <w:lvlText w:val="%6."/>
      <w:lvlJc w:val="right"/>
      <w:pPr>
        <w:ind w:left="4320" w:hanging="180"/>
      </w:pPr>
    </w:lvl>
    <w:lvl w:ilvl="6" w:tplc="67689A80">
      <w:start w:val="1"/>
      <w:numFmt w:val="decimal"/>
      <w:lvlText w:val="%7."/>
      <w:lvlJc w:val="left"/>
      <w:pPr>
        <w:ind w:left="5040" w:hanging="360"/>
      </w:pPr>
    </w:lvl>
    <w:lvl w:ilvl="7" w:tplc="CA603B96">
      <w:start w:val="1"/>
      <w:numFmt w:val="lowerLetter"/>
      <w:lvlText w:val="%8."/>
      <w:lvlJc w:val="left"/>
      <w:pPr>
        <w:ind w:left="5760" w:hanging="360"/>
      </w:pPr>
    </w:lvl>
    <w:lvl w:ilvl="8" w:tplc="33861960">
      <w:start w:val="1"/>
      <w:numFmt w:val="lowerRoman"/>
      <w:lvlText w:val="%9."/>
      <w:lvlJc w:val="right"/>
      <w:pPr>
        <w:ind w:left="6480" w:hanging="180"/>
      </w:pPr>
    </w:lvl>
  </w:abstractNum>
  <w:abstractNum w:abstractNumId="18" w15:restartNumberingAfterBreak="0">
    <w:nsid w:val="51B72530"/>
    <w:multiLevelType w:val="hybridMultilevel"/>
    <w:tmpl w:val="FFFFFFFF"/>
    <w:lvl w:ilvl="0" w:tplc="CE6A30D4">
      <w:start w:val="1"/>
      <w:numFmt w:val="decimal"/>
      <w:lvlText w:val="%1."/>
      <w:lvlJc w:val="left"/>
      <w:pPr>
        <w:ind w:left="720" w:hanging="360"/>
      </w:pPr>
    </w:lvl>
    <w:lvl w:ilvl="1" w:tplc="A42215C6">
      <w:start w:val="1"/>
      <w:numFmt w:val="lowerLetter"/>
      <w:lvlText w:val="%2."/>
      <w:lvlJc w:val="left"/>
      <w:pPr>
        <w:ind w:left="1440" w:hanging="360"/>
      </w:pPr>
    </w:lvl>
    <w:lvl w:ilvl="2" w:tplc="8E1E91FA">
      <w:start w:val="1"/>
      <w:numFmt w:val="lowerRoman"/>
      <w:lvlText w:val="%3."/>
      <w:lvlJc w:val="right"/>
      <w:pPr>
        <w:ind w:left="2160" w:hanging="180"/>
      </w:pPr>
    </w:lvl>
    <w:lvl w:ilvl="3" w:tplc="86529346">
      <w:start w:val="1"/>
      <w:numFmt w:val="decimal"/>
      <w:lvlText w:val="%4."/>
      <w:lvlJc w:val="left"/>
      <w:pPr>
        <w:ind w:left="2880" w:hanging="360"/>
      </w:pPr>
    </w:lvl>
    <w:lvl w:ilvl="4" w:tplc="674E8C78">
      <w:start w:val="1"/>
      <w:numFmt w:val="lowerLetter"/>
      <w:lvlText w:val="%5."/>
      <w:lvlJc w:val="left"/>
      <w:pPr>
        <w:ind w:left="3600" w:hanging="360"/>
      </w:pPr>
    </w:lvl>
    <w:lvl w:ilvl="5" w:tplc="68225656">
      <w:start w:val="1"/>
      <w:numFmt w:val="lowerRoman"/>
      <w:lvlText w:val="%6."/>
      <w:lvlJc w:val="right"/>
      <w:pPr>
        <w:ind w:left="4320" w:hanging="180"/>
      </w:pPr>
    </w:lvl>
    <w:lvl w:ilvl="6" w:tplc="A832058E">
      <w:start w:val="1"/>
      <w:numFmt w:val="decimal"/>
      <w:lvlText w:val="%7."/>
      <w:lvlJc w:val="left"/>
      <w:pPr>
        <w:ind w:left="5040" w:hanging="360"/>
      </w:pPr>
    </w:lvl>
    <w:lvl w:ilvl="7" w:tplc="6C80DA86">
      <w:start w:val="1"/>
      <w:numFmt w:val="lowerLetter"/>
      <w:lvlText w:val="%8."/>
      <w:lvlJc w:val="left"/>
      <w:pPr>
        <w:ind w:left="5760" w:hanging="360"/>
      </w:pPr>
    </w:lvl>
    <w:lvl w:ilvl="8" w:tplc="E9121C84">
      <w:start w:val="1"/>
      <w:numFmt w:val="lowerRoman"/>
      <w:lvlText w:val="%9."/>
      <w:lvlJc w:val="right"/>
      <w:pPr>
        <w:ind w:left="6480" w:hanging="180"/>
      </w:pPr>
    </w:lvl>
  </w:abstractNum>
  <w:abstractNum w:abstractNumId="19" w15:restartNumberingAfterBreak="0">
    <w:nsid w:val="60E56C1F"/>
    <w:multiLevelType w:val="multilevel"/>
    <w:tmpl w:val="FFFFFFFF"/>
    <w:lvl w:ilvl="0">
      <w:start w:val="1"/>
      <w:numFmt w:val="decimal"/>
      <w:lvlText w:val="%1."/>
      <w:lvlJc w:val="left"/>
      <w:pPr>
        <w:ind w:left="1440" w:hanging="360"/>
      </w:pPr>
    </w:lvl>
    <w:lvl w:ilvl="1">
      <w:start w:val="1"/>
      <w:numFmt w:val="decimal"/>
      <w:lvlText w:val="%1.%2."/>
      <w:lvlJc w:val="left"/>
      <w:pPr>
        <w:ind w:left="2160" w:hanging="360"/>
      </w:pPr>
    </w:lvl>
    <w:lvl w:ilvl="2">
      <w:start w:val="1"/>
      <w:numFmt w:val="decimal"/>
      <w:lvlText w:val="%1.%2.%3."/>
      <w:lvlJc w:val="left"/>
      <w:pPr>
        <w:ind w:left="2880" w:hanging="180"/>
      </w:pPr>
    </w:lvl>
    <w:lvl w:ilvl="3">
      <w:start w:val="1"/>
      <w:numFmt w:val="decimal"/>
      <w:lvlText w:val="%1.%2.%3.%4."/>
      <w:lvlJc w:val="left"/>
      <w:pPr>
        <w:ind w:left="3600" w:hanging="360"/>
      </w:pPr>
    </w:lvl>
    <w:lvl w:ilvl="4">
      <w:start w:val="1"/>
      <w:numFmt w:val="decimal"/>
      <w:lvlText w:val="%1.%2.%3.%4.%5."/>
      <w:lvlJc w:val="left"/>
      <w:pPr>
        <w:ind w:left="4320" w:hanging="360"/>
      </w:pPr>
    </w:lvl>
    <w:lvl w:ilvl="5">
      <w:start w:val="1"/>
      <w:numFmt w:val="decimal"/>
      <w:lvlText w:val="%1.%2.%3.%4.%5.%6."/>
      <w:lvlJc w:val="left"/>
      <w:pPr>
        <w:ind w:left="5040" w:hanging="180"/>
      </w:pPr>
    </w:lvl>
    <w:lvl w:ilvl="6">
      <w:start w:val="1"/>
      <w:numFmt w:val="decimal"/>
      <w:lvlText w:val="%1.%2.%3.%4.%5.%6.%7."/>
      <w:lvlJc w:val="left"/>
      <w:pPr>
        <w:ind w:left="5760" w:hanging="360"/>
      </w:pPr>
    </w:lvl>
    <w:lvl w:ilvl="7">
      <w:start w:val="1"/>
      <w:numFmt w:val="decimal"/>
      <w:lvlText w:val="%1.%2.%3.%4.%5.%6.%7.%8."/>
      <w:lvlJc w:val="left"/>
      <w:pPr>
        <w:ind w:left="6480" w:hanging="360"/>
      </w:pPr>
    </w:lvl>
    <w:lvl w:ilvl="8">
      <w:start w:val="1"/>
      <w:numFmt w:val="decimal"/>
      <w:lvlText w:val="%1.%2.%3.%4.%5.%6.%7.%8.%9."/>
      <w:lvlJc w:val="left"/>
      <w:pPr>
        <w:ind w:left="7200" w:hanging="180"/>
      </w:pPr>
    </w:lvl>
  </w:abstractNum>
  <w:abstractNum w:abstractNumId="20" w15:restartNumberingAfterBreak="0">
    <w:nsid w:val="6423581E"/>
    <w:multiLevelType w:val="hybridMultilevel"/>
    <w:tmpl w:val="FFFFFFFF"/>
    <w:lvl w:ilvl="0" w:tplc="A35E003A">
      <w:start w:val="1"/>
      <w:numFmt w:val="decimal"/>
      <w:lvlText w:val="%1."/>
      <w:lvlJc w:val="left"/>
      <w:pPr>
        <w:ind w:left="720" w:hanging="360"/>
      </w:pPr>
    </w:lvl>
    <w:lvl w:ilvl="1" w:tplc="1DC8DF0E">
      <w:start w:val="1"/>
      <w:numFmt w:val="lowerLetter"/>
      <w:lvlText w:val="%2."/>
      <w:lvlJc w:val="left"/>
      <w:pPr>
        <w:ind w:left="1440" w:hanging="360"/>
      </w:pPr>
    </w:lvl>
    <w:lvl w:ilvl="2" w:tplc="A08ED91C">
      <w:start w:val="1"/>
      <w:numFmt w:val="lowerRoman"/>
      <w:lvlText w:val="%3."/>
      <w:lvlJc w:val="right"/>
      <w:pPr>
        <w:ind w:left="2160" w:hanging="180"/>
      </w:pPr>
    </w:lvl>
    <w:lvl w:ilvl="3" w:tplc="7E5AEA36">
      <w:start w:val="1"/>
      <w:numFmt w:val="decimal"/>
      <w:lvlText w:val="%4."/>
      <w:lvlJc w:val="left"/>
      <w:pPr>
        <w:ind w:left="2880" w:hanging="360"/>
      </w:pPr>
    </w:lvl>
    <w:lvl w:ilvl="4" w:tplc="BAC6BB6A">
      <w:start w:val="1"/>
      <w:numFmt w:val="lowerLetter"/>
      <w:lvlText w:val="%5."/>
      <w:lvlJc w:val="left"/>
      <w:pPr>
        <w:ind w:left="3600" w:hanging="360"/>
      </w:pPr>
    </w:lvl>
    <w:lvl w:ilvl="5" w:tplc="6CC68ACC">
      <w:start w:val="1"/>
      <w:numFmt w:val="lowerRoman"/>
      <w:lvlText w:val="%6."/>
      <w:lvlJc w:val="right"/>
      <w:pPr>
        <w:ind w:left="4320" w:hanging="180"/>
      </w:pPr>
    </w:lvl>
    <w:lvl w:ilvl="6" w:tplc="53E62F12">
      <w:start w:val="1"/>
      <w:numFmt w:val="decimal"/>
      <w:lvlText w:val="%7."/>
      <w:lvlJc w:val="left"/>
      <w:pPr>
        <w:ind w:left="5040" w:hanging="360"/>
      </w:pPr>
    </w:lvl>
    <w:lvl w:ilvl="7" w:tplc="0A2A3D9E">
      <w:start w:val="1"/>
      <w:numFmt w:val="lowerLetter"/>
      <w:lvlText w:val="%8."/>
      <w:lvlJc w:val="left"/>
      <w:pPr>
        <w:ind w:left="5760" w:hanging="360"/>
      </w:pPr>
    </w:lvl>
    <w:lvl w:ilvl="8" w:tplc="5AE43B86">
      <w:start w:val="1"/>
      <w:numFmt w:val="lowerRoman"/>
      <w:lvlText w:val="%9."/>
      <w:lvlJc w:val="right"/>
      <w:pPr>
        <w:ind w:left="6480" w:hanging="180"/>
      </w:pPr>
    </w:lvl>
  </w:abstractNum>
  <w:abstractNum w:abstractNumId="21" w15:restartNumberingAfterBreak="0">
    <w:nsid w:val="64EB5E9D"/>
    <w:multiLevelType w:val="hybridMultilevel"/>
    <w:tmpl w:val="FFFFFFFF"/>
    <w:lvl w:ilvl="0" w:tplc="F4B2DFAA">
      <w:start w:val="1"/>
      <w:numFmt w:val="decimal"/>
      <w:lvlText w:val="%1."/>
      <w:lvlJc w:val="left"/>
      <w:pPr>
        <w:ind w:left="720" w:hanging="360"/>
      </w:pPr>
    </w:lvl>
    <w:lvl w:ilvl="1" w:tplc="07BACEF2">
      <w:start w:val="1"/>
      <w:numFmt w:val="lowerLetter"/>
      <w:lvlText w:val="%2."/>
      <w:lvlJc w:val="left"/>
      <w:pPr>
        <w:ind w:left="1440" w:hanging="360"/>
      </w:pPr>
    </w:lvl>
    <w:lvl w:ilvl="2" w:tplc="C99CD9B2">
      <w:start w:val="1"/>
      <w:numFmt w:val="lowerRoman"/>
      <w:lvlText w:val="%3."/>
      <w:lvlJc w:val="right"/>
      <w:pPr>
        <w:ind w:left="2160" w:hanging="180"/>
      </w:pPr>
    </w:lvl>
    <w:lvl w:ilvl="3" w:tplc="274AA72C">
      <w:start w:val="1"/>
      <w:numFmt w:val="decimal"/>
      <w:lvlText w:val="%4."/>
      <w:lvlJc w:val="left"/>
      <w:pPr>
        <w:ind w:left="2880" w:hanging="360"/>
      </w:pPr>
    </w:lvl>
    <w:lvl w:ilvl="4" w:tplc="E01E9DCE">
      <w:start w:val="1"/>
      <w:numFmt w:val="lowerLetter"/>
      <w:lvlText w:val="%5."/>
      <w:lvlJc w:val="left"/>
      <w:pPr>
        <w:ind w:left="3600" w:hanging="360"/>
      </w:pPr>
    </w:lvl>
    <w:lvl w:ilvl="5" w:tplc="7C9CE266">
      <w:start w:val="1"/>
      <w:numFmt w:val="lowerRoman"/>
      <w:lvlText w:val="%6."/>
      <w:lvlJc w:val="right"/>
      <w:pPr>
        <w:ind w:left="4320" w:hanging="180"/>
      </w:pPr>
    </w:lvl>
    <w:lvl w:ilvl="6" w:tplc="FE70A11E">
      <w:start w:val="1"/>
      <w:numFmt w:val="decimal"/>
      <w:lvlText w:val="%7."/>
      <w:lvlJc w:val="left"/>
      <w:pPr>
        <w:ind w:left="5040" w:hanging="360"/>
      </w:pPr>
    </w:lvl>
    <w:lvl w:ilvl="7" w:tplc="9094E77C">
      <w:start w:val="1"/>
      <w:numFmt w:val="lowerLetter"/>
      <w:lvlText w:val="%8."/>
      <w:lvlJc w:val="left"/>
      <w:pPr>
        <w:ind w:left="5760" w:hanging="360"/>
      </w:pPr>
    </w:lvl>
    <w:lvl w:ilvl="8" w:tplc="06E256F6">
      <w:start w:val="1"/>
      <w:numFmt w:val="lowerRoman"/>
      <w:lvlText w:val="%9."/>
      <w:lvlJc w:val="right"/>
      <w:pPr>
        <w:ind w:left="6480" w:hanging="180"/>
      </w:pPr>
    </w:lvl>
  </w:abstractNum>
  <w:abstractNum w:abstractNumId="22" w15:restartNumberingAfterBreak="0">
    <w:nsid w:val="67351FC2"/>
    <w:multiLevelType w:val="hybridMultilevel"/>
    <w:tmpl w:val="FFFFFFFF"/>
    <w:lvl w:ilvl="0" w:tplc="1FAC5FF0">
      <w:start w:val="1"/>
      <w:numFmt w:val="lowerLetter"/>
      <w:lvlText w:val="%1."/>
      <w:lvlJc w:val="left"/>
      <w:pPr>
        <w:ind w:left="720" w:hanging="360"/>
      </w:pPr>
    </w:lvl>
    <w:lvl w:ilvl="1" w:tplc="EC529EE8">
      <w:start w:val="1"/>
      <w:numFmt w:val="lowerLetter"/>
      <w:lvlText w:val="%2."/>
      <w:lvlJc w:val="left"/>
      <w:pPr>
        <w:ind w:left="1440" w:hanging="360"/>
      </w:pPr>
    </w:lvl>
    <w:lvl w:ilvl="2" w:tplc="C6FAF45A">
      <w:start w:val="1"/>
      <w:numFmt w:val="lowerRoman"/>
      <w:lvlText w:val="%3."/>
      <w:lvlJc w:val="right"/>
      <w:pPr>
        <w:ind w:left="2160" w:hanging="180"/>
      </w:pPr>
    </w:lvl>
    <w:lvl w:ilvl="3" w:tplc="E3388CFE">
      <w:start w:val="1"/>
      <w:numFmt w:val="decimal"/>
      <w:lvlText w:val="%4."/>
      <w:lvlJc w:val="left"/>
      <w:pPr>
        <w:ind w:left="2880" w:hanging="360"/>
      </w:pPr>
    </w:lvl>
    <w:lvl w:ilvl="4" w:tplc="98D24AC8">
      <w:start w:val="1"/>
      <w:numFmt w:val="lowerLetter"/>
      <w:lvlText w:val="%5."/>
      <w:lvlJc w:val="left"/>
      <w:pPr>
        <w:ind w:left="3600" w:hanging="360"/>
      </w:pPr>
    </w:lvl>
    <w:lvl w:ilvl="5" w:tplc="73AE47C2">
      <w:start w:val="1"/>
      <w:numFmt w:val="lowerRoman"/>
      <w:lvlText w:val="%6."/>
      <w:lvlJc w:val="right"/>
      <w:pPr>
        <w:ind w:left="4320" w:hanging="180"/>
      </w:pPr>
    </w:lvl>
    <w:lvl w:ilvl="6" w:tplc="2B9440F0">
      <w:start w:val="1"/>
      <w:numFmt w:val="decimal"/>
      <w:lvlText w:val="%7."/>
      <w:lvlJc w:val="left"/>
      <w:pPr>
        <w:ind w:left="5040" w:hanging="360"/>
      </w:pPr>
    </w:lvl>
    <w:lvl w:ilvl="7" w:tplc="CA06E74A">
      <w:start w:val="1"/>
      <w:numFmt w:val="lowerLetter"/>
      <w:lvlText w:val="%8."/>
      <w:lvlJc w:val="left"/>
      <w:pPr>
        <w:ind w:left="5760" w:hanging="360"/>
      </w:pPr>
    </w:lvl>
    <w:lvl w:ilvl="8" w:tplc="B956AC50">
      <w:start w:val="1"/>
      <w:numFmt w:val="lowerRoman"/>
      <w:lvlText w:val="%9."/>
      <w:lvlJc w:val="right"/>
      <w:pPr>
        <w:ind w:left="6480" w:hanging="180"/>
      </w:pPr>
    </w:lvl>
  </w:abstractNum>
  <w:abstractNum w:abstractNumId="23" w15:restartNumberingAfterBreak="0">
    <w:nsid w:val="6A6022FB"/>
    <w:multiLevelType w:val="hybridMultilevel"/>
    <w:tmpl w:val="3F7CCE9A"/>
    <w:lvl w:ilvl="0" w:tplc="94564D86">
      <w:start w:val="1"/>
      <w:numFmt w:val="decimal"/>
      <w:lvlText w:val="%1."/>
      <w:lvlJc w:val="left"/>
      <w:pPr>
        <w:ind w:left="720" w:hanging="360"/>
      </w:pPr>
    </w:lvl>
    <w:lvl w:ilvl="1" w:tplc="6BFAE384">
      <w:start w:val="1"/>
      <w:numFmt w:val="lowerLetter"/>
      <w:lvlText w:val="%2."/>
      <w:lvlJc w:val="left"/>
      <w:pPr>
        <w:ind w:left="1440" w:hanging="360"/>
      </w:pPr>
    </w:lvl>
    <w:lvl w:ilvl="2" w:tplc="C368286C">
      <w:start w:val="1"/>
      <w:numFmt w:val="lowerRoman"/>
      <w:lvlText w:val="%3."/>
      <w:lvlJc w:val="right"/>
      <w:pPr>
        <w:ind w:left="2160" w:hanging="180"/>
      </w:pPr>
    </w:lvl>
    <w:lvl w:ilvl="3" w:tplc="38440AB2">
      <w:start w:val="1"/>
      <w:numFmt w:val="decimal"/>
      <w:lvlText w:val="%4."/>
      <w:lvlJc w:val="left"/>
      <w:pPr>
        <w:ind w:left="2880" w:hanging="360"/>
      </w:pPr>
    </w:lvl>
    <w:lvl w:ilvl="4" w:tplc="D234D540">
      <w:start w:val="1"/>
      <w:numFmt w:val="lowerLetter"/>
      <w:lvlText w:val="%5."/>
      <w:lvlJc w:val="left"/>
      <w:pPr>
        <w:ind w:left="3600" w:hanging="360"/>
      </w:pPr>
    </w:lvl>
    <w:lvl w:ilvl="5" w:tplc="9300093C">
      <w:start w:val="1"/>
      <w:numFmt w:val="lowerRoman"/>
      <w:lvlText w:val="%6."/>
      <w:lvlJc w:val="right"/>
      <w:pPr>
        <w:ind w:left="4320" w:hanging="180"/>
      </w:pPr>
    </w:lvl>
    <w:lvl w:ilvl="6" w:tplc="B6DA6FE8">
      <w:start w:val="1"/>
      <w:numFmt w:val="decimal"/>
      <w:lvlText w:val="%7."/>
      <w:lvlJc w:val="left"/>
      <w:pPr>
        <w:ind w:left="5040" w:hanging="360"/>
      </w:pPr>
    </w:lvl>
    <w:lvl w:ilvl="7" w:tplc="B202949A">
      <w:start w:val="1"/>
      <w:numFmt w:val="lowerLetter"/>
      <w:lvlText w:val="%8."/>
      <w:lvlJc w:val="left"/>
      <w:pPr>
        <w:ind w:left="5760" w:hanging="360"/>
      </w:pPr>
    </w:lvl>
    <w:lvl w:ilvl="8" w:tplc="3AD43062">
      <w:start w:val="1"/>
      <w:numFmt w:val="lowerRoman"/>
      <w:lvlText w:val="%9."/>
      <w:lvlJc w:val="right"/>
      <w:pPr>
        <w:ind w:left="6480" w:hanging="180"/>
      </w:pPr>
    </w:lvl>
  </w:abstractNum>
  <w:abstractNum w:abstractNumId="24" w15:restartNumberingAfterBreak="0">
    <w:nsid w:val="6BDD58AF"/>
    <w:multiLevelType w:val="hybridMultilevel"/>
    <w:tmpl w:val="FFFFFFFF"/>
    <w:lvl w:ilvl="0" w:tplc="E82EC3FC">
      <w:start w:val="1"/>
      <w:numFmt w:val="bullet"/>
      <w:lvlText w:val="-"/>
      <w:lvlJc w:val="left"/>
      <w:pPr>
        <w:ind w:left="720" w:hanging="360"/>
      </w:pPr>
      <w:rPr>
        <w:rFonts w:hint="default" w:ascii="Calibri" w:hAnsi="Calibri"/>
      </w:rPr>
    </w:lvl>
    <w:lvl w:ilvl="1" w:tplc="193C8FE0">
      <w:start w:val="1"/>
      <w:numFmt w:val="bullet"/>
      <w:lvlText w:val="o"/>
      <w:lvlJc w:val="left"/>
      <w:pPr>
        <w:ind w:left="1440" w:hanging="360"/>
      </w:pPr>
      <w:rPr>
        <w:rFonts w:hint="default" w:ascii="Courier New" w:hAnsi="Courier New"/>
      </w:rPr>
    </w:lvl>
    <w:lvl w:ilvl="2" w:tplc="F75C16A4">
      <w:start w:val="1"/>
      <w:numFmt w:val="bullet"/>
      <w:lvlText w:val=""/>
      <w:lvlJc w:val="left"/>
      <w:pPr>
        <w:ind w:left="2160" w:hanging="360"/>
      </w:pPr>
      <w:rPr>
        <w:rFonts w:hint="default" w:ascii="Wingdings" w:hAnsi="Wingdings"/>
      </w:rPr>
    </w:lvl>
    <w:lvl w:ilvl="3" w:tplc="F6666192">
      <w:start w:val="1"/>
      <w:numFmt w:val="bullet"/>
      <w:lvlText w:val=""/>
      <w:lvlJc w:val="left"/>
      <w:pPr>
        <w:ind w:left="2880" w:hanging="360"/>
      </w:pPr>
      <w:rPr>
        <w:rFonts w:hint="default" w:ascii="Symbol" w:hAnsi="Symbol"/>
      </w:rPr>
    </w:lvl>
    <w:lvl w:ilvl="4" w:tplc="8878CCD4">
      <w:start w:val="1"/>
      <w:numFmt w:val="bullet"/>
      <w:lvlText w:val="o"/>
      <w:lvlJc w:val="left"/>
      <w:pPr>
        <w:ind w:left="3600" w:hanging="360"/>
      </w:pPr>
      <w:rPr>
        <w:rFonts w:hint="default" w:ascii="Courier New" w:hAnsi="Courier New"/>
      </w:rPr>
    </w:lvl>
    <w:lvl w:ilvl="5" w:tplc="9D0C851A">
      <w:start w:val="1"/>
      <w:numFmt w:val="bullet"/>
      <w:lvlText w:val=""/>
      <w:lvlJc w:val="left"/>
      <w:pPr>
        <w:ind w:left="4320" w:hanging="360"/>
      </w:pPr>
      <w:rPr>
        <w:rFonts w:hint="default" w:ascii="Wingdings" w:hAnsi="Wingdings"/>
      </w:rPr>
    </w:lvl>
    <w:lvl w:ilvl="6" w:tplc="B0BA3BE8">
      <w:start w:val="1"/>
      <w:numFmt w:val="bullet"/>
      <w:lvlText w:val=""/>
      <w:lvlJc w:val="left"/>
      <w:pPr>
        <w:ind w:left="5040" w:hanging="360"/>
      </w:pPr>
      <w:rPr>
        <w:rFonts w:hint="default" w:ascii="Symbol" w:hAnsi="Symbol"/>
      </w:rPr>
    </w:lvl>
    <w:lvl w:ilvl="7" w:tplc="C032BB42">
      <w:start w:val="1"/>
      <w:numFmt w:val="bullet"/>
      <w:lvlText w:val="o"/>
      <w:lvlJc w:val="left"/>
      <w:pPr>
        <w:ind w:left="5760" w:hanging="360"/>
      </w:pPr>
      <w:rPr>
        <w:rFonts w:hint="default" w:ascii="Courier New" w:hAnsi="Courier New"/>
      </w:rPr>
    </w:lvl>
    <w:lvl w:ilvl="8" w:tplc="563EEF24">
      <w:start w:val="1"/>
      <w:numFmt w:val="bullet"/>
      <w:lvlText w:val=""/>
      <w:lvlJc w:val="left"/>
      <w:pPr>
        <w:ind w:left="6480" w:hanging="360"/>
      </w:pPr>
      <w:rPr>
        <w:rFonts w:hint="default" w:ascii="Wingdings" w:hAnsi="Wingdings"/>
      </w:rPr>
    </w:lvl>
  </w:abstractNum>
  <w:abstractNum w:abstractNumId="25" w15:restartNumberingAfterBreak="0">
    <w:nsid w:val="6DAD4A8D"/>
    <w:multiLevelType w:val="hybridMultilevel"/>
    <w:tmpl w:val="FFFFFFFF"/>
    <w:lvl w:ilvl="0" w:tplc="9D5A26FE">
      <w:start w:val="1"/>
      <w:numFmt w:val="bullet"/>
      <w:lvlText w:val=""/>
      <w:lvlJc w:val="left"/>
      <w:pPr>
        <w:ind w:left="720" w:hanging="360"/>
      </w:pPr>
      <w:rPr>
        <w:rFonts w:hint="default" w:ascii="Symbol" w:hAnsi="Symbol"/>
      </w:rPr>
    </w:lvl>
    <w:lvl w:ilvl="1" w:tplc="6C183B5E">
      <w:start w:val="1"/>
      <w:numFmt w:val="bullet"/>
      <w:lvlText w:val="o"/>
      <w:lvlJc w:val="left"/>
      <w:pPr>
        <w:ind w:left="1440" w:hanging="360"/>
      </w:pPr>
      <w:rPr>
        <w:rFonts w:hint="default" w:ascii="Courier New" w:hAnsi="Courier New"/>
      </w:rPr>
    </w:lvl>
    <w:lvl w:ilvl="2" w:tplc="E514D684">
      <w:start w:val="1"/>
      <w:numFmt w:val="bullet"/>
      <w:lvlText w:val=""/>
      <w:lvlJc w:val="left"/>
      <w:pPr>
        <w:ind w:left="2160" w:hanging="360"/>
      </w:pPr>
      <w:rPr>
        <w:rFonts w:hint="default" w:ascii="Wingdings" w:hAnsi="Wingdings"/>
      </w:rPr>
    </w:lvl>
    <w:lvl w:ilvl="3" w:tplc="24786A3A">
      <w:start w:val="1"/>
      <w:numFmt w:val="bullet"/>
      <w:lvlText w:val=""/>
      <w:lvlJc w:val="left"/>
      <w:pPr>
        <w:ind w:left="2880" w:hanging="360"/>
      </w:pPr>
      <w:rPr>
        <w:rFonts w:hint="default" w:ascii="Symbol" w:hAnsi="Symbol"/>
      </w:rPr>
    </w:lvl>
    <w:lvl w:ilvl="4" w:tplc="AB72AD16">
      <w:start w:val="1"/>
      <w:numFmt w:val="bullet"/>
      <w:lvlText w:val="o"/>
      <w:lvlJc w:val="left"/>
      <w:pPr>
        <w:ind w:left="3600" w:hanging="360"/>
      </w:pPr>
      <w:rPr>
        <w:rFonts w:hint="default" w:ascii="Courier New" w:hAnsi="Courier New"/>
      </w:rPr>
    </w:lvl>
    <w:lvl w:ilvl="5" w:tplc="D786A792">
      <w:start w:val="1"/>
      <w:numFmt w:val="bullet"/>
      <w:lvlText w:val=""/>
      <w:lvlJc w:val="left"/>
      <w:pPr>
        <w:ind w:left="4320" w:hanging="360"/>
      </w:pPr>
      <w:rPr>
        <w:rFonts w:hint="default" w:ascii="Wingdings" w:hAnsi="Wingdings"/>
      </w:rPr>
    </w:lvl>
    <w:lvl w:ilvl="6" w:tplc="150814E4">
      <w:start w:val="1"/>
      <w:numFmt w:val="bullet"/>
      <w:lvlText w:val=""/>
      <w:lvlJc w:val="left"/>
      <w:pPr>
        <w:ind w:left="5040" w:hanging="360"/>
      </w:pPr>
      <w:rPr>
        <w:rFonts w:hint="default" w:ascii="Symbol" w:hAnsi="Symbol"/>
      </w:rPr>
    </w:lvl>
    <w:lvl w:ilvl="7" w:tplc="F61074C0">
      <w:start w:val="1"/>
      <w:numFmt w:val="bullet"/>
      <w:lvlText w:val="o"/>
      <w:lvlJc w:val="left"/>
      <w:pPr>
        <w:ind w:left="5760" w:hanging="360"/>
      </w:pPr>
      <w:rPr>
        <w:rFonts w:hint="default" w:ascii="Courier New" w:hAnsi="Courier New"/>
      </w:rPr>
    </w:lvl>
    <w:lvl w:ilvl="8" w:tplc="50D09CC8">
      <w:start w:val="1"/>
      <w:numFmt w:val="bullet"/>
      <w:lvlText w:val=""/>
      <w:lvlJc w:val="left"/>
      <w:pPr>
        <w:ind w:left="6480" w:hanging="360"/>
      </w:pPr>
      <w:rPr>
        <w:rFonts w:hint="default" w:ascii="Wingdings" w:hAnsi="Wingdings"/>
      </w:rPr>
    </w:lvl>
  </w:abstractNum>
  <w:abstractNum w:abstractNumId="26" w15:restartNumberingAfterBreak="0">
    <w:nsid w:val="6F781F0A"/>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7" w15:restartNumberingAfterBreak="0">
    <w:nsid w:val="6FD21772"/>
    <w:multiLevelType w:val="hybridMultilevel"/>
    <w:tmpl w:val="FFFFFFFF"/>
    <w:lvl w:ilvl="0" w:tplc="6F9EA06E">
      <w:start w:val="1"/>
      <w:numFmt w:val="decimal"/>
      <w:lvlText w:val="%1."/>
      <w:lvlJc w:val="left"/>
      <w:pPr>
        <w:ind w:left="720" w:hanging="360"/>
      </w:pPr>
    </w:lvl>
    <w:lvl w:ilvl="1" w:tplc="43AED30C">
      <w:start w:val="1"/>
      <w:numFmt w:val="lowerLetter"/>
      <w:lvlText w:val="%2."/>
      <w:lvlJc w:val="left"/>
      <w:pPr>
        <w:ind w:left="1440" w:hanging="360"/>
      </w:pPr>
    </w:lvl>
    <w:lvl w:ilvl="2" w:tplc="35348D38">
      <w:start w:val="1"/>
      <w:numFmt w:val="lowerRoman"/>
      <w:lvlText w:val="%3."/>
      <w:lvlJc w:val="right"/>
      <w:pPr>
        <w:ind w:left="2160" w:hanging="180"/>
      </w:pPr>
    </w:lvl>
    <w:lvl w:ilvl="3" w:tplc="3696805C">
      <w:start w:val="1"/>
      <w:numFmt w:val="decimal"/>
      <w:lvlText w:val="%4."/>
      <w:lvlJc w:val="left"/>
      <w:pPr>
        <w:ind w:left="2880" w:hanging="360"/>
      </w:pPr>
    </w:lvl>
    <w:lvl w:ilvl="4" w:tplc="AE86FAC8">
      <w:start w:val="1"/>
      <w:numFmt w:val="lowerLetter"/>
      <w:lvlText w:val="%5."/>
      <w:lvlJc w:val="left"/>
      <w:pPr>
        <w:ind w:left="3600" w:hanging="360"/>
      </w:pPr>
    </w:lvl>
    <w:lvl w:ilvl="5" w:tplc="4FD0667C">
      <w:start w:val="1"/>
      <w:numFmt w:val="lowerRoman"/>
      <w:lvlText w:val="%6."/>
      <w:lvlJc w:val="right"/>
      <w:pPr>
        <w:ind w:left="4320" w:hanging="180"/>
      </w:pPr>
    </w:lvl>
    <w:lvl w:ilvl="6" w:tplc="202EEDE6">
      <w:start w:val="1"/>
      <w:numFmt w:val="decimal"/>
      <w:lvlText w:val="%7."/>
      <w:lvlJc w:val="left"/>
      <w:pPr>
        <w:ind w:left="5040" w:hanging="360"/>
      </w:pPr>
    </w:lvl>
    <w:lvl w:ilvl="7" w:tplc="2D64C660">
      <w:start w:val="1"/>
      <w:numFmt w:val="lowerLetter"/>
      <w:lvlText w:val="%8."/>
      <w:lvlJc w:val="left"/>
      <w:pPr>
        <w:ind w:left="5760" w:hanging="360"/>
      </w:pPr>
    </w:lvl>
    <w:lvl w:ilvl="8" w:tplc="C624DA48">
      <w:start w:val="1"/>
      <w:numFmt w:val="lowerRoman"/>
      <w:lvlText w:val="%9."/>
      <w:lvlJc w:val="right"/>
      <w:pPr>
        <w:ind w:left="6480" w:hanging="180"/>
      </w:pPr>
    </w:lvl>
  </w:abstractNum>
  <w:abstractNum w:abstractNumId="28" w15:restartNumberingAfterBreak="0">
    <w:nsid w:val="703E3BCC"/>
    <w:multiLevelType w:val="hybridMultilevel"/>
    <w:tmpl w:val="FFFFFFFF"/>
    <w:lvl w:ilvl="0" w:tplc="61CC4D6A">
      <w:start w:val="1"/>
      <w:numFmt w:val="decimal"/>
      <w:lvlText w:val="%1."/>
      <w:lvlJc w:val="left"/>
      <w:pPr>
        <w:ind w:left="720" w:hanging="360"/>
      </w:pPr>
    </w:lvl>
    <w:lvl w:ilvl="1" w:tplc="45BC935A">
      <w:start w:val="1"/>
      <w:numFmt w:val="lowerLetter"/>
      <w:lvlText w:val="%2."/>
      <w:lvlJc w:val="left"/>
      <w:pPr>
        <w:ind w:left="1440" w:hanging="360"/>
      </w:pPr>
    </w:lvl>
    <w:lvl w:ilvl="2" w:tplc="576A15DE">
      <w:start w:val="1"/>
      <w:numFmt w:val="lowerRoman"/>
      <w:lvlText w:val="%3."/>
      <w:lvlJc w:val="right"/>
      <w:pPr>
        <w:ind w:left="2160" w:hanging="180"/>
      </w:pPr>
    </w:lvl>
    <w:lvl w:ilvl="3" w:tplc="66BA8058">
      <w:start w:val="1"/>
      <w:numFmt w:val="decimal"/>
      <w:lvlText w:val="%4."/>
      <w:lvlJc w:val="left"/>
      <w:pPr>
        <w:ind w:left="2880" w:hanging="360"/>
      </w:pPr>
    </w:lvl>
    <w:lvl w:ilvl="4" w:tplc="518C02BC">
      <w:start w:val="1"/>
      <w:numFmt w:val="lowerLetter"/>
      <w:lvlText w:val="%5."/>
      <w:lvlJc w:val="left"/>
      <w:pPr>
        <w:ind w:left="3600" w:hanging="360"/>
      </w:pPr>
    </w:lvl>
    <w:lvl w:ilvl="5" w:tplc="5BF097F4">
      <w:start w:val="1"/>
      <w:numFmt w:val="lowerRoman"/>
      <w:lvlText w:val="%6."/>
      <w:lvlJc w:val="right"/>
      <w:pPr>
        <w:ind w:left="4320" w:hanging="180"/>
      </w:pPr>
    </w:lvl>
    <w:lvl w:ilvl="6" w:tplc="DDA48C0E">
      <w:start w:val="1"/>
      <w:numFmt w:val="decimal"/>
      <w:lvlText w:val="%7."/>
      <w:lvlJc w:val="left"/>
      <w:pPr>
        <w:ind w:left="5040" w:hanging="360"/>
      </w:pPr>
    </w:lvl>
    <w:lvl w:ilvl="7" w:tplc="9D685010">
      <w:start w:val="1"/>
      <w:numFmt w:val="lowerLetter"/>
      <w:lvlText w:val="%8."/>
      <w:lvlJc w:val="left"/>
      <w:pPr>
        <w:ind w:left="5760" w:hanging="360"/>
      </w:pPr>
    </w:lvl>
    <w:lvl w:ilvl="8" w:tplc="0EE6FCA6">
      <w:start w:val="1"/>
      <w:numFmt w:val="lowerRoman"/>
      <w:lvlText w:val="%9."/>
      <w:lvlJc w:val="right"/>
      <w:pPr>
        <w:ind w:left="6480" w:hanging="180"/>
      </w:pPr>
    </w:lvl>
  </w:abstractNum>
  <w:abstractNum w:abstractNumId="29" w15:restartNumberingAfterBreak="0">
    <w:nsid w:val="75EB1298"/>
    <w:multiLevelType w:val="hybridMultilevel"/>
    <w:tmpl w:val="FFFFFFFF"/>
    <w:lvl w:ilvl="0" w:tplc="006A4BFE">
      <w:start w:val="1"/>
      <w:numFmt w:val="decimal"/>
      <w:lvlText w:val="%1."/>
      <w:lvlJc w:val="left"/>
      <w:pPr>
        <w:ind w:left="720" w:hanging="360"/>
      </w:pPr>
    </w:lvl>
    <w:lvl w:ilvl="1" w:tplc="E37CB530">
      <w:start w:val="1"/>
      <w:numFmt w:val="lowerLetter"/>
      <w:lvlText w:val="%2."/>
      <w:lvlJc w:val="left"/>
      <w:pPr>
        <w:ind w:left="1440" w:hanging="360"/>
      </w:pPr>
    </w:lvl>
    <w:lvl w:ilvl="2" w:tplc="616E230C">
      <w:start w:val="1"/>
      <w:numFmt w:val="lowerRoman"/>
      <w:lvlText w:val="%3."/>
      <w:lvlJc w:val="right"/>
      <w:pPr>
        <w:ind w:left="2160" w:hanging="180"/>
      </w:pPr>
    </w:lvl>
    <w:lvl w:ilvl="3" w:tplc="CC4ADF3A">
      <w:start w:val="1"/>
      <w:numFmt w:val="decimal"/>
      <w:lvlText w:val="%4."/>
      <w:lvlJc w:val="left"/>
      <w:pPr>
        <w:ind w:left="2880" w:hanging="360"/>
      </w:pPr>
    </w:lvl>
    <w:lvl w:ilvl="4" w:tplc="6166FEA2">
      <w:start w:val="1"/>
      <w:numFmt w:val="lowerLetter"/>
      <w:lvlText w:val="%5."/>
      <w:lvlJc w:val="left"/>
      <w:pPr>
        <w:ind w:left="3600" w:hanging="360"/>
      </w:pPr>
    </w:lvl>
    <w:lvl w:ilvl="5" w:tplc="459CDBE6">
      <w:start w:val="1"/>
      <w:numFmt w:val="lowerRoman"/>
      <w:lvlText w:val="%6."/>
      <w:lvlJc w:val="right"/>
      <w:pPr>
        <w:ind w:left="4320" w:hanging="180"/>
      </w:pPr>
    </w:lvl>
    <w:lvl w:ilvl="6" w:tplc="8AEAB6B6">
      <w:start w:val="1"/>
      <w:numFmt w:val="decimal"/>
      <w:lvlText w:val="%7."/>
      <w:lvlJc w:val="left"/>
      <w:pPr>
        <w:ind w:left="5040" w:hanging="360"/>
      </w:pPr>
    </w:lvl>
    <w:lvl w:ilvl="7" w:tplc="F616652C">
      <w:start w:val="1"/>
      <w:numFmt w:val="lowerLetter"/>
      <w:lvlText w:val="%8."/>
      <w:lvlJc w:val="left"/>
      <w:pPr>
        <w:ind w:left="5760" w:hanging="360"/>
      </w:pPr>
    </w:lvl>
    <w:lvl w:ilvl="8" w:tplc="B9CAF876">
      <w:start w:val="1"/>
      <w:numFmt w:val="lowerRoman"/>
      <w:lvlText w:val="%9."/>
      <w:lvlJc w:val="right"/>
      <w:pPr>
        <w:ind w:left="6480" w:hanging="180"/>
      </w:pPr>
    </w:lvl>
  </w:abstractNum>
  <w:abstractNum w:abstractNumId="30" w15:restartNumberingAfterBreak="0">
    <w:nsid w:val="768E6DF3"/>
    <w:multiLevelType w:val="hybridMultilevel"/>
    <w:tmpl w:val="FFFFFFFF"/>
    <w:lvl w:ilvl="0" w:tplc="AD8E9BEA">
      <w:start w:val="1"/>
      <w:numFmt w:val="bullet"/>
      <w:lvlText w:val=""/>
      <w:lvlJc w:val="left"/>
      <w:pPr>
        <w:ind w:left="720" w:hanging="360"/>
      </w:pPr>
      <w:rPr>
        <w:rFonts w:hint="default" w:ascii="Symbol" w:hAnsi="Symbol"/>
      </w:rPr>
    </w:lvl>
    <w:lvl w:ilvl="1" w:tplc="F1F8606A">
      <w:start w:val="1"/>
      <w:numFmt w:val="bullet"/>
      <w:lvlText w:val="o"/>
      <w:lvlJc w:val="left"/>
      <w:pPr>
        <w:ind w:left="1440" w:hanging="360"/>
      </w:pPr>
      <w:rPr>
        <w:rFonts w:hint="default" w:ascii="Courier New" w:hAnsi="Courier New"/>
      </w:rPr>
    </w:lvl>
    <w:lvl w:ilvl="2" w:tplc="16C27CBC">
      <w:start w:val="1"/>
      <w:numFmt w:val="bullet"/>
      <w:lvlText w:val=""/>
      <w:lvlJc w:val="left"/>
      <w:pPr>
        <w:ind w:left="2160" w:hanging="360"/>
      </w:pPr>
      <w:rPr>
        <w:rFonts w:hint="default" w:ascii="Wingdings" w:hAnsi="Wingdings"/>
      </w:rPr>
    </w:lvl>
    <w:lvl w:ilvl="3" w:tplc="BD4EE4D6">
      <w:start w:val="1"/>
      <w:numFmt w:val="bullet"/>
      <w:lvlText w:val=""/>
      <w:lvlJc w:val="left"/>
      <w:pPr>
        <w:ind w:left="2880" w:hanging="360"/>
      </w:pPr>
      <w:rPr>
        <w:rFonts w:hint="default" w:ascii="Symbol" w:hAnsi="Symbol"/>
      </w:rPr>
    </w:lvl>
    <w:lvl w:ilvl="4" w:tplc="7338CE2E">
      <w:start w:val="1"/>
      <w:numFmt w:val="bullet"/>
      <w:lvlText w:val="o"/>
      <w:lvlJc w:val="left"/>
      <w:pPr>
        <w:ind w:left="3600" w:hanging="360"/>
      </w:pPr>
      <w:rPr>
        <w:rFonts w:hint="default" w:ascii="Courier New" w:hAnsi="Courier New"/>
      </w:rPr>
    </w:lvl>
    <w:lvl w:ilvl="5" w:tplc="5B182FD8">
      <w:start w:val="1"/>
      <w:numFmt w:val="bullet"/>
      <w:lvlText w:val=""/>
      <w:lvlJc w:val="left"/>
      <w:pPr>
        <w:ind w:left="4320" w:hanging="360"/>
      </w:pPr>
      <w:rPr>
        <w:rFonts w:hint="default" w:ascii="Wingdings" w:hAnsi="Wingdings"/>
      </w:rPr>
    </w:lvl>
    <w:lvl w:ilvl="6" w:tplc="B7189982">
      <w:start w:val="1"/>
      <w:numFmt w:val="bullet"/>
      <w:lvlText w:val=""/>
      <w:lvlJc w:val="left"/>
      <w:pPr>
        <w:ind w:left="5040" w:hanging="360"/>
      </w:pPr>
      <w:rPr>
        <w:rFonts w:hint="default" w:ascii="Symbol" w:hAnsi="Symbol"/>
      </w:rPr>
    </w:lvl>
    <w:lvl w:ilvl="7" w:tplc="8ACC1DA4">
      <w:start w:val="1"/>
      <w:numFmt w:val="bullet"/>
      <w:lvlText w:val="o"/>
      <w:lvlJc w:val="left"/>
      <w:pPr>
        <w:ind w:left="5760" w:hanging="360"/>
      </w:pPr>
      <w:rPr>
        <w:rFonts w:hint="default" w:ascii="Courier New" w:hAnsi="Courier New"/>
      </w:rPr>
    </w:lvl>
    <w:lvl w:ilvl="8" w:tplc="62A23F5E">
      <w:start w:val="1"/>
      <w:numFmt w:val="bullet"/>
      <w:lvlText w:val=""/>
      <w:lvlJc w:val="left"/>
      <w:pPr>
        <w:ind w:left="6480" w:hanging="360"/>
      </w:pPr>
      <w:rPr>
        <w:rFonts w:hint="default" w:ascii="Wingdings" w:hAnsi="Wingdings"/>
      </w:rPr>
    </w:lvl>
  </w:abstractNum>
  <w:abstractNum w:abstractNumId="31" w15:restartNumberingAfterBreak="0">
    <w:nsid w:val="783D1BE9"/>
    <w:multiLevelType w:val="hybridMultilevel"/>
    <w:tmpl w:val="EB302A86"/>
    <w:lvl w:ilvl="0" w:tplc="C8B2F27A">
      <w:start w:val="1"/>
      <w:numFmt w:val="decimal"/>
      <w:lvlText w:val="%1."/>
      <w:lvlJc w:val="left"/>
      <w:pPr>
        <w:ind w:left="720" w:hanging="360"/>
      </w:pPr>
    </w:lvl>
    <w:lvl w:ilvl="1" w:tplc="BE7894DA">
      <w:start w:val="1"/>
      <w:numFmt w:val="lowerLetter"/>
      <w:lvlText w:val="%2."/>
      <w:lvlJc w:val="left"/>
      <w:pPr>
        <w:ind w:left="1440" w:hanging="360"/>
      </w:pPr>
    </w:lvl>
    <w:lvl w:ilvl="2" w:tplc="D78CBC4A">
      <w:start w:val="1"/>
      <w:numFmt w:val="lowerRoman"/>
      <w:lvlText w:val="%3."/>
      <w:lvlJc w:val="right"/>
      <w:pPr>
        <w:ind w:left="2160" w:hanging="180"/>
      </w:pPr>
    </w:lvl>
    <w:lvl w:ilvl="3" w:tplc="DAE2A7A0">
      <w:start w:val="1"/>
      <w:numFmt w:val="decimal"/>
      <w:lvlText w:val="%4."/>
      <w:lvlJc w:val="left"/>
      <w:pPr>
        <w:ind w:left="2880" w:hanging="360"/>
      </w:pPr>
    </w:lvl>
    <w:lvl w:ilvl="4" w:tplc="59DCE13C">
      <w:start w:val="1"/>
      <w:numFmt w:val="lowerLetter"/>
      <w:lvlText w:val="%5."/>
      <w:lvlJc w:val="left"/>
      <w:pPr>
        <w:ind w:left="3600" w:hanging="360"/>
      </w:pPr>
    </w:lvl>
    <w:lvl w:ilvl="5" w:tplc="57583360">
      <w:start w:val="1"/>
      <w:numFmt w:val="lowerRoman"/>
      <w:lvlText w:val="%6."/>
      <w:lvlJc w:val="right"/>
      <w:pPr>
        <w:ind w:left="4320" w:hanging="180"/>
      </w:pPr>
    </w:lvl>
    <w:lvl w:ilvl="6" w:tplc="59E4D2C8">
      <w:start w:val="1"/>
      <w:numFmt w:val="decimal"/>
      <w:lvlText w:val="%7."/>
      <w:lvlJc w:val="left"/>
      <w:pPr>
        <w:ind w:left="5040" w:hanging="360"/>
      </w:pPr>
    </w:lvl>
    <w:lvl w:ilvl="7" w:tplc="EE8C0F7A">
      <w:start w:val="1"/>
      <w:numFmt w:val="lowerLetter"/>
      <w:lvlText w:val="%8."/>
      <w:lvlJc w:val="left"/>
      <w:pPr>
        <w:ind w:left="5760" w:hanging="360"/>
      </w:pPr>
    </w:lvl>
    <w:lvl w:ilvl="8" w:tplc="1C0671AA">
      <w:start w:val="1"/>
      <w:numFmt w:val="lowerRoman"/>
      <w:lvlText w:val="%9."/>
      <w:lvlJc w:val="right"/>
      <w:pPr>
        <w:ind w:left="6480" w:hanging="180"/>
      </w:pPr>
    </w:lvl>
  </w:abstractNum>
  <w:abstractNum w:abstractNumId="32" w15:restartNumberingAfterBreak="0">
    <w:nsid w:val="790749DB"/>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3" w15:restartNumberingAfterBreak="0">
    <w:nsid w:val="7BD16730"/>
    <w:multiLevelType w:val="hybridMultilevel"/>
    <w:tmpl w:val="FFFFFFFF"/>
    <w:lvl w:ilvl="0" w:tplc="F6DE380E">
      <w:start w:val="1"/>
      <w:numFmt w:val="lowerLetter"/>
      <w:lvlText w:val="%1."/>
      <w:lvlJc w:val="left"/>
      <w:pPr>
        <w:ind w:left="720" w:hanging="360"/>
      </w:pPr>
    </w:lvl>
    <w:lvl w:ilvl="1" w:tplc="F462034C">
      <w:start w:val="1"/>
      <w:numFmt w:val="lowerLetter"/>
      <w:lvlText w:val="%2."/>
      <w:lvlJc w:val="left"/>
      <w:pPr>
        <w:ind w:left="1440" w:hanging="360"/>
      </w:pPr>
    </w:lvl>
    <w:lvl w:ilvl="2" w:tplc="C916EABC">
      <w:start w:val="1"/>
      <w:numFmt w:val="lowerRoman"/>
      <w:lvlText w:val="%3."/>
      <w:lvlJc w:val="right"/>
      <w:pPr>
        <w:ind w:left="2160" w:hanging="180"/>
      </w:pPr>
    </w:lvl>
    <w:lvl w:ilvl="3" w:tplc="EBDE4474">
      <w:start w:val="1"/>
      <w:numFmt w:val="decimal"/>
      <w:lvlText w:val="%4."/>
      <w:lvlJc w:val="left"/>
      <w:pPr>
        <w:ind w:left="2880" w:hanging="360"/>
      </w:pPr>
    </w:lvl>
    <w:lvl w:ilvl="4" w:tplc="78AE2BAE">
      <w:start w:val="1"/>
      <w:numFmt w:val="lowerLetter"/>
      <w:lvlText w:val="%5."/>
      <w:lvlJc w:val="left"/>
      <w:pPr>
        <w:ind w:left="3600" w:hanging="360"/>
      </w:pPr>
    </w:lvl>
    <w:lvl w:ilvl="5" w:tplc="336283B0">
      <w:start w:val="1"/>
      <w:numFmt w:val="lowerRoman"/>
      <w:lvlText w:val="%6."/>
      <w:lvlJc w:val="right"/>
      <w:pPr>
        <w:ind w:left="4320" w:hanging="180"/>
      </w:pPr>
    </w:lvl>
    <w:lvl w:ilvl="6" w:tplc="8D72F30C">
      <w:start w:val="1"/>
      <w:numFmt w:val="decimal"/>
      <w:lvlText w:val="%7."/>
      <w:lvlJc w:val="left"/>
      <w:pPr>
        <w:ind w:left="5040" w:hanging="360"/>
      </w:pPr>
    </w:lvl>
    <w:lvl w:ilvl="7" w:tplc="B0927D04">
      <w:start w:val="1"/>
      <w:numFmt w:val="lowerLetter"/>
      <w:lvlText w:val="%8."/>
      <w:lvlJc w:val="left"/>
      <w:pPr>
        <w:ind w:left="5760" w:hanging="360"/>
      </w:pPr>
    </w:lvl>
    <w:lvl w:ilvl="8" w:tplc="87346DE6">
      <w:start w:val="1"/>
      <w:numFmt w:val="lowerRoman"/>
      <w:lvlText w:val="%9."/>
      <w:lvlJc w:val="right"/>
      <w:pPr>
        <w:ind w:left="6480" w:hanging="180"/>
      </w:pPr>
    </w:lvl>
  </w:abstractNum>
  <w:abstractNum w:abstractNumId="34" w15:restartNumberingAfterBreak="0">
    <w:nsid w:val="7D027DC6"/>
    <w:multiLevelType w:val="hybridMultilevel"/>
    <w:tmpl w:val="FFFFFFFF"/>
    <w:lvl w:ilvl="0" w:tplc="C2CA60E0">
      <w:start w:val="1"/>
      <w:numFmt w:val="decimal"/>
      <w:lvlText w:val="%1."/>
      <w:lvlJc w:val="left"/>
      <w:pPr>
        <w:ind w:left="720" w:hanging="360"/>
      </w:pPr>
    </w:lvl>
    <w:lvl w:ilvl="1" w:tplc="D6007D02">
      <w:start w:val="1"/>
      <w:numFmt w:val="lowerLetter"/>
      <w:lvlText w:val="%2."/>
      <w:lvlJc w:val="left"/>
      <w:pPr>
        <w:ind w:left="1440" w:hanging="360"/>
      </w:pPr>
    </w:lvl>
    <w:lvl w:ilvl="2" w:tplc="1A50DCD0">
      <w:start w:val="1"/>
      <w:numFmt w:val="lowerRoman"/>
      <w:lvlText w:val="%3."/>
      <w:lvlJc w:val="right"/>
      <w:pPr>
        <w:ind w:left="2160" w:hanging="180"/>
      </w:pPr>
    </w:lvl>
    <w:lvl w:ilvl="3" w:tplc="CF381EAC">
      <w:start w:val="1"/>
      <w:numFmt w:val="decimal"/>
      <w:lvlText w:val="%4."/>
      <w:lvlJc w:val="left"/>
      <w:pPr>
        <w:ind w:left="2880" w:hanging="360"/>
      </w:pPr>
    </w:lvl>
    <w:lvl w:ilvl="4" w:tplc="FDDC6990">
      <w:start w:val="1"/>
      <w:numFmt w:val="lowerLetter"/>
      <w:lvlText w:val="%5."/>
      <w:lvlJc w:val="left"/>
      <w:pPr>
        <w:ind w:left="3600" w:hanging="360"/>
      </w:pPr>
    </w:lvl>
    <w:lvl w:ilvl="5" w:tplc="4A0C05BE">
      <w:start w:val="1"/>
      <w:numFmt w:val="lowerRoman"/>
      <w:lvlText w:val="%6."/>
      <w:lvlJc w:val="right"/>
      <w:pPr>
        <w:ind w:left="4320" w:hanging="180"/>
      </w:pPr>
    </w:lvl>
    <w:lvl w:ilvl="6" w:tplc="8738E5BE">
      <w:start w:val="1"/>
      <w:numFmt w:val="decimal"/>
      <w:lvlText w:val="%7."/>
      <w:lvlJc w:val="left"/>
      <w:pPr>
        <w:ind w:left="5040" w:hanging="360"/>
      </w:pPr>
    </w:lvl>
    <w:lvl w:ilvl="7" w:tplc="3D288752">
      <w:start w:val="1"/>
      <w:numFmt w:val="lowerLetter"/>
      <w:lvlText w:val="%8."/>
      <w:lvlJc w:val="left"/>
      <w:pPr>
        <w:ind w:left="5760" w:hanging="360"/>
      </w:pPr>
    </w:lvl>
    <w:lvl w:ilvl="8" w:tplc="E2FC713E">
      <w:start w:val="1"/>
      <w:numFmt w:val="lowerRoman"/>
      <w:lvlText w:val="%9."/>
      <w:lvlJc w:val="right"/>
      <w:pPr>
        <w:ind w:left="6480" w:hanging="180"/>
      </w:pPr>
    </w:lvl>
  </w:abstractNum>
  <w:abstractNum w:abstractNumId="35" w15:restartNumberingAfterBreak="0">
    <w:nsid w:val="7EA67E3E"/>
    <w:multiLevelType w:val="hybridMultilevel"/>
    <w:tmpl w:val="FFFFFFFF"/>
    <w:lvl w:ilvl="0" w:tplc="ACBAD2CC">
      <w:start w:val="1"/>
      <w:numFmt w:val="decimal"/>
      <w:lvlText w:val="%1."/>
      <w:lvlJc w:val="left"/>
      <w:pPr>
        <w:ind w:left="720" w:hanging="360"/>
      </w:pPr>
    </w:lvl>
    <w:lvl w:ilvl="1" w:tplc="796C8BBE">
      <w:start w:val="1"/>
      <w:numFmt w:val="lowerLetter"/>
      <w:lvlText w:val="%2."/>
      <w:lvlJc w:val="left"/>
      <w:pPr>
        <w:ind w:left="1440" w:hanging="360"/>
      </w:pPr>
    </w:lvl>
    <w:lvl w:ilvl="2" w:tplc="8E305E00">
      <w:start w:val="1"/>
      <w:numFmt w:val="lowerRoman"/>
      <w:lvlText w:val="%3."/>
      <w:lvlJc w:val="right"/>
      <w:pPr>
        <w:ind w:left="2160" w:hanging="180"/>
      </w:pPr>
    </w:lvl>
    <w:lvl w:ilvl="3" w:tplc="BA6A1440">
      <w:start w:val="1"/>
      <w:numFmt w:val="decimal"/>
      <w:lvlText w:val="%4."/>
      <w:lvlJc w:val="left"/>
      <w:pPr>
        <w:ind w:left="2880" w:hanging="360"/>
      </w:pPr>
    </w:lvl>
    <w:lvl w:ilvl="4" w:tplc="2FBA50A0">
      <w:start w:val="1"/>
      <w:numFmt w:val="lowerLetter"/>
      <w:lvlText w:val="%5."/>
      <w:lvlJc w:val="left"/>
      <w:pPr>
        <w:ind w:left="3600" w:hanging="360"/>
      </w:pPr>
    </w:lvl>
    <w:lvl w:ilvl="5" w:tplc="99EC7D9A">
      <w:start w:val="1"/>
      <w:numFmt w:val="lowerRoman"/>
      <w:lvlText w:val="%6."/>
      <w:lvlJc w:val="right"/>
      <w:pPr>
        <w:ind w:left="4320" w:hanging="180"/>
      </w:pPr>
    </w:lvl>
    <w:lvl w:ilvl="6" w:tplc="20A60AA6">
      <w:start w:val="1"/>
      <w:numFmt w:val="decimal"/>
      <w:lvlText w:val="%7."/>
      <w:lvlJc w:val="left"/>
      <w:pPr>
        <w:ind w:left="5040" w:hanging="360"/>
      </w:pPr>
    </w:lvl>
    <w:lvl w:ilvl="7" w:tplc="D3980B68">
      <w:start w:val="1"/>
      <w:numFmt w:val="lowerLetter"/>
      <w:lvlText w:val="%8."/>
      <w:lvlJc w:val="left"/>
      <w:pPr>
        <w:ind w:left="5760" w:hanging="360"/>
      </w:pPr>
    </w:lvl>
    <w:lvl w:ilvl="8" w:tplc="DA9E7570">
      <w:start w:val="1"/>
      <w:numFmt w:val="lowerRoman"/>
      <w:lvlText w:val="%9."/>
      <w:lvlJc w:val="right"/>
      <w:pPr>
        <w:ind w:left="6480" w:hanging="180"/>
      </w:pPr>
    </w:lvl>
  </w:abstractNum>
  <w:num w:numId="37">
    <w:abstractNumId w:val="36"/>
  </w:num>
  <w:num w:numId="1" w16cid:durableId="1446271746">
    <w:abstractNumId w:val="31"/>
  </w:num>
  <w:num w:numId="2" w16cid:durableId="201283459">
    <w:abstractNumId w:val="23"/>
  </w:num>
  <w:num w:numId="3" w16cid:durableId="866144170">
    <w:abstractNumId w:val="4"/>
  </w:num>
  <w:num w:numId="4" w16cid:durableId="765729070">
    <w:abstractNumId w:val="8"/>
  </w:num>
  <w:num w:numId="5" w16cid:durableId="976645614">
    <w:abstractNumId w:val="29"/>
  </w:num>
  <w:num w:numId="6" w16cid:durableId="316543679">
    <w:abstractNumId w:val="12"/>
  </w:num>
  <w:num w:numId="7" w16cid:durableId="1453355068">
    <w:abstractNumId w:val="17"/>
  </w:num>
  <w:num w:numId="8" w16cid:durableId="8722918">
    <w:abstractNumId w:val="21"/>
  </w:num>
  <w:num w:numId="9" w16cid:durableId="508835243">
    <w:abstractNumId w:val="16"/>
  </w:num>
  <w:num w:numId="10" w16cid:durableId="1198156024">
    <w:abstractNumId w:val="7"/>
  </w:num>
  <w:num w:numId="11" w16cid:durableId="241916565">
    <w:abstractNumId w:val="25"/>
  </w:num>
  <w:num w:numId="12" w16cid:durableId="1442148543">
    <w:abstractNumId w:val="3"/>
  </w:num>
  <w:num w:numId="13" w16cid:durableId="1506093801">
    <w:abstractNumId w:val="28"/>
  </w:num>
  <w:num w:numId="14" w16cid:durableId="817455136">
    <w:abstractNumId w:val="0"/>
  </w:num>
  <w:num w:numId="15" w16cid:durableId="996495657">
    <w:abstractNumId w:val="18"/>
  </w:num>
  <w:num w:numId="16" w16cid:durableId="1294363876">
    <w:abstractNumId w:val="6"/>
  </w:num>
  <w:num w:numId="17" w16cid:durableId="1495800645">
    <w:abstractNumId w:val="27"/>
  </w:num>
  <w:num w:numId="18" w16cid:durableId="1582792400">
    <w:abstractNumId w:val="15"/>
  </w:num>
  <w:num w:numId="19" w16cid:durableId="2102489776">
    <w:abstractNumId w:val="35"/>
  </w:num>
  <w:num w:numId="20" w16cid:durableId="266474209">
    <w:abstractNumId w:val="30"/>
  </w:num>
  <w:num w:numId="21" w16cid:durableId="1570725955">
    <w:abstractNumId w:val="9"/>
  </w:num>
  <w:num w:numId="22" w16cid:durableId="1676566317">
    <w:abstractNumId w:val="19"/>
  </w:num>
  <w:num w:numId="23" w16cid:durableId="1881045810">
    <w:abstractNumId w:val="10"/>
  </w:num>
  <w:num w:numId="24" w16cid:durableId="1805733787">
    <w:abstractNumId w:val="34"/>
  </w:num>
  <w:num w:numId="25" w16cid:durableId="1328173829">
    <w:abstractNumId w:val="32"/>
  </w:num>
  <w:num w:numId="26" w16cid:durableId="1684699617">
    <w:abstractNumId w:val="2"/>
  </w:num>
  <w:num w:numId="27" w16cid:durableId="927614924">
    <w:abstractNumId w:val="5"/>
  </w:num>
  <w:num w:numId="28" w16cid:durableId="1930193645">
    <w:abstractNumId w:val="26"/>
  </w:num>
  <w:num w:numId="29" w16cid:durableId="1454905492">
    <w:abstractNumId w:val="22"/>
  </w:num>
  <w:num w:numId="30" w16cid:durableId="644546850">
    <w:abstractNumId w:val="33"/>
  </w:num>
  <w:num w:numId="31" w16cid:durableId="1785465463">
    <w:abstractNumId w:val="13"/>
  </w:num>
  <w:num w:numId="32" w16cid:durableId="1233202265">
    <w:abstractNumId w:val="20"/>
  </w:num>
  <w:num w:numId="33" w16cid:durableId="392393772">
    <w:abstractNumId w:val="24"/>
  </w:num>
  <w:num w:numId="34" w16cid:durableId="694581326">
    <w:abstractNumId w:val="14"/>
  </w:num>
  <w:num w:numId="35" w16cid:durableId="1613316043">
    <w:abstractNumId w:val="11"/>
  </w:num>
  <w:num w:numId="36" w16cid:durableId="1955092556">
    <w:abstractNumId w:val="1"/>
  </w:num>
  <w:numIdMacAtCleanup w:val="18"/>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AE79277"/>
    <w:rsid w:val="00085B74"/>
    <w:rsid w:val="001329C4"/>
    <w:rsid w:val="00136DB7"/>
    <w:rsid w:val="001544E8"/>
    <w:rsid w:val="001F1718"/>
    <w:rsid w:val="00282155"/>
    <w:rsid w:val="002F48B8"/>
    <w:rsid w:val="00381DCD"/>
    <w:rsid w:val="0038414F"/>
    <w:rsid w:val="00441052"/>
    <w:rsid w:val="00452378"/>
    <w:rsid w:val="00455AD3"/>
    <w:rsid w:val="0046342A"/>
    <w:rsid w:val="00491E5E"/>
    <w:rsid w:val="004F0808"/>
    <w:rsid w:val="00501305"/>
    <w:rsid w:val="00531B05"/>
    <w:rsid w:val="00555D02"/>
    <w:rsid w:val="00573709"/>
    <w:rsid w:val="005A669C"/>
    <w:rsid w:val="005B74CE"/>
    <w:rsid w:val="00635C53"/>
    <w:rsid w:val="00676F49"/>
    <w:rsid w:val="00680DE7"/>
    <w:rsid w:val="006A664D"/>
    <w:rsid w:val="00700E16"/>
    <w:rsid w:val="00720DC7"/>
    <w:rsid w:val="007A0968"/>
    <w:rsid w:val="007E6B29"/>
    <w:rsid w:val="00892559"/>
    <w:rsid w:val="009456DE"/>
    <w:rsid w:val="00B53C7E"/>
    <w:rsid w:val="00B70302"/>
    <w:rsid w:val="00C54E16"/>
    <w:rsid w:val="00C7186F"/>
    <w:rsid w:val="00CB5675"/>
    <w:rsid w:val="00D54406"/>
    <w:rsid w:val="00D56C36"/>
    <w:rsid w:val="00E8204E"/>
    <w:rsid w:val="01898B8E"/>
    <w:rsid w:val="05236978"/>
    <w:rsid w:val="06823973"/>
    <w:rsid w:val="0B9766E3"/>
    <w:rsid w:val="0D9814B4"/>
    <w:rsid w:val="0F2842BD"/>
    <w:rsid w:val="109E3864"/>
    <w:rsid w:val="13F4AAEB"/>
    <w:rsid w:val="18AF4E46"/>
    <w:rsid w:val="1D0F362B"/>
    <w:rsid w:val="1F16FD91"/>
    <w:rsid w:val="22BE8B43"/>
    <w:rsid w:val="298B8671"/>
    <w:rsid w:val="2DE90B20"/>
    <w:rsid w:val="2F125B98"/>
    <w:rsid w:val="32C7000B"/>
    <w:rsid w:val="3403031A"/>
    <w:rsid w:val="36C3557A"/>
    <w:rsid w:val="38FF0FA3"/>
    <w:rsid w:val="3DA95D55"/>
    <w:rsid w:val="405B3F83"/>
    <w:rsid w:val="41CB9ADE"/>
    <w:rsid w:val="4BADFF0C"/>
    <w:rsid w:val="4FBA1346"/>
    <w:rsid w:val="5193B620"/>
    <w:rsid w:val="51D71AB1"/>
    <w:rsid w:val="5626606D"/>
    <w:rsid w:val="57957492"/>
    <w:rsid w:val="5A45C8F4"/>
    <w:rsid w:val="5BF00052"/>
    <w:rsid w:val="6872EDE5"/>
    <w:rsid w:val="6AE79277"/>
    <w:rsid w:val="70A11C1A"/>
    <w:rsid w:val="7AF25277"/>
    <w:rsid w:val="7D044197"/>
    <w:rsid w:val="7ED0DD4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D4E530"/>
  <w15:chartTrackingRefBased/>
  <w15:docId w15:val="{FAE82382-F69F-4D3E-95AD-B4A3089D191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D9814B4"/>
  </w:style>
  <w:style w:type="paragraph" w:styleId="Heading1">
    <w:name w:val="heading 1"/>
    <w:basedOn w:val="Normal"/>
    <w:next w:val="Normal"/>
    <w:link w:val="Heading1Char"/>
    <w:uiPriority w:val="9"/>
    <w:qFormat/>
    <w:rsid w:val="0D9814B4"/>
    <w:pPr>
      <w:keepNext/>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D9814B4"/>
    <w:pPr>
      <w:keepNext/>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D9814B4"/>
    <w:pPr>
      <w:keepNext/>
      <w:outlineLvl w:val="2"/>
    </w:pPr>
    <w:rPr>
      <w:rFonts w:asciiTheme="majorHAnsi" w:hAnsiTheme="majorHAnsi" w:eastAsiaTheme="majorEastAsia" w:cstheme="majorBidi"/>
      <w:color w:val="1F3763"/>
      <w:sz w:val="24"/>
      <w:szCs w:val="24"/>
    </w:rPr>
  </w:style>
  <w:style w:type="paragraph" w:styleId="Heading4">
    <w:name w:val="heading 4"/>
    <w:basedOn w:val="Normal"/>
    <w:next w:val="Normal"/>
    <w:link w:val="Heading4Char"/>
    <w:uiPriority w:val="9"/>
    <w:unhideWhenUsed/>
    <w:qFormat/>
    <w:rsid w:val="0D9814B4"/>
    <w:pPr>
      <w:keepNext/>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D9814B4"/>
    <w:pPr>
      <w:keepNext/>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0D9814B4"/>
    <w:pPr>
      <w:keepNext/>
      <w:outlineLvl w:val="5"/>
    </w:pPr>
    <w:rPr>
      <w:rFonts w:asciiTheme="majorHAnsi" w:hAnsiTheme="majorHAnsi" w:eastAsiaTheme="majorEastAsia" w:cstheme="majorBidi"/>
      <w:color w:val="1F3763"/>
    </w:rPr>
  </w:style>
  <w:style w:type="paragraph" w:styleId="Heading7">
    <w:name w:val="heading 7"/>
    <w:basedOn w:val="Normal"/>
    <w:next w:val="Normal"/>
    <w:link w:val="Heading7Char"/>
    <w:uiPriority w:val="9"/>
    <w:unhideWhenUsed/>
    <w:qFormat/>
    <w:rsid w:val="0D9814B4"/>
    <w:pPr>
      <w:keepNext/>
      <w:outlineLvl w:val="6"/>
    </w:pPr>
    <w:rPr>
      <w:rFonts w:asciiTheme="majorHAnsi" w:hAnsiTheme="majorHAnsi" w:eastAsiaTheme="majorEastAsia" w:cstheme="majorBidi"/>
      <w:i/>
      <w:iCs/>
      <w:color w:val="1F3763"/>
    </w:rPr>
  </w:style>
  <w:style w:type="paragraph" w:styleId="Heading8">
    <w:name w:val="heading 8"/>
    <w:basedOn w:val="Normal"/>
    <w:next w:val="Normal"/>
    <w:link w:val="Heading8Char"/>
    <w:uiPriority w:val="9"/>
    <w:unhideWhenUsed/>
    <w:qFormat/>
    <w:rsid w:val="0D9814B4"/>
    <w:pPr>
      <w:keepNext/>
      <w:outlineLvl w:val="7"/>
    </w:pPr>
    <w:rPr>
      <w:rFonts w:asciiTheme="majorHAnsi" w:hAnsiTheme="majorHAnsi" w:eastAsiaTheme="majorEastAsia" w:cstheme="majorBidi"/>
      <w:color w:val="272727"/>
      <w:sz w:val="21"/>
      <w:szCs w:val="21"/>
    </w:rPr>
  </w:style>
  <w:style w:type="paragraph" w:styleId="Heading9">
    <w:name w:val="heading 9"/>
    <w:basedOn w:val="Normal"/>
    <w:next w:val="Normal"/>
    <w:link w:val="Heading9Char"/>
    <w:uiPriority w:val="9"/>
    <w:unhideWhenUsed/>
    <w:qFormat/>
    <w:rsid w:val="0D9814B4"/>
    <w:pPr>
      <w:keepNext/>
      <w:outlineLvl w:val="8"/>
    </w:pPr>
    <w:rPr>
      <w:rFonts w:asciiTheme="majorHAnsi" w:hAnsiTheme="majorHAnsi" w:eastAsiaTheme="majorEastAsia" w:cstheme="majorBidi"/>
      <w:i/>
      <w:iCs/>
      <w:color w:val="272727"/>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TitleChar" w:customStyle="1">
    <w:name w:val="Title Char"/>
    <w:basedOn w:val="DefaultParagraphFont"/>
    <w:link w:val="Title"/>
    <w:uiPriority w:val="10"/>
    <w:rsid w:val="0D9814B4"/>
    <w:rPr>
      <w:rFonts w:asciiTheme="majorHAnsi" w:hAnsiTheme="majorHAnsi" w:eastAsiaTheme="majorEastAsia" w:cstheme="majorBidi"/>
      <w:sz w:val="56"/>
      <w:szCs w:val="56"/>
    </w:rPr>
  </w:style>
  <w:style w:type="paragraph" w:styleId="Title">
    <w:name w:val="Title"/>
    <w:basedOn w:val="Normal"/>
    <w:next w:val="Normal"/>
    <w:link w:val="TitleChar"/>
    <w:uiPriority w:val="10"/>
    <w:qFormat/>
    <w:rsid w:val="0D9814B4"/>
    <w:pPr>
      <w:contextualSpacing/>
    </w:pPr>
    <w:rPr>
      <w:rFonts w:asciiTheme="majorHAnsi" w:hAnsiTheme="majorHAnsi" w:eastAsiaTheme="majorEastAsia" w:cstheme="majorBidi"/>
      <w:sz w:val="56"/>
      <w:szCs w:val="56"/>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rsid w:val="0D9814B4"/>
  </w:style>
  <w:style w:type="paragraph" w:styleId="Header">
    <w:name w:val="header"/>
    <w:basedOn w:val="Normal"/>
    <w:link w:val="HeaderChar"/>
    <w:uiPriority w:val="99"/>
    <w:unhideWhenUsed/>
    <w:rsid w:val="0D9814B4"/>
    <w:pPr>
      <w:tabs>
        <w:tab w:val="center" w:pos="4680"/>
        <w:tab w:val="right" w:pos="9360"/>
      </w:tabs>
    </w:pPr>
  </w:style>
  <w:style w:type="character" w:styleId="FooterChar" w:customStyle="1">
    <w:name w:val="Footer Char"/>
    <w:basedOn w:val="DefaultParagraphFont"/>
    <w:link w:val="Footer"/>
    <w:uiPriority w:val="99"/>
    <w:rsid w:val="0D9814B4"/>
  </w:style>
  <w:style w:type="paragraph" w:styleId="Footer">
    <w:name w:val="footer"/>
    <w:basedOn w:val="Normal"/>
    <w:link w:val="FooterChar"/>
    <w:uiPriority w:val="99"/>
    <w:unhideWhenUsed/>
    <w:rsid w:val="0D9814B4"/>
    <w:pPr>
      <w:tabs>
        <w:tab w:val="center" w:pos="4680"/>
        <w:tab w:val="right" w:pos="9360"/>
      </w:tabs>
    </w:pPr>
  </w:style>
  <w:style w:type="character" w:styleId="Heading1Char" w:customStyle="1">
    <w:name w:val="Heading 1 Char"/>
    <w:basedOn w:val="DefaultParagraphFont"/>
    <w:link w:val="Heading1"/>
    <w:uiPriority w:val="9"/>
    <w:rsid w:val="0D9814B4"/>
    <w:rPr>
      <w:rFonts w:asciiTheme="majorHAnsi" w:hAnsiTheme="majorHAnsi" w:eastAsiaTheme="majorEastAsia" w:cstheme="majorBidi"/>
      <w:color w:val="2F5496" w:themeColor="accent1" w:themeShade="BF"/>
      <w:sz w:val="32"/>
      <w:szCs w:val="32"/>
    </w:r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uiPriority w:val="39"/>
    <w:unhideWhenUsed/>
    <w:rsid w:val="0D9814B4"/>
  </w:style>
  <w:style w:type="paragraph" w:styleId="TOC2">
    <w:name w:val="toc 2"/>
    <w:basedOn w:val="Normal"/>
    <w:next w:val="Normal"/>
    <w:uiPriority w:val="39"/>
    <w:unhideWhenUsed/>
    <w:rsid w:val="0D9814B4"/>
    <w:pPr>
      <w:ind w:left="220"/>
    </w:pPr>
  </w:style>
  <w:style w:type="character" w:styleId="Heading2Char" w:customStyle="1">
    <w:name w:val="Heading 2 Char"/>
    <w:basedOn w:val="DefaultParagraphFont"/>
    <w:link w:val="Heading2"/>
    <w:uiPriority w:val="9"/>
    <w:rsid w:val="0D9814B4"/>
    <w:rPr>
      <w:rFonts w:asciiTheme="majorHAnsi" w:hAnsiTheme="majorHAnsi" w:eastAsiaTheme="majorEastAsia" w:cstheme="majorBidi"/>
      <w:color w:val="2F5496" w:themeColor="accent1" w:themeShade="BF"/>
      <w:sz w:val="26"/>
      <w:szCs w:val="26"/>
    </w:rPr>
  </w:style>
  <w:style w:type="paragraph" w:styleId="Subtitle">
    <w:name w:val="Subtitle"/>
    <w:basedOn w:val="Normal"/>
    <w:next w:val="Normal"/>
    <w:link w:val="SubtitleChar"/>
    <w:uiPriority w:val="11"/>
    <w:qFormat/>
    <w:rsid w:val="70A11C1A"/>
    <w:rPr>
      <w:rFonts w:ascii="Calibri Light" w:hAnsi="Calibri Light" w:eastAsia="Calibri Light" w:cs="Calibri Light"/>
      <w:color w:val="5A5A5A"/>
      <w:sz w:val="26"/>
      <w:szCs w:val="26"/>
    </w:rPr>
  </w:style>
  <w:style w:type="paragraph" w:styleId="Quote">
    <w:name w:val="Quote"/>
    <w:basedOn w:val="Normal"/>
    <w:next w:val="Normal"/>
    <w:link w:val="QuoteChar"/>
    <w:uiPriority w:val="29"/>
    <w:qFormat/>
    <w:rsid w:val="0D9814B4"/>
    <w:pPr>
      <w:ind w:left="864" w:right="864"/>
      <w:jc w:val="center"/>
    </w:pPr>
    <w:rPr>
      <w:i/>
      <w:iCs/>
      <w:color w:val="000000" w:themeColor="text1"/>
    </w:rPr>
  </w:style>
  <w:style w:type="paragraph" w:styleId="IntenseQuote">
    <w:name w:val="Intense Quote"/>
    <w:basedOn w:val="Normal"/>
    <w:next w:val="Normal"/>
    <w:link w:val="IntenseQuoteChar"/>
    <w:uiPriority w:val="30"/>
    <w:qFormat/>
    <w:rsid w:val="0D9814B4"/>
    <w:pPr>
      <w:ind w:left="864" w:right="864"/>
      <w:jc w:val="center"/>
    </w:pPr>
    <w:rPr>
      <w:i/>
      <w:iCs/>
      <w:color w:val="4471C4"/>
    </w:rPr>
  </w:style>
  <w:style w:type="paragraph" w:styleId="ListParagraph">
    <w:name w:val="List Paragraph"/>
    <w:basedOn w:val="Normal"/>
    <w:uiPriority w:val="34"/>
    <w:qFormat/>
    <w:rsid w:val="0D9814B4"/>
    <w:pPr>
      <w:ind w:left="720"/>
      <w:contextualSpacing/>
    </w:pPr>
  </w:style>
  <w:style w:type="character" w:styleId="Heading3Char" w:customStyle="1">
    <w:name w:val="Heading 3 Char"/>
    <w:basedOn w:val="DefaultParagraphFont"/>
    <w:link w:val="Heading3"/>
    <w:uiPriority w:val="9"/>
    <w:rsid w:val="0D9814B4"/>
    <w:rPr>
      <w:rFonts w:asciiTheme="majorHAnsi" w:hAnsiTheme="majorHAnsi" w:eastAsiaTheme="majorEastAsia" w:cstheme="majorBidi"/>
      <w:color w:val="1F3763"/>
      <w:sz w:val="24"/>
      <w:szCs w:val="24"/>
    </w:rPr>
  </w:style>
  <w:style w:type="character" w:styleId="Heading4Char" w:customStyle="1">
    <w:name w:val="Heading 4 Char"/>
    <w:basedOn w:val="DefaultParagraphFont"/>
    <w:link w:val="Heading4"/>
    <w:uiPriority w:val="9"/>
    <w:rsid w:val="0D9814B4"/>
    <w:rPr>
      <w:rFonts w:asciiTheme="majorHAnsi" w:hAnsiTheme="majorHAnsi" w:eastAsiaTheme="majorEastAsia" w:cstheme="majorBidi"/>
      <w:i/>
      <w:iCs/>
      <w:color w:val="2F5496" w:themeColor="accent1" w:themeShade="BF"/>
    </w:rPr>
  </w:style>
  <w:style w:type="character" w:styleId="Heading5Char" w:customStyle="1">
    <w:name w:val="Heading 5 Char"/>
    <w:basedOn w:val="DefaultParagraphFont"/>
    <w:link w:val="Heading5"/>
    <w:uiPriority w:val="9"/>
    <w:rsid w:val="0D9814B4"/>
    <w:rPr>
      <w:rFonts w:asciiTheme="majorHAnsi" w:hAnsiTheme="majorHAnsi" w:eastAsiaTheme="majorEastAsia" w:cstheme="majorBidi"/>
      <w:color w:val="2F5496" w:themeColor="accent1" w:themeShade="BF"/>
    </w:rPr>
  </w:style>
  <w:style w:type="character" w:styleId="Heading6Char" w:customStyle="1">
    <w:name w:val="Heading 6 Char"/>
    <w:basedOn w:val="DefaultParagraphFont"/>
    <w:link w:val="Heading6"/>
    <w:uiPriority w:val="9"/>
    <w:rsid w:val="0D9814B4"/>
    <w:rPr>
      <w:rFonts w:asciiTheme="majorHAnsi" w:hAnsiTheme="majorHAnsi" w:eastAsiaTheme="majorEastAsia" w:cstheme="majorBidi"/>
      <w:color w:val="1F3763"/>
    </w:rPr>
  </w:style>
  <w:style w:type="character" w:styleId="Heading7Char" w:customStyle="1">
    <w:name w:val="Heading 7 Char"/>
    <w:basedOn w:val="DefaultParagraphFont"/>
    <w:link w:val="Heading7"/>
    <w:uiPriority w:val="9"/>
    <w:rsid w:val="0D9814B4"/>
    <w:rPr>
      <w:rFonts w:asciiTheme="majorHAnsi" w:hAnsiTheme="majorHAnsi" w:eastAsiaTheme="majorEastAsia" w:cstheme="majorBidi"/>
      <w:i/>
      <w:iCs/>
      <w:color w:val="1F3763"/>
    </w:rPr>
  </w:style>
  <w:style w:type="character" w:styleId="Heading8Char" w:customStyle="1">
    <w:name w:val="Heading 8 Char"/>
    <w:basedOn w:val="DefaultParagraphFont"/>
    <w:link w:val="Heading8"/>
    <w:uiPriority w:val="9"/>
    <w:rsid w:val="0D9814B4"/>
    <w:rPr>
      <w:rFonts w:asciiTheme="majorHAnsi" w:hAnsiTheme="majorHAnsi" w:eastAsiaTheme="majorEastAsia" w:cstheme="majorBidi"/>
      <w:color w:val="272727"/>
      <w:sz w:val="21"/>
      <w:szCs w:val="21"/>
    </w:rPr>
  </w:style>
  <w:style w:type="character" w:styleId="Heading9Char" w:customStyle="1">
    <w:name w:val="Heading 9 Char"/>
    <w:basedOn w:val="DefaultParagraphFont"/>
    <w:link w:val="Heading9"/>
    <w:uiPriority w:val="9"/>
    <w:rsid w:val="0D9814B4"/>
    <w:rPr>
      <w:rFonts w:asciiTheme="majorHAnsi" w:hAnsiTheme="majorHAnsi" w:eastAsiaTheme="majorEastAsia" w:cstheme="majorBidi"/>
      <w:i/>
      <w:iCs/>
      <w:color w:val="272727"/>
      <w:sz w:val="21"/>
      <w:szCs w:val="21"/>
    </w:rPr>
  </w:style>
  <w:style w:type="character" w:styleId="SubtitleChar" w:customStyle="1">
    <w:name w:val="Subtitle Char"/>
    <w:basedOn w:val="DefaultParagraphFont"/>
    <w:link w:val="Subtitle"/>
    <w:uiPriority w:val="11"/>
    <w:rsid w:val="70A11C1A"/>
    <w:rPr>
      <w:rFonts w:ascii="Calibri Light" w:hAnsi="Calibri Light" w:eastAsia="Calibri Light" w:cs="Calibri Light"/>
      <w:color w:val="5A5A5A"/>
      <w:sz w:val="26"/>
      <w:szCs w:val="26"/>
    </w:rPr>
  </w:style>
  <w:style w:type="character" w:styleId="QuoteChar" w:customStyle="1">
    <w:name w:val="Quote Char"/>
    <w:basedOn w:val="DefaultParagraphFont"/>
    <w:link w:val="Quote"/>
    <w:uiPriority w:val="29"/>
    <w:rsid w:val="0D9814B4"/>
    <w:rPr>
      <w:i/>
      <w:iCs/>
      <w:color w:val="000000" w:themeColor="text1"/>
    </w:rPr>
  </w:style>
  <w:style w:type="character" w:styleId="IntenseQuoteChar" w:customStyle="1">
    <w:name w:val="Intense Quote Char"/>
    <w:basedOn w:val="DefaultParagraphFont"/>
    <w:link w:val="IntenseQuote"/>
    <w:uiPriority w:val="30"/>
    <w:rsid w:val="0D9814B4"/>
    <w:rPr>
      <w:i/>
      <w:iCs/>
      <w:color w:val="4471C4"/>
    </w:rPr>
  </w:style>
  <w:style w:type="paragraph" w:styleId="TOC3">
    <w:name w:val="toc 3"/>
    <w:basedOn w:val="Normal"/>
    <w:next w:val="Normal"/>
    <w:uiPriority w:val="39"/>
    <w:unhideWhenUsed/>
    <w:rsid w:val="0D9814B4"/>
    <w:pPr>
      <w:ind w:left="440"/>
    </w:pPr>
  </w:style>
  <w:style w:type="paragraph" w:styleId="TOC4">
    <w:name w:val="toc 4"/>
    <w:basedOn w:val="Normal"/>
    <w:next w:val="Normal"/>
    <w:uiPriority w:val="39"/>
    <w:unhideWhenUsed/>
    <w:rsid w:val="0D9814B4"/>
    <w:pPr>
      <w:ind w:left="660"/>
    </w:pPr>
  </w:style>
  <w:style w:type="paragraph" w:styleId="TOC5">
    <w:name w:val="toc 5"/>
    <w:basedOn w:val="Normal"/>
    <w:next w:val="Normal"/>
    <w:uiPriority w:val="39"/>
    <w:unhideWhenUsed/>
    <w:rsid w:val="0D9814B4"/>
    <w:pPr>
      <w:ind w:left="880"/>
    </w:pPr>
  </w:style>
  <w:style w:type="paragraph" w:styleId="TOC6">
    <w:name w:val="toc 6"/>
    <w:basedOn w:val="Normal"/>
    <w:next w:val="Normal"/>
    <w:uiPriority w:val="39"/>
    <w:unhideWhenUsed/>
    <w:rsid w:val="0D9814B4"/>
    <w:pPr>
      <w:ind w:left="1100"/>
    </w:pPr>
  </w:style>
  <w:style w:type="paragraph" w:styleId="TOC7">
    <w:name w:val="toc 7"/>
    <w:basedOn w:val="Normal"/>
    <w:next w:val="Normal"/>
    <w:uiPriority w:val="39"/>
    <w:unhideWhenUsed/>
    <w:rsid w:val="0D9814B4"/>
    <w:pPr>
      <w:ind w:left="1320"/>
    </w:pPr>
  </w:style>
  <w:style w:type="paragraph" w:styleId="TOC8">
    <w:name w:val="toc 8"/>
    <w:basedOn w:val="Normal"/>
    <w:next w:val="Normal"/>
    <w:uiPriority w:val="39"/>
    <w:unhideWhenUsed/>
    <w:rsid w:val="0D9814B4"/>
    <w:pPr>
      <w:ind w:left="1540"/>
    </w:pPr>
  </w:style>
  <w:style w:type="paragraph" w:styleId="TOC9">
    <w:name w:val="toc 9"/>
    <w:basedOn w:val="Normal"/>
    <w:next w:val="Normal"/>
    <w:uiPriority w:val="39"/>
    <w:unhideWhenUsed/>
    <w:rsid w:val="0D9814B4"/>
    <w:pPr>
      <w:ind w:left="1760"/>
    </w:pPr>
  </w:style>
  <w:style w:type="paragraph" w:styleId="EndnoteText">
    <w:name w:val="endnote text"/>
    <w:basedOn w:val="Normal"/>
    <w:link w:val="EndnoteTextChar"/>
    <w:uiPriority w:val="99"/>
    <w:semiHidden/>
    <w:unhideWhenUsed/>
    <w:rsid w:val="0D9814B4"/>
    <w:rPr>
      <w:sz w:val="20"/>
      <w:szCs w:val="20"/>
    </w:rPr>
  </w:style>
  <w:style w:type="character" w:styleId="EndnoteTextChar" w:customStyle="1">
    <w:name w:val="Endnote Text Char"/>
    <w:basedOn w:val="DefaultParagraphFont"/>
    <w:link w:val="EndnoteText"/>
    <w:uiPriority w:val="99"/>
    <w:semiHidden/>
    <w:rsid w:val="0D9814B4"/>
    <w:rPr>
      <w:sz w:val="20"/>
      <w:szCs w:val="20"/>
    </w:rPr>
  </w:style>
  <w:style w:type="paragraph" w:styleId="FootnoteText">
    <w:name w:val="footnote text"/>
    <w:basedOn w:val="Normal"/>
    <w:link w:val="FootnoteTextChar"/>
    <w:uiPriority w:val="99"/>
    <w:semiHidden/>
    <w:unhideWhenUsed/>
    <w:rsid w:val="0D9814B4"/>
    <w:rPr>
      <w:sz w:val="20"/>
      <w:szCs w:val="20"/>
    </w:rPr>
  </w:style>
  <w:style w:type="character" w:styleId="FootnoteTextChar" w:customStyle="1">
    <w:name w:val="Footnote Text Char"/>
    <w:basedOn w:val="DefaultParagraphFont"/>
    <w:link w:val="FootnoteText"/>
    <w:uiPriority w:val="99"/>
    <w:semiHidden/>
    <w:rsid w:val="0D9814B4"/>
    <w:rPr>
      <w:sz w:val="20"/>
      <w:szCs w:val="20"/>
    </w:rPr>
  </w:style>
  <w:style w:type="paragraph" w:styleId="subtitle2" w:customStyle="1">
    <w:name w:val="subtitle 2"/>
    <w:basedOn w:val="Normal"/>
    <w:link w:val="subtitle2Char"/>
    <w:qFormat/>
    <w:rsid w:val="0D9814B4"/>
    <w:rPr>
      <w:u w:val="single"/>
    </w:rPr>
  </w:style>
  <w:style w:type="character" w:styleId="subtitle2Char" w:customStyle="1">
    <w:name w:val="subtitle 2 Char"/>
    <w:basedOn w:val="DefaultParagraphFont"/>
    <w:link w:val="subtitle2"/>
    <w:rsid w:val="0D9814B4"/>
    <w:rPr>
      <w:u w:val="single"/>
    </w:rPr>
  </w:style>
  <w:style xmlns:w14="http://schemas.microsoft.com/office/word/2010/wordml" xmlns:mc="http://schemas.openxmlformats.org/markup-compatibility/2006" xmlns:w="http://schemas.openxmlformats.org/wordprocessingml/2006/main" w:type="paragraph" w:styleId="NoSpacing" mc:Ignorable="w14">
    <w:name xmlns:w="http://schemas.openxmlformats.org/wordprocessingml/2006/main" w:val="No Spacing"/>
    <w:uiPriority xmlns:w="http://schemas.openxmlformats.org/wordprocessingml/2006/main" w:val="1"/>
    <w:qFormat xmlns:w="http://schemas.openxmlformats.org/wordprocessingml/2006/main"/>
    <w:pPr xmlns:w="http://schemas.openxmlformats.org/wordprocessingml/2006/main">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image" Target="media/image17.png" Id="rId26" /><Relationship Type="http://schemas.openxmlformats.org/officeDocument/2006/relationships/header" Target="header1.xml" Id="rId39" /><Relationship Type="http://schemas.openxmlformats.org/officeDocument/2006/relationships/image" Target="media/image15.png" Id="rId21" /><Relationship Type="http://schemas.openxmlformats.org/officeDocument/2006/relationships/image" Target="media/image25.png" Id="rId34" /><Relationship Type="http://schemas.openxmlformats.org/officeDocument/2006/relationships/theme" Target="theme/theme1.xml" Id="rId42"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image" Target="media/image20.png" Id="rId29" /><Relationship Type="http://schemas.openxmlformats.org/officeDocument/2006/relationships/fontTable" Target="fontTable.xml" Id="rId41"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hyperlink" Target="mailto:itsc@ust.hk" TargetMode="External" Id="rId24" /><Relationship Type="http://schemas.openxmlformats.org/officeDocument/2006/relationships/image" Target="media/image23.png" Id="rId32" /><Relationship Type="http://schemas.openxmlformats.org/officeDocument/2006/relationships/hyperlink" Target="https://www.iso.org/standard/62090.html" TargetMode="External" Id="rId37" /><Relationship Type="http://schemas.openxmlformats.org/officeDocument/2006/relationships/footer" Target="footer1.xml" Id="rId40" /><Relationship Type="http://schemas.openxmlformats.org/officeDocument/2006/relationships/footnotes" Target="footnotes.xml" Id="rId5" /><Relationship Type="http://schemas.openxmlformats.org/officeDocument/2006/relationships/hyperlink" Target="mailto:itsc@ust.hk" TargetMode="External" Id="rId23" /><Relationship Type="http://schemas.openxmlformats.org/officeDocument/2006/relationships/image" Target="media/image19.png" Id="rId28" /><Relationship Type="http://schemas.openxmlformats.org/officeDocument/2006/relationships/image" Target="media/image27.png" Id="rId36" /><Relationship Type="http://schemas.openxmlformats.org/officeDocument/2006/relationships/image" Target="media/image4.png" Id="rId10" /><Relationship Type="http://schemas.openxmlformats.org/officeDocument/2006/relationships/image" Target="media/image22.png" Id="rId31"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16.png" Id="rId22" /><Relationship Type="http://schemas.openxmlformats.org/officeDocument/2006/relationships/image" Target="media/image18.png" Id="rId27" /><Relationship Type="http://schemas.openxmlformats.org/officeDocument/2006/relationships/image" Target="media/image21.png" Id="rId30" /><Relationship Type="http://schemas.openxmlformats.org/officeDocument/2006/relationships/image" Target="media/image26.png" Id="rId35" /><Relationship Type="http://schemas.microsoft.com/office/2020/10/relationships/intelligence" Target="intelligence2.xml" Id="rId43" /><Relationship Type="http://schemas.openxmlformats.org/officeDocument/2006/relationships/image" Target="media/image2.png" Id="rId8" /><Relationship Type="http://schemas.openxmlformats.org/officeDocument/2006/relationships/settings" Target="settings.xml" Id="rId3"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image" Target="media/image24.png" Id="rId33" /><Relationship Type="http://schemas.openxmlformats.org/officeDocument/2006/relationships/hyperlink" Target="https://www.iso.org/standard/70882.html" TargetMode="External" Id="rId38" /><Relationship Type="http://schemas.openxmlformats.org/officeDocument/2006/relationships/image" Target="/media/image1c.png" Id="R9679f485d4554855" /><Relationship Type="http://schemas.openxmlformats.org/officeDocument/2006/relationships/image" Target="/media/image1d.png" Id="R0d49f372f81f47c9" /><Relationship Type="http://schemas.openxmlformats.org/officeDocument/2006/relationships/image" Target="/media/image1e.png" Id="R06a8f05d6c764955" /><Relationship Type="http://schemas.openxmlformats.org/officeDocument/2006/relationships/image" Target="/media/image1f.png" Id="Rfe5b1f323cc4434f" /><Relationship Type="http://schemas.openxmlformats.org/officeDocument/2006/relationships/image" Target="/media/image20.png" Id="Re5389595989642b2" /><Relationship Type="http://schemas.openxmlformats.org/officeDocument/2006/relationships/image" Target="/media/image21.png" Id="Ra27aa32850c74c19" /><Relationship Type="http://schemas.openxmlformats.org/officeDocument/2006/relationships/hyperlink" Target="https://RemoteSignalDownloadURL" TargetMode="External" Id="Rc9ae43eb9ae4486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LIU Mengyun</dc:creator>
  <keywords/>
  <dc:description/>
  <lastModifiedBy>来宾用户</lastModifiedBy>
  <revision>29</revision>
  <dcterms:created xsi:type="dcterms:W3CDTF">2022-01-28T09:10:00.0000000Z</dcterms:created>
  <dcterms:modified xsi:type="dcterms:W3CDTF">2022-09-06T06:57:24.7750471Z</dcterms:modified>
</coreProperties>
</file>